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C24E12" w14:textId="77777777" w:rsidR="00EC488C" w:rsidRPr="00EC488C" w:rsidRDefault="00EC488C" w:rsidP="00EC488C">
      <w:pPr>
        <w:jc w:val="center"/>
        <w:rPr>
          <w:rFonts w:ascii="Aptos" w:eastAsia="Aptos" w:hAnsi="Aptos" w:cs="Aptos"/>
          <w:b/>
          <w:bCs/>
          <w:color w:val="000000" w:themeColor="text1"/>
          <w:sz w:val="32"/>
          <w:szCs w:val="32"/>
          <w:lang w:val="es-MX"/>
        </w:rPr>
      </w:pPr>
      <w:r w:rsidRPr="00EC488C">
        <w:rPr>
          <w:rFonts w:ascii="Aptos" w:eastAsia="Aptos" w:hAnsi="Aptos" w:cs="Aptos"/>
          <w:b/>
          <w:bCs/>
          <w:color w:val="000000" w:themeColor="text1"/>
          <w:sz w:val="32"/>
          <w:szCs w:val="32"/>
          <w:lang w:val="es-MX"/>
        </w:rPr>
        <w:t>Transcrição da entrevista com a Dra. Simone Sehnem</w:t>
      </w:r>
    </w:p>
    <w:p w14:paraId="3439C981" w14:textId="77777777" w:rsidR="00EC488C" w:rsidRPr="00EC488C" w:rsidRDefault="00EC488C" w:rsidP="00EC488C">
      <w:pPr>
        <w:rPr>
          <w:rFonts w:ascii="Aptos" w:eastAsia="Aptos" w:hAnsi="Aptos" w:cs="Aptos"/>
          <w:b/>
          <w:bCs/>
          <w:color w:val="000000" w:themeColor="text1"/>
          <w:sz w:val="32"/>
          <w:szCs w:val="32"/>
          <w:lang w:val="es-MX"/>
        </w:rPr>
      </w:pPr>
    </w:p>
    <w:p w14:paraId="27F41FD9" w14:textId="77777777" w:rsidR="00EC488C" w:rsidRP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Nome do entrevistado:</w:t>
      </w:r>
      <w:r w:rsidRPr="00EC488C">
        <w:rPr>
          <w:rFonts w:ascii="Aptos" w:eastAsia="Aptos" w:hAnsi="Aptos" w:cs="Aptos"/>
          <w:color w:val="000000" w:themeColor="text1"/>
          <w:lang w:val="es-MX"/>
        </w:rPr>
        <w:t xml:space="preserve"> Dra. Simone Sehnem</w:t>
      </w:r>
    </w:p>
    <w:p w14:paraId="5B769455" w14:textId="3B26E15E" w:rsidR="00EC488C" w:rsidRP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País entrevistado:</w:t>
      </w:r>
      <w:r w:rsidRPr="00EC488C">
        <w:rPr>
          <w:rFonts w:ascii="Aptos" w:eastAsia="Aptos" w:hAnsi="Aptos" w:cs="Aptos"/>
          <w:color w:val="000000" w:themeColor="text1"/>
          <w:lang w:val="es-MX"/>
        </w:rPr>
        <w:t xml:space="preserve"> </w:t>
      </w:r>
      <w:r w:rsidR="00E359C8">
        <w:rPr>
          <w:rFonts w:ascii="Aptos" w:eastAsia="Aptos" w:hAnsi="Aptos" w:cs="Aptos"/>
          <w:color w:val="000000" w:themeColor="text1"/>
          <w:lang w:val="es-MX"/>
        </w:rPr>
        <w:t>Brasil</w:t>
      </w:r>
    </w:p>
    <w:p w14:paraId="6F256C2C" w14:textId="77777777" w:rsidR="00EC488C" w:rsidRP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Data da entrevista:</w:t>
      </w:r>
      <w:r w:rsidRPr="00EC488C">
        <w:rPr>
          <w:rFonts w:ascii="Aptos" w:eastAsia="Aptos" w:hAnsi="Aptos" w:cs="Aptos"/>
          <w:color w:val="000000" w:themeColor="text1"/>
          <w:lang w:val="es-MX"/>
        </w:rPr>
        <w:t xml:space="preserve"> 28 de março de 2024</w:t>
      </w:r>
    </w:p>
    <w:p w14:paraId="09B3D863" w14:textId="77777777" w:rsidR="00EC488C" w:rsidRP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Nome do entrevistador:</w:t>
      </w:r>
      <w:r w:rsidRPr="00EC488C">
        <w:rPr>
          <w:rFonts w:ascii="Aptos" w:eastAsia="Aptos" w:hAnsi="Aptos" w:cs="Aptos"/>
          <w:color w:val="000000" w:themeColor="text1"/>
          <w:lang w:val="es-MX"/>
        </w:rPr>
        <w:t xml:space="preserve"> Dra. Iara Ven.</w:t>
      </w:r>
    </w:p>
    <w:p w14:paraId="5380FFF1" w14:textId="5E2DB016" w:rsidR="00EC488C" w:rsidRP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Duração da entrevista:</w:t>
      </w:r>
      <w:r w:rsidRPr="00EC488C">
        <w:rPr>
          <w:rFonts w:ascii="Aptos" w:eastAsia="Aptos" w:hAnsi="Aptos" w:cs="Aptos"/>
          <w:color w:val="000000" w:themeColor="text1"/>
          <w:lang w:val="es-MX"/>
        </w:rPr>
        <w:t xml:space="preserve"> 0</w:t>
      </w:r>
      <w:r w:rsidR="009B72AB">
        <w:rPr>
          <w:rFonts w:ascii="Aptos" w:eastAsia="Aptos" w:hAnsi="Aptos" w:cs="Aptos"/>
          <w:color w:val="000000" w:themeColor="text1"/>
          <w:lang w:val="es-MX"/>
        </w:rPr>
        <w:t>1</w:t>
      </w:r>
      <w:r w:rsidRPr="00EC488C">
        <w:rPr>
          <w:rFonts w:ascii="Aptos" w:eastAsia="Aptos" w:hAnsi="Aptos" w:cs="Aptos"/>
          <w:color w:val="000000" w:themeColor="text1"/>
          <w:lang w:val="es-MX"/>
        </w:rPr>
        <w:t>:00:</w:t>
      </w:r>
      <w:r w:rsidR="009B72AB">
        <w:rPr>
          <w:rFonts w:ascii="Aptos" w:eastAsia="Aptos" w:hAnsi="Aptos" w:cs="Aptos"/>
          <w:color w:val="000000" w:themeColor="text1"/>
          <w:lang w:val="es-MX"/>
        </w:rPr>
        <w:t>25</w:t>
      </w:r>
    </w:p>
    <w:p w14:paraId="16E7A050" w14:textId="251C2AF5" w:rsidR="00EC488C" w:rsidRPr="00EC488C" w:rsidRDefault="00EC488C" w:rsidP="00EC488C">
      <w:pPr>
        <w:rPr>
          <w:rFonts w:ascii="Aptos" w:eastAsia="Aptos" w:hAnsi="Aptos" w:cs="Aptos"/>
          <w:b/>
          <w:bCs/>
          <w:color w:val="000000" w:themeColor="text1"/>
          <w:lang w:val="es-MX"/>
        </w:rPr>
      </w:pPr>
      <w:r w:rsidRPr="00EC488C">
        <w:rPr>
          <w:rFonts w:ascii="Aptos" w:eastAsia="Aptos" w:hAnsi="Aptos" w:cs="Aptos"/>
          <w:b/>
          <w:bCs/>
          <w:color w:val="000000" w:themeColor="text1"/>
          <w:lang w:val="es-MX"/>
        </w:rPr>
        <w:t xml:space="preserve">Nome do assistente: </w:t>
      </w:r>
      <w:r w:rsidR="00AA5356" w:rsidRPr="00AA5356">
        <w:rPr>
          <w:rFonts w:ascii="Aptos" w:eastAsia="Aptos" w:hAnsi="Aptos" w:cs="Aptos"/>
          <w:color w:val="000000" w:themeColor="text1"/>
          <w:lang w:val="es-MX"/>
        </w:rPr>
        <w:t>Hugo Notario</w:t>
      </w:r>
    </w:p>
    <w:p w14:paraId="4EFDD5C8" w14:textId="1445DFA0" w:rsidR="00EC488C" w:rsidRDefault="00EC488C" w:rsidP="00EC488C">
      <w:pPr>
        <w:rPr>
          <w:rFonts w:ascii="Aptos" w:eastAsia="Aptos" w:hAnsi="Aptos" w:cs="Aptos"/>
          <w:color w:val="000000" w:themeColor="text1"/>
          <w:lang w:val="es-MX"/>
        </w:rPr>
      </w:pPr>
      <w:r w:rsidRPr="00EC488C">
        <w:rPr>
          <w:rFonts w:ascii="Aptos" w:eastAsia="Aptos" w:hAnsi="Aptos" w:cs="Aptos"/>
          <w:b/>
          <w:bCs/>
          <w:color w:val="000000" w:themeColor="text1"/>
          <w:lang w:val="es-MX"/>
        </w:rPr>
        <w:t>Nome do transcritor:</w:t>
      </w:r>
      <w:r w:rsidRPr="00EC488C">
        <w:rPr>
          <w:rFonts w:ascii="Aptos" w:eastAsia="Aptos" w:hAnsi="Aptos" w:cs="Aptos"/>
          <w:color w:val="000000" w:themeColor="text1"/>
          <w:lang w:val="es-MX"/>
        </w:rPr>
        <w:t xml:space="preserve"> Fernanda Rengifo</w:t>
      </w:r>
    </w:p>
    <w:p w14:paraId="29C22EA6" w14:textId="77777777" w:rsidR="00F76BD6" w:rsidRDefault="00F76BD6" w:rsidP="00EC488C">
      <w:pPr>
        <w:rPr>
          <w:rFonts w:ascii="Aptos" w:eastAsia="Aptos" w:hAnsi="Aptos" w:cs="Aptos"/>
          <w:color w:val="000000" w:themeColor="text1"/>
          <w:lang w:val="es-MX"/>
        </w:rPr>
      </w:pPr>
    </w:p>
    <w:p w14:paraId="0EC42619" w14:textId="190C099B" w:rsidR="00AC3233" w:rsidRPr="00BE205A" w:rsidRDefault="00963526"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r w:rsidR="00864704">
        <w:rPr>
          <w:rFonts w:ascii="Aptos" w:eastAsia="Aptos" w:hAnsi="Aptos" w:cs="Aptos"/>
          <w:b/>
          <w:bCs/>
          <w:color w:val="000000" w:themeColor="text1"/>
          <w:lang w:val="es-MX"/>
        </w:rPr>
        <w:t xml:space="preserve"> </w:t>
      </w:r>
    </w:p>
    <w:p w14:paraId="15F64176"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Você compreende inglês falado?</w:t>
      </w:r>
    </w:p>
    <w:p w14:paraId="2339FE12" w14:textId="77777777" w:rsidR="00AC3233" w:rsidRPr="00AC3233" w:rsidRDefault="00AC3233" w:rsidP="00AC3233">
      <w:pPr>
        <w:rPr>
          <w:rFonts w:ascii="Aptos" w:eastAsia="Aptos" w:hAnsi="Aptos" w:cs="Aptos"/>
          <w:color w:val="000000" w:themeColor="text1"/>
          <w:lang w:val="es-MX"/>
        </w:rPr>
      </w:pPr>
    </w:p>
    <w:p w14:paraId="02D4C6D8" w14:textId="27457D3D" w:rsidR="00AC3233" w:rsidRPr="00BE205A"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37DCF8D4"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Como?</w:t>
      </w:r>
    </w:p>
    <w:p w14:paraId="3342A4E0" w14:textId="77777777" w:rsidR="00AC3233" w:rsidRPr="00AC3233" w:rsidRDefault="00AC3233" w:rsidP="00AC3233">
      <w:pPr>
        <w:rPr>
          <w:rFonts w:ascii="Aptos" w:eastAsia="Aptos" w:hAnsi="Aptos" w:cs="Aptos"/>
          <w:color w:val="000000" w:themeColor="text1"/>
          <w:lang w:val="es-MX"/>
        </w:rPr>
      </w:pPr>
    </w:p>
    <w:p w14:paraId="1EBBF746" w14:textId="11868ECC" w:rsidR="00AC3233" w:rsidRPr="00BE205A" w:rsidRDefault="00963526"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2C0A005D"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A senhora compreende inglês falado? Porque o Hugo só fala inglês, ou espanhol.</w:t>
      </w:r>
    </w:p>
    <w:p w14:paraId="16BCB1A6" w14:textId="77777777" w:rsidR="00AC3233" w:rsidRPr="00BE205A" w:rsidRDefault="00AC3233" w:rsidP="00AC3233">
      <w:pPr>
        <w:rPr>
          <w:rFonts w:ascii="Aptos" w:eastAsia="Aptos" w:hAnsi="Aptos" w:cs="Aptos"/>
          <w:b/>
          <w:bCs/>
          <w:color w:val="000000" w:themeColor="text1"/>
          <w:lang w:val="es-MX"/>
        </w:rPr>
      </w:pPr>
    </w:p>
    <w:p w14:paraId="5FF7FA2E" w14:textId="18CA7CE0" w:rsidR="00AC3233" w:rsidRPr="00BE205A"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47459E7D"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Sim, tranquilo, pode falar.</w:t>
      </w:r>
    </w:p>
    <w:p w14:paraId="54DDEAD7" w14:textId="77777777" w:rsidR="00AC3233" w:rsidRPr="00AC3233" w:rsidRDefault="00AC3233" w:rsidP="00AC3233">
      <w:pPr>
        <w:rPr>
          <w:rFonts w:ascii="Aptos" w:eastAsia="Aptos" w:hAnsi="Aptos" w:cs="Aptos"/>
          <w:color w:val="000000" w:themeColor="text1"/>
          <w:lang w:val="es-MX"/>
        </w:rPr>
      </w:pPr>
    </w:p>
    <w:p w14:paraId="6087143E" w14:textId="7235D3EB" w:rsidR="00AC3233" w:rsidRPr="00BE205A" w:rsidRDefault="00963526"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39207C12"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Ah, então perfeito. Vou passar para o meu colega Hugo, então, para ele fazer a apresentação dele, do projeto, depois eu retorno aqui e a gente vai ouvir a senhora, que é o mais importante nesse momento, tá bom?</w:t>
      </w:r>
    </w:p>
    <w:p w14:paraId="2E448772" w14:textId="77777777" w:rsidR="00AC3233" w:rsidRPr="00AC3233" w:rsidRDefault="00AC3233" w:rsidP="00AC3233">
      <w:pPr>
        <w:rPr>
          <w:rFonts w:ascii="Aptos" w:eastAsia="Aptos" w:hAnsi="Aptos" w:cs="Aptos"/>
          <w:color w:val="000000" w:themeColor="text1"/>
          <w:lang w:val="es-MX"/>
        </w:rPr>
      </w:pPr>
    </w:p>
    <w:p w14:paraId="160CF024" w14:textId="55D73C1C" w:rsidR="00AC3233" w:rsidRPr="00BE205A"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96552BF"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Combinado.</w:t>
      </w:r>
    </w:p>
    <w:p w14:paraId="0F242FAC" w14:textId="77777777" w:rsidR="00AC3233" w:rsidRPr="00AC3233" w:rsidRDefault="00AC3233" w:rsidP="00AC3233">
      <w:pPr>
        <w:rPr>
          <w:rFonts w:ascii="Aptos" w:eastAsia="Aptos" w:hAnsi="Aptos" w:cs="Aptos"/>
          <w:color w:val="000000" w:themeColor="text1"/>
          <w:lang w:val="es-MX"/>
        </w:rPr>
      </w:pPr>
    </w:p>
    <w:p w14:paraId="7A459B7E" w14:textId="79B800B3" w:rsidR="00AC3233" w:rsidRPr="00BE205A" w:rsidRDefault="00963526"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5B6B31F3"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Então tá legal. Hugo, por favor, pegue isso, introduza-se, o projeto.</w:t>
      </w:r>
    </w:p>
    <w:p w14:paraId="3A6816D0" w14:textId="77777777" w:rsidR="00AC3233" w:rsidRPr="00BE205A" w:rsidRDefault="00AC3233" w:rsidP="00AC3233">
      <w:pPr>
        <w:rPr>
          <w:rFonts w:ascii="Aptos" w:eastAsia="Aptos" w:hAnsi="Aptos" w:cs="Aptos"/>
          <w:b/>
          <w:bCs/>
          <w:color w:val="000000" w:themeColor="text1"/>
          <w:lang w:val="es-MX"/>
        </w:rPr>
      </w:pPr>
    </w:p>
    <w:p w14:paraId="463FF3BE" w14:textId="77777777" w:rsidR="00AC3233" w:rsidRPr="00BE205A" w:rsidRDefault="00AC3233" w:rsidP="00AC3233">
      <w:pPr>
        <w:rPr>
          <w:rFonts w:ascii="Aptos" w:eastAsia="Aptos" w:hAnsi="Aptos" w:cs="Aptos"/>
          <w:b/>
          <w:bCs/>
          <w:color w:val="000000" w:themeColor="text1"/>
          <w:lang w:val="es-MX"/>
        </w:rPr>
      </w:pPr>
      <w:r w:rsidRPr="00BE205A">
        <w:rPr>
          <w:rFonts w:ascii="Aptos" w:eastAsia="Aptos" w:hAnsi="Aptos" w:cs="Aptos"/>
          <w:b/>
          <w:bCs/>
          <w:color w:val="000000" w:themeColor="text1"/>
          <w:lang w:val="es-MX"/>
        </w:rPr>
        <w:t>Hugo</w:t>
      </w:r>
    </w:p>
    <w:p w14:paraId="1E76931F"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Obrigado, Iara</w:t>
      </w:r>
    </w:p>
    <w:p w14:paraId="45F6D099" w14:textId="77777777" w:rsidR="00AC3233" w:rsidRPr="00AC3233" w:rsidRDefault="00AC3233" w:rsidP="00AC3233">
      <w:pPr>
        <w:rPr>
          <w:rFonts w:ascii="Aptos" w:eastAsia="Aptos" w:hAnsi="Aptos" w:cs="Aptos"/>
          <w:color w:val="000000" w:themeColor="text1"/>
          <w:lang w:val="es-MX"/>
        </w:rPr>
      </w:pPr>
    </w:p>
    <w:p w14:paraId="28AD4A3C" w14:textId="483B1414" w:rsidR="00AC3233" w:rsidRPr="00BE205A" w:rsidRDefault="00963526"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1B05B2AC"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Você tem o microfone.</w:t>
      </w:r>
    </w:p>
    <w:p w14:paraId="44A41FEA" w14:textId="77777777" w:rsidR="00AC3233" w:rsidRPr="00AC3233" w:rsidRDefault="00AC3233" w:rsidP="00AC3233">
      <w:pPr>
        <w:rPr>
          <w:rFonts w:ascii="Aptos" w:eastAsia="Aptos" w:hAnsi="Aptos" w:cs="Aptos"/>
          <w:color w:val="000000" w:themeColor="text1"/>
          <w:lang w:val="es-MX"/>
        </w:rPr>
      </w:pPr>
    </w:p>
    <w:p w14:paraId="67692D05" w14:textId="77777777" w:rsidR="00AC3233" w:rsidRPr="00BE205A" w:rsidRDefault="00AC3233" w:rsidP="00AC3233">
      <w:pPr>
        <w:rPr>
          <w:rFonts w:ascii="Aptos" w:eastAsia="Aptos" w:hAnsi="Aptos" w:cs="Aptos"/>
          <w:b/>
          <w:bCs/>
          <w:color w:val="000000" w:themeColor="text1"/>
          <w:lang w:val="es-MX"/>
        </w:rPr>
      </w:pPr>
      <w:r w:rsidRPr="00BE205A">
        <w:rPr>
          <w:rFonts w:ascii="Aptos" w:eastAsia="Aptos" w:hAnsi="Aptos" w:cs="Aptos"/>
          <w:b/>
          <w:bCs/>
          <w:color w:val="000000" w:themeColor="text1"/>
          <w:lang w:val="es-MX"/>
        </w:rPr>
        <w:t>Hugo</w:t>
      </w:r>
    </w:p>
    <w:p w14:paraId="48F110ED" w14:textId="408C05DC" w:rsidR="00AC3233" w:rsidRPr="00AC3233" w:rsidRDefault="00AC3233" w:rsidP="7ECF6885">
      <w:pPr>
        <w:rPr>
          <w:rFonts w:ascii="Aptos" w:eastAsia="Aptos" w:hAnsi="Aptos" w:cs="Aptos"/>
          <w:color w:val="000000" w:themeColor="text1"/>
          <w:lang w:val="pt-BR"/>
        </w:rPr>
      </w:pPr>
      <w:r w:rsidRPr="7ECF6885">
        <w:rPr>
          <w:rFonts w:ascii="Aptos" w:eastAsia="Aptos" w:hAnsi="Aptos" w:cs="Aptos"/>
          <w:color w:val="0070C0"/>
          <w:lang w:val="pt-BR"/>
        </w:rPr>
        <w:t/>
      </w:r>
      <w:proofErr w:type="gramStart"/>
      <w:r w:rsidRPr="7ECF6885">
        <w:rPr>
          <w:rFonts w:ascii="Aptos" w:eastAsia="Aptos" w:hAnsi="Aptos" w:cs="Aptos"/>
          <w:color w:val="0070C0"/>
          <w:lang w:val="pt-BR"/>
        </w:rPr>
        <w:t xml:space="preserve"/>
      </w:r>
      <w:r w:rsidRPr="7ECF6885">
        <w:rPr>
          <w:rFonts w:ascii="Aptos" w:eastAsia="Aptos" w:hAnsi="Aptos" w:cs="Aptos"/>
          <w:color w:val="000000" w:themeColor="text1"/>
          <w:lang w:val="pt-BR"/>
        </w:rPr>
        <w:t>Excelente</w:t>
      </w:r>
      <w:proofErr w:type="gramEnd"/>
      <w:r w:rsidRPr="7ECF6885">
        <w:rPr>
          <w:rFonts w:ascii="Aptos" w:eastAsia="Aptos" w:hAnsi="Aptos" w:cs="Aptos"/>
          <w:color w:val="000000" w:themeColor="text1"/>
          <w:lang w:val="pt-BR"/>
        </w:rPr>
        <w:t>. Bem, eu estou muito feliz de estar aqui com você, Dr. Sim</w:t>
      </w:r>
      <w:ins w:id="0" w:author="iara@nossaterrafirme.com" w:date="2024-07-17T06:14:00Z">
        <w:r w:rsidR="43674133" w:rsidRPr="7ECF6885">
          <w:rPr>
            <w:rFonts w:ascii="Aptos" w:eastAsia="Aptos" w:hAnsi="Aptos" w:cs="Aptos"/>
            <w:color w:val="000000" w:themeColor="text1"/>
            <w:lang w:val="pt-BR"/>
          </w:rPr>
          <w:t>one</w:t>
        </w:r>
      </w:ins>
      <w:del w:id="1" w:author="iara@nossaterrafirme.com" w:date="2024-07-17T06:14:00Z">
        <w:r w:rsidRPr="7ECF6885" w:rsidDel="00AC3233">
          <w:rPr>
            <w:rFonts w:ascii="Aptos" w:eastAsia="Aptos" w:hAnsi="Aptos" w:cs="Aptos"/>
            <w:color w:val="000000" w:themeColor="text1"/>
            <w:lang w:val="pt-BR"/>
          </w:rPr>
          <w:delText>ón. E</w:delText>
        </w:r>
      </w:del>
      <w:r w:rsidRPr="7ECF6885">
        <w:rPr>
          <w:rFonts w:ascii="Aptos" w:eastAsia="Aptos" w:hAnsi="Aptos" w:cs="Aptos"/>
          <w:color w:val="000000" w:themeColor="text1"/>
          <w:lang w:val="pt-BR"/>
        </w:rPr>
        <w:t xml:space="preserve">, bem, meu nome é Hugo </w:t>
      </w:r>
      <w:proofErr w:type="spellStart"/>
      <w:r w:rsidRPr="7ECF6885">
        <w:rPr>
          <w:rFonts w:ascii="Aptos" w:eastAsia="Aptos" w:hAnsi="Aptos" w:cs="Aptos"/>
          <w:color w:val="000000" w:themeColor="text1"/>
          <w:lang w:val="pt-BR"/>
        </w:rPr>
        <w:t>Notario</w:t>
      </w:r>
      <w:proofErr w:type="spellEnd"/>
      <w:r w:rsidRPr="7ECF6885">
        <w:rPr>
          <w:rFonts w:ascii="Aptos" w:eastAsia="Aptos" w:hAnsi="Aptos" w:cs="Aptos"/>
          <w:color w:val="000000" w:themeColor="text1"/>
          <w:lang w:val="pt-BR"/>
        </w:rPr>
        <w:t xml:space="preserve"> Domingo,</w:t>
      </w:r>
    </w:p>
    <w:p w14:paraId="63233474"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eu sou parte do projeto Human Flourishing Mapping em América Latina. E esse projeto vem da Tecnologia de Monterrey,</w:t>
      </w:r>
    </w:p>
    <w:p w14:paraId="58A0369B"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é uma universidade no México. E nós estamos localizando,</w:t>
      </w:r>
    </w:p>
    <w:p w14:paraId="155BCACD"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nós estamos trabalhando com pessoas que fazem pesquisas relacionadas ao conceito do florescimento humano. E o que é o florescimento humano?</w:t>
      </w:r>
    </w:p>
    <w:p w14:paraId="7D7FE2ED"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Nós entendemos como um grande conceito que encabeça vários outros conceitos relacionados ao desenvolvimento do bom viver</w:t>
      </w:r>
    </w:p>
    <w:p w14:paraId="2E3190BD"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e o desenvolvimento das pessoas como um todo. E também... E também...</w:t>
      </w:r>
    </w:p>
    <w:p w14:paraId="3E8A7934"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Nós estamos procurando pessoas que fazem pesquisas sobre melhoramento do ambiente e das suas comunidades.</w:t>
      </w:r>
    </w:p>
    <w:p w14:paraId="615891DC"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Então, nós estamos muito interessados em sua pesquisa,</w:t>
      </w:r>
    </w:p>
    <w:p w14:paraId="1DE09A30"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porque nós tivemos a conta de que sua pesquisa é relacionada com a economia e o bom viver,</w:t>
      </w:r>
    </w:p>
    <w:p w14:paraId="4C87E12E"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ou para o desenvolvimento das pessoas. Alguns outros conceitos que estão relacionados ao florescimento humano são, por exemplo,</w:t>
      </w:r>
    </w:p>
    <w:p w14:paraId="13D66EF7"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bem-estar subjetivo ou, por exemplo, a espiritualidade.</w:t>
      </w:r>
    </w:p>
    <w:p w14:paraId="246BB7A0"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Então, há um grande cúmpus de conceitos, mas todos estão relacionados à melhoria do</w:t>
      </w:r>
    </w:p>
    <w:p w14:paraId="537029F3"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ambiente, à melhoria das pessoas que vivem em certas épocas, certo?</w:t>
      </w:r>
    </w:p>
    <w:p w14:paraId="11062B4B" w14:textId="77777777" w:rsidR="00AC3233" w:rsidRPr="00AC3233" w:rsidRDefault="00AC3233" w:rsidP="00AC3233">
      <w:pPr>
        <w:rPr>
          <w:rFonts w:ascii="Aptos" w:eastAsia="Aptos" w:hAnsi="Aptos" w:cs="Aptos"/>
          <w:color w:val="000000" w:themeColor="text1"/>
          <w:lang w:val="es-MX"/>
        </w:rPr>
      </w:pPr>
    </w:p>
    <w:p w14:paraId="34B791D2" w14:textId="0C223C4E" w:rsidR="00AC3233" w:rsidRPr="00BE205A"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161FA43"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É muito interessante o nosso projeto.</w:t>
      </w:r>
    </w:p>
    <w:p w14:paraId="26CA8F11"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Quem é o autor principal que nosso time usa para o conceito do florescimento humano?</w:t>
      </w:r>
    </w:p>
    <w:p w14:paraId="43DF57E4" w14:textId="77777777" w:rsidR="00AC3233" w:rsidRPr="00AC3233" w:rsidRDefault="00AC3233" w:rsidP="00AC3233">
      <w:pPr>
        <w:rPr>
          <w:rFonts w:ascii="Aptos" w:eastAsia="Aptos" w:hAnsi="Aptos" w:cs="Aptos"/>
          <w:color w:val="000000" w:themeColor="text1"/>
          <w:lang w:val="es-MX"/>
        </w:rPr>
      </w:pPr>
    </w:p>
    <w:p w14:paraId="6A3BAD90" w14:textId="77777777" w:rsidR="00AC3233" w:rsidRPr="00BE205A" w:rsidRDefault="00AC3233" w:rsidP="00AC3233">
      <w:pPr>
        <w:rPr>
          <w:rFonts w:ascii="Aptos" w:eastAsia="Aptos" w:hAnsi="Aptos" w:cs="Aptos"/>
          <w:b/>
          <w:bCs/>
          <w:color w:val="000000" w:themeColor="text1"/>
          <w:lang w:val="es-MX"/>
        </w:rPr>
      </w:pPr>
      <w:r w:rsidRPr="00BE205A">
        <w:rPr>
          <w:rFonts w:ascii="Aptos" w:eastAsia="Aptos" w:hAnsi="Aptos" w:cs="Aptos"/>
          <w:b/>
          <w:bCs/>
          <w:color w:val="000000" w:themeColor="text1"/>
          <w:lang w:val="es-MX"/>
        </w:rPr>
        <w:t>Hugo</w:t>
      </w:r>
    </w:p>
    <w:p w14:paraId="0E7E6CD8"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Bem, há alguns autores a quem estamos referindo. Um deles, um autor muito importante,</w:t>
      </w:r>
    </w:p>
    <w:p w14:paraId="232253CA" w14:textId="77777777" w:rsidR="00AC3233" w:rsidRPr="00AC3233" w:rsidRDefault="00AC3233" w:rsidP="00AC3233">
      <w:pPr>
        <w:rPr>
          <w:rFonts w:ascii="Aptos" w:eastAsia="Aptos" w:hAnsi="Aptos" w:cs="Aptos"/>
          <w:color w:val="000000" w:themeColor="text1"/>
          <w:lang w:val="es-MX"/>
        </w:rPr>
      </w:pPr>
      <w:r w:rsidRPr="00ED228C">
        <w:rPr>
          <w:rFonts w:ascii="Aptos" w:eastAsia="Aptos" w:hAnsi="Aptos" w:cs="Aptos"/>
          <w:color w:val="0070C0"/>
          <w:lang w:val="es-MX"/>
        </w:rPr>
        <w:t xml:space="preserve"/>
      </w:r>
      <w:r w:rsidRPr="00AC3233">
        <w:rPr>
          <w:rFonts w:ascii="Aptos" w:eastAsia="Aptos" w:hAnsi="Aptos" w:cs="Aptos"/>
          <w:color w:val="000000" w:themeColor="text1"/>
          <w:lang w:val="es-MX"/>
        </w:rPr>
        <w:t>para o florescimento humano aqui neste projeto é Seligman, que é um psicólogo.</w:t>
      </w:r>
    </w:p>
    <w:p w14:paraId="76F5447F"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E também o movimento de psicologia positiva é muito importante para o florescimento humano.</w:t>
      </w:r>
    </w:p>
    <w:p w14:paraId="3A51AD5B" w14:textId="77777777" w:rsidR="00AC3233" w:rsidRPr="00AC3233" w:rsidRDefault="00AC3233" w:rsidP="00AC3233">
      <w:pPr>
        <w:rPr>
          <w:rFonts w:ascii="Aptos" w:eastAsia="Aptos" w:hAnsi="Aptos" w:cs="Aptos"/>
          <w:color w:val="000000" w:themeColor="text1"/>
          <w:lang w:val="es-MX"/>
        </w:rPr>
      </w:pPr>
      <w:r w:rsidRPr="00BE205A">
        <w:rPr>
          <w:rFonts w:ascii="Aptos" w:eastAsia="Aptos" w:hAnsi="Aptos" w:cs="Aptos"/>
          <w:color w:val="0070C0"/>
          <w:lang w:val="es-MX"/>
        </w:rPr>
        <w:t xml:space="preserve"/>
      </w:r>
      <w:r w:rsidRPr="00AC3233">
        <w:rPr>
          <w:rFonts w:ascii="Aptos" w:eastAsia="Aptos" w:hAnsi="Aptos" w:cs="Aptos"/>
          <w:color w:val="000000" w:themeColor="text1"/>
          <w:lang w:val="es-MX"/>
        </w:rPr>
        <w:t xml:space="preserve">E </w:t>
      </w:r>
      <w:r w:rsidRPr="00A10C85">
        <w:rPr>
          <w:rFonts w:ascii="Aptos" w:eastAsia="Aptos" w:hAnsi="Aptos" w:cs="Aptos"/>
          <w:color w:val="000000" w:themeColor="text1"/>
          <w:highlight w:val="yellow"/>
          <w:lang w:val="es-MX"/>
        </w:rPr>
        <w:t>Tyler Vander Willer é</w:t>
      </w:r>
      <w:r w:rsidRPr="00AC3233">
        <w:rPr>
          <w:rFonts w:ascii="Aptos" w:eastAsia="Aptos" w:hAnsi="Aptos" w:cs="Aptos"/>
          <w:color w:val="000000" w:themeColor="text1"/>
          <w:lang w:val="es-MX"/>
        </w:rPr>
        <w:t xml:space="preserve"> outro autor.</w:t>
      </w:r>
    </w:p>
    <w:p w14:paraId="6A744137"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Bem, há algumas outras pessoas que... que aparecem frequentemente. No México, há um pesquisador chamado Julio Volvinic,</w:t>
      </w:r>
    </w:p>
    <w:p w14:paraId="08F6CDED"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que fala abertamente sobre o florescimento humano. E... bem, mas ele tem uma abordagem diferente do...</w:t>
      </w:r>
    </w:p>
    <w:p w14:paraId="7F46A2A2"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dos americanos e dos anglos que escrevem sobre este conceito.</w:t>
      </w:r>
    </w:p>
    <w:p w14:paraId="53DA2121"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É por isso que estamos procurando pessoas relacionadas a este conceito, em América Latina. Porque, como você pode saber,</w:t>
      </w:r>
    </w:p>
    <w:p w14:paraId="7235C7A0"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nós temos uma visão diferente do que os europeus ou os americanos, certo?</w:t>
      </w:r>
    </w:p>
    <w:p w14:paraId="143840C2" w14:textId="77777777" w:rsidR="00AC3233" w:rsidRPr="00AC3233" w:rsidRDefault="00AC3233" w:rsidP="00AC3233">
      <w:pPr>
        <w:rPr>
          <w:rFonts w:ascii="Aptos" w:eastAsia="Aptos" w:hAnsi="Aptos" w:cs="Aptos"/>
          <w:color w:val="000000" w:themeColor="text1"/>
          <w:lang w:val="es-MX"/>
        </w:rPr>
      </w:pPr>
    </w:p>
    <w:p w14:paraId="4D19213A" w14:textId="230C6E8E"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581C843D"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Ok, obrigada.</w:t>
      </w:r>
    </w:p>
    <w:p w14:paraId="5909EDA7" w14:textId="77777777" w:rsidR="00AC3233" w:rsidRPr="00AC3233" w:rsidRDefault="00AC3233" w:rsidP="00AC3233">
      <w:pPr>
        <w:rPr>
          <w:rFonts w:ascii="Aptos" w:eastAsia="Aptos" w:hAnsi="Aptos" w:cs="Aptos"/>
          <w:color w:val="000000" w:themeColor="text1"/>
          <w:lang w:val="es-MX"/>
        </w:rPr>
      </w:pPr>
    </w:p>
    <w:p w14:paraId="6CEF032C" w14:textId="77777777" w:rsidR="00AC3233" w:rsidRPr="000F0332" w:rsidRDefault="00AC3233" w:rsidP="00AC3233">
      <w:pPr>
        <w:rPr>
          <w:rFonts w:ascii="Aptos" w:eastAsia="Aptos" w:hAnsi="Aptos" w:cs="Aptos"/>
          <w:b/>
          <w:bCs/>
          <w:color w:val="000000" w:themeColor="text1"/>
          <w:lang w:val="es-MX"/>
        </w:rPr>
      </w:pPr>
      <w:r w:rsidRPr="000F0332">
        <w:rPr>
          <w:rFonts w:ascii="Aptos" w:eastAsia="Aptos" w:hAnsi="Aptos" w:cs="Aptos"/>
          <w:b/>
          <w:bCs/>
          <w:color w:val="000000" w:themeColor="text1"/>
          <w:lang w:val="es-MX"/>
        </w:rPr>
        <w:t>Hugo</w:t>
      </w:r>
    </w:p>
    <w:p w14:paraId="28599138"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De nada.</w:t>
      </w:r>
    </w:p>
    <w:p w14:paraId="0F24C9EB" w14:textId="77777777" w:rsidR="00AC3233" w:rsidRPr="00AC3233" w:rsidRDefault="00AC3233" w:rsidP="00AC3233">
      <w:pPr>
        <w:rPr>
          <w:rFonts w:ascii="Aptos" w:eastAsia="Aptos" w:hAnsi="Aptos" w:cs="Aptos"/>
          <w:color w:val="000000" w:themeColor="text1"/>
          <w:lang w:val="es-MX"/>
        </w:rPr>
      </w:pPr>
    </w:p>
    <w:p w14:paraId="1162F52B" w14:textId="19461861"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1C644053"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De nada. Obrigada, Hugo, muito. E é isso, professora Simone. Agora eu já vou trocar para o português, tá? Para a gente conseguir conversar de forma mais fluida.</w:t>
      </w:r>
    </w:p>
    <w:p w14:paraId="4D04717D"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Hugo, a gente fez um treinamentozinho para ele conseguir reconhecer as perguntas. Depois a gente vai ter esse material traduzido. Mas, é isso, assim, nessa pesquisa, a Tech de Monterrey está liderando um esforço</w:t>
      </w:r>
    </w:p>
    <w:p w14:paraId="3E82B13C"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para a gente conseguir entender o que é o florescimento humano sobre a perspectiva dos pesquisadores latino-americanos, né?</w:t>
      </w:r>
    </w:p>
    <w:p w14:paraId="36D6290F" w14:textId="77777777" w:rsidR="00AC3233" w:rsidRPr="00AC3233" w:rsidRDefault="00AC3233" w:rsidP="00AC3233">
      <w:pPr>
        <w:rPr>
          <w:rFonts w:ascii="Aptos" w:eastAsia="Aptos" w:hAnsi="Aptos" w:cs="Aptos"/>
          <w:color w:val="000000" w:themeColor="text1"/>
          <w:lang w:val="es-MX"/>
        </w:rPr>
      </w:pPr>
      <w:r w:rsidRPr="00AC3233">
        <w:rPr>
          <w:rFonts w:ascii="Aptos" w:eastAsia="Aptos" w:hAnsi="Aptos" w:cs="Aptos"/>
          <w:color w:val="000000" w:themeColor="text1"/>
          <w:lang w:val="es-MX"/>
        </w:rPr>
        <w:t>E como que essas pesquisas pertinentes ao desenvolvimento pessoal, comunitário e de uma economia sustentável, ela tem se encontrado sem lugar na academia. Quem são os principais atores?</w:t>
      </w:r>
    </w:p>
    <w:p w14:paraId="50F1EB41"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Quem são os principais financiadores? Então, fique à vontade para falar de florescimento humano dentro da sua perspectiva dos estudos sobre economia sustentável, inovação, transparência, contabilidade.</w:t>
      </w:r>
    </w:p>
    <w:p w14:paraId="6BDB0F67"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A gente está interessado nessa sua perspectiva mesmo, né? Porque a gente tem o florescimento humano como um grande mosaico. Se o ser humano estiver bem e o ecossistema não estiver bem, não se funciona.</w:t>
      </w:r>
    </w:p>
    <w:p w14:paraId="4DEAC6BF"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Se a comunidade estiver bem e o componente humano encontra-se extremamente oprimido, também não funciona. Então, dentro dessas peças do quebra-cabeça, a sua pesquisa é super importante.</w:t>
      </w:r>
    </w:p>
    <w:p w14:paraId="42D76F9E"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E aí eu queria pedir a sua licença para começar a entrevista formal a partir de agora. Tudo bem?</w:t>
      </w:r>
    </w:p>
    <w:p w14:paraId="5DE1DF42" w14:textId="77777777" w:rsidR="00AC3233" w:rsidRPr="00AC3233" w:rsidRDefault="00AC3233" w:rsidP="00AC3233">
      <w:pPr>
        <w:rPr>
          <w:rFonts w:ascii="Aptos" w:eastAsia="Aptos" w:hAnsi="Aptos" w:cs="Aptos"/>
          <w:color w:val="000000" w:themeColor="text1"/>
          <w:lang w:val="es-MX"/>
        </w:rPr>
      </w:pPr>
    </w:p>
    <w:p w14:paraId="3D3EBF2B" w14:textId="4908BD4C"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B38A672"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Com certeza, pode começar.</w:t>
      </w:r>
    </w:p>
    <w:p w14:paraId="37562461" w14:textId="77777777" w:rsidR="00AC3233" w:rsidRPr="00AC3233" w:rsidRDefault="00AC3233" w:rsidP="00AC3233">
      <w:pPr>
        <w:rPr>
          <w:rFonts w:ascii="Aptos" w:eastAsia="Aptos" w:hAnsi="Aptos" w:cs="Aptos"/>
          <w:color w:val="000000" w:themeColor="text1"/>
          <w:lang w:val="es-MX"/>
        </w:rPr>
      </w:pPr>
    </w:p>
    <w:p w14:paraId="7EBE6338" w14:textId="0242394A"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68F14E35" w14:textId="77777777"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Perfeito. Doutora, a senhora pode me confirmar qual o departamento que você está afiliada hoje e a universidade?</w:t>
      </w:r>
    </w:p>
    <w:p w14:paraId="0C5232A1" w14:textId="77777777" w:rsidR="00AC3233" w:rsidRPr="00AC3233" w:rsidRDefault="00AC3233" w:rsidP="00AC3233">
      <w:pPr>
        <w:rPr>
          <w:rFonts w:ascii="Aptos" w:eastAsia="Aptos" w:hAnsi="Aptos" w:cs="Aptos"/>
          <w:color w:val="000000" w:themeColor="text1"/>
          <w:lang w:val="es-MX"/>
        </w:rPr>
      </w:pPr>
    </w:p>
    <w:p w14:paraId="486D0921" w14:textId="5CE65E59"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1A040B23" w14:textId="6AE3CD4F" w:rsidR="00AC3233" w:rsidRPr="00AC3233" w:rsidRDefault="00AC3233" w:rsidP="00AC3233">
      <w:pPr>
        <w:rPr>
          <w:rFonts w:ascii="Aptos" w:eastAsia="Aptos" w:hAnsi="Aptos" w:cs="Aptos"/>
          <w:color w:val="000000" w:themeColor="text1"/>
          <w:lang w:val="es-MX"/>
        </w:rPr>
      </w:pPr>
      <w:r w:rsidRPr="000D2DAE">
        <w:rPr>
          <w:rFonts w:ascii="Aptos" w:eastAsia="Aptos" w:hAnsi="Aptos" w:cs="Aptos"/>
          <w:color w:val="0070C0"/>
          <w:lang w:val="es-MX"/>
        </w:rPr>
        <w:t xml:space="preserve"/>
      </w:r>
      <w:r w:rsidRPr="00AC3233">
        <w:rPr>
          <w:rFonts w:ascii="Aptos" w:eastAsia="Aptos" w:hAnsi="Aptos" w:cs="Aptos"/>
          <w:color w:val="000000" w:themeColor="text1"/>
          <w:lang w:val="es-MX"/>
        </w:rPr>
        <w:t xml:space="preserve">Eu estou vinculada à </w:t>
      </w:r>
      <w:r w:rsidRPr="00FC02F7">
        <w:rPr>
          <w:rFonts w:ascii="Aptos" w:eastAsia="Aptos" w:hAnsi="Aptos" w:cs="Aptos"/>
          <w:color w:val="000000" w:themeColor="text1"/>
          <w:highlight w:val="yellow"/>
          <w:lang w:val="es-MX"/>
        </w:rPr>
        <w:t>Universidade do Oeste de Santa Catarina</w:t>
      </w:r>
      <w:r w:rsidRPr="00AC3233">
        <w:rPr>
          <w:rFonts w:ascii="Aptos" w:eastAsia="Aptos" w:hAnsi="Aptos" w:cs="Aptos"/>
          <w:color w:val="000000" w:themeColor="text1"/>
          <w:lang w:val="es-MX"/>
        </w:rPr>
        <w:t>, localizada na cidade de Chapecó, no departamento de administração.</w:t>
      </w:r>
    </w:p>
    <w:p w14:paraId="282BF085" w14:textId="5C95E403" w:rsidR="00AC3233" w:rsidRPr="00AC3233" w:rsidRDefault="00AC3233" w:rsidP="7ECF6885">
      <w:pPr>
        <w:rPr>
          <w:rFonts w:ascii="Aptos" w:eastAsia="Aptos" w:hAnsi="Aptos" w:cs="Aptos"/>
          <w:color w:val="000000" w:themeColor="text1"/>
          <w:lang w:val="pt-BR"/>
        </w:rPr>
      </w:pPr>
      <w:r w:rsidRPr="7ECF6885">
        <w:rPr>
          <w:rFonts w:ascii="Aptos" w:eastAsia="Aptos" w:hAnsi="Aptos" w:cs="Aptos"/>
          <w:color w:val="0070C0"/>
          <w:lang w:val="pt-BR"/>
        </w:rPr>
        <w:t xml:space="preserve"/>
      </w:r>
      <w:r w:rsidRPr="7ECF6885">
        <w:rPr>
          <w:rFonts w:ascii="Aptos" w:eastAsia="Aptos" w:hAnsi="Aptos" w:cs="Aptos"/>
          <w:color w:val="000000" w:themeColor="text1"/>
          <w:lang w:val="pt-BR"/>
        </w:rPr>
        <w:t xml:space="preserve">E meu segundo vínculo é </w:t>
      </w:r>
      <w:r w:rsidRPr="7ECF6885">
        <w:rPr>
          <w:rFonts w:ascii="Aptos" w:eastAsia="Aptos" w:hAnsi="Aptos" w:cs="Aptos"/>
          <w:color w:val="000000" w:themeColor="text1"/>
          <w:highlight w:val="yellow"/>
          <w:lang w:val="pt-BR"/>
        </w:rPr>
        <w:t>Universidade do Sul de Santa Catarina</w:t>
      </w:r>
      <w:r w:rsidRPr="7ECF6885">
        <w:rPr>
          <w:rFonts w:ascii="Aptos" w:eastAsia="Aptos" w:hAnsi="Aptos" w:cs="Aptos"/>
          <w:color w:val="000000" w:themeColor="text1"/>
          <w:lang w:val="pt-BR"/>
        </w:rPr>
        <w:t xml:space="preserve">. Ela é </w:t>
      </w:r>
      <w:proofErr w:type="spellStart"/>
      <w:r w:rsidRPr="7ECF6885">
        <w:rPr>
          <w:rFonts w:ascii="Aptos" w:eastAsia="Aptos" w:hAnsi="Aptos" w:cs="Aptos"/>
          <w:color w:val="000000" w:themeColor="text1"/>
          <w:lang w:val="pt-BR"/>
        </w:rPr>
        <w:t>multicamp</w:t>
      </w:r>
      <w:ins w:id="2" w:author="iara@nossaterrafirme.com" w:date="2024-07-17T06:20:00Z">
        <w:r w:rsidR="47F81112" w:rsidRPr="7ECF6885">
          <w:rPr>
            <w:rFonts w:ascii="Aptos" w:eastAsia="Aptos" w:hAnsi="Aptos" w:cs="Aptos"/>
            <w:color w:val="000000" w:themeColor="text1"/>
            <w:lang w:val="pt-BR"/>
          </w:rPr>
          <w:t>us</w:t>
        </w:r>
      </w:ins>
      <w:proofErr w:type="spellEnd"/>
      <w:r w:rsidRPr="7ECF6885">
        <w:rPr>
          <w:rFonts w:ascii="Aptos" w:eastAsia="Aptos" w:hAnsi="Aptos" w:cs="Aptos"/>
          <w:color w:val="000000" w:themeColor="text1"/>
          <w:lang w:val="pt-BR"/>
        </w:rPr>
        <w:t>, mas hoje eu estou vinculada ao campus de Florianópolis,</w:t>
      </w:r>
    </w:p>
    <w:p w14:paraId="38B6D7A3"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também no departamento de administração.</w:t>
      </w:r>
    </w:p>
    <w:p w14:paraId="597B6054" w14:textId="77777777" w:rsidR="00AC3233" w:rsidRPr="00AC3233" w:rsidRDefault="00AC3233" w:rsidP="00AC3233">
      <w:pPr>
        <w:rPr>
          <w:rFonts w:ascii="Aptos" w:eastAsia="Aptos" w:hAnsi="Aptos" w:cs="Aptos"/>
          <w:color w:val="000000" w:themeColor="text1"/>
          <w:lang w:val="es-MX"/>
        </w:rPr>
      </w:pPr>
    </w:p>
    <w:p w14:paraId="6D2B67BB" w14:textId="2C0DFB41"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35375C62"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Perfeito. Florianópolis... Que bacana, temos nossos infiltrados dentro do business, né?</w:t>
      </w:r>
    </w:p>
    <w:p w14:paraId="27DFE15D"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A senhora poderia começar compartilhando, então, como é que você enxerga que a sua pesquisa hoje</w:t>
      </w:r>
    </w:p>
    <w:p w14:paraId="52D56462"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está relacionada a esses temas do florescimento humano enquanto esse movimento pela melhoria individual, comunitária dos ecossistemas?</w:t>
      </w:r>
    </w:p>
    <w:p w14:paraId="5F78D4E6" w14:textId="77777777" w:rsidR="00AC3233" w:rsidRPr="000F0332" w:rsidRDefault="00AC3233" w:rsidP="00AC3233">
      <w:pPr>
        <w:rPr>
          <w:rFonts w:ascii="Aptos" w:eastAsia="Aptos" w:hAnsi="Aptos" w:cs="Aptos"/>
          <w:b/>
          <w:bCs/>
          <w:color w:val="000000" w:themeColor="text1"/>
          <w:lang w:val="es-MX"/>
        </w:rPr>
      </w:pPr>
    </w:p>
    <w:p w14:paraId="398C5877" w14:textId="01B3F158"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582AB00F"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Bom, o meu tema principal de pesquisa hoje é a economia circular. A economia circular, ela parte de uma perspectiva regenerativa.</w:t>
      </w:r>
    </w:p>
    <w:p w14:paraId="78B11FB0"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Então, quando você olha na economia circular, nessa perspectiva, você, além de focar em aspectos ambientais, você também está preocupado com a inclusão social,</w:t>
      </w:r>
    </w:p>
    <w:p w14:paraId="3E19A6E3"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você gerar oportunidades para comunidades em diferentes contextos</w:t>
      </w:r>
    </w:p>
    <w:p w14:paraId="7924275B"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e também benefícios econômicos para os atores envolvidos nesses fluxos, segundo fluxo, terceiro fluxo, quarto fluxo dos materiais,</w:t>
      </w:r>
    </w:p>
    <w:p w14:paraId="7B06C68A"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onde você, além de estender a vida dos materiais, você tem a preocupação em reaproveitar, dar uma segunda utilidade, terceira utilidade,</w:t>
      </w:r>
    </w:p>
    <w:p w14:paraId="4DFB9F55"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e dessa forma você otimiza, aumenta a eficiência do uso dos materiais extraídos da natureza</w:t>
      </w:r>
    </w:p>
    <w:p w14:paraId="491C5BD1"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para que eles possam servir para atender as funcionalidades que são relevantes para a comunidade. E o que a gente percebe nessa perspectiva?</w:t>
      </w:r>
    </w:p>
    <w:p w14:paraId="5FFB35E5"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Que tudo funciona por meio de rede. Você precisa conectar atores. Para conectar atores, você vai trabalhar com a perspectiva da colaboração,</w:t>
      </w:r>
    </w:p>
    <w:p w14:paraId="434F6B48"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da cooperação, da sinergia, da integração e do engajamento. E muito na perspectiva da confiança. Tem que ter confiança.</w:t>
      </w:r>
    </w:p>
    <w:p w14:paraId="58D381DF"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Tem que ter confiança entre os atores para que esses projetos tenham êxito, tenham seguimento e gerem resultados para a sociedade.</w:t>
      </w:r>
    </w:p>
    <w:p w14:paraId="452A2440" w14:textId="77777777" w:rsidR="00AC3233" w:rsidRPr="00AC3233" w:rsidRDefault="00AC3233" w:rsidP="00AC3233">
      <w:pPr>
        <w:rPr>
          <w:rFonts w:ascii="Aptos" w:eastAsia="Aptos" w:hAnsi="Aptos" w:cs="Aptos"/>
          <w:color w:val="000000" w:themeColor="text1"/>
          <w:lang w:val="es-MX"/>
        </w:rPr>
      </w:pPr>
    </w:p>
    <w:p w14:paraId="7CBD75BA" w14:textId="229B5B5F"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0B5A4F8B"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Perfeito. Então tem um componente humano muito forte para a economia circular funcionar.</w:t>
      </w:r>
    </w:p>
    <w:p w14:paraId="22AA3B6C" w14:textId="77777777" w:rsidR="00AC3233" w:rsidRPr="00AC3233" w:rsidRDefault="00AC3233" w:rsidP="00AC3233">
      <w:pPr>
        <w:rPr>
          <w:rFonts w:ascii="Aptos" w:eastAsia="Aptos" w:hAnsi="Aptos" w:cs="Aptos"/>
          <w:color w:val="000000" w:themeColor="text1"/>
          <w:lang w:val="es-MX"/>
        </w:rPr>
      </w:pPr>
    </w:p>
    <w:p w14:paraId="77B6735A" w14:textId="48AEDFA0"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D742AB9"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Muito forte. Claro que não é só isso. Nós precisamos de infraestrutura, nós precisamos de políticas públicas, nós precisamos de regulamentação.</w:t>
      </w:r>
    </w:p>
    <w:p w14:paraId="5C97CBC1"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Talvez, por exemplo, no Brasil, agora, recentemente, nós tivemos uma diretriz específica de economia circular</w:t>
      </w:r>
    </w:p>
    <w:p w14:paraId="46708F11"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sendo aprovada em nível de governo federal. Nós temos uma secretaria que trabalha com bioeconomia.</w:t>
      </w:r>
    </w:p>
    <w:p w14:paraId="672D64DA"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Também é algo bem recente no Brasil. Então o que isso significa para a sociedade? Significa que as estruturas organizacionais</w:t>
      </w:r>
    </w:p>
    <w:p w14:paraId="5382EBB1"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estão se adaptando para lidar com um conceito que ainda pode ser considerado emergente, mas que é muito importante, pensando em termos de longevidade,</w:t>
      </w:r>
    </w:p>
    <w:p w14:paraId="6098BFBD"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pensando em termos de perenidade de recursos naturais. Em paralelo, nós temos também a questão da ISO TC 323, que é a ISO da economia circular,</w:t>
      </w:r>
    </w:p>
    <w:p w14:paraId="5F0098B7"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que é um movimento global também. São 175 países envolvidos. Ela deve ser lançada esse ano, ainda já está na reta final de elaboração.</w:t>
      </w:r>
    </w:p>
    <w:p w14:paraId="34EF8344"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Mas o detalhe da certificação é que, geralmente, quem vai certificar são grandes empresas.</w:t>
      </w:r>
    </w:p>
    <w:p w14:paraId="638B98EC"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Então ela não é uma realidade que se adequa a qualquer negócio. E a perspectiva da economia circular,</w:t>
      </w:r>
    </w:p>
    <w:p w14:paraId="7D769209"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ela quer engajar as comunidades ribeirinhas, comunidades locais, os diferentes povos localizados em diferentes regiões,</w:t>
      </w:r>
    </w:p>
    <w:p w14:paraId="48CD7096"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cada um fazendo o que está ao seu alcance na sua região. Então vai muito além de uma certificação, mas é um movimento de engajamento e integração</w:t>
      </w:r>
    </w:p>
    <w:p w14:paraId="0C64F426"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das pessoas que estão dispostas a reconhecer a importância e necessidade de desmaterializar, desmaterializar materiais que não têm mais utilidade,</w:t>
      </w:r>
    </w:p>
    <w:p w14:paraId="17F71E7D"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ressignificar esses materiais e introduzi-los na mesma cadeia de produção ou em outras cadeias de produção, de modo que possam gerar valor para a sociedade.</w:t>
      </w:r>
    </w:p>
    <w:p w14:paraId="7E595C3A"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Isso não vai parar no aterro, porque quando vai parar no aterro, morreu por ali.</w:t>
      </w:r>
    </w:p>
    <w:p w14:paraId="45340D76"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Não tem mais nenhum novo fluxo que se movimenta a partir do aterro. Você quer evitar isso, você quer evitar que o produto chegue lá. Então, por exemplo, os orgânicos.</w:t>
      </w:r>
    </w:p>
    <w:p w14:paraId="78F55363"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Quantas cidades já têm movimentos de fazer a horta urbana? Então aquele produto orgânico da residência urbana, ele passa por...</w:t>
      </w:r>
    </w:p>
    <w:p w14:paraId="768CEFE7"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Tem diversos projetos, movimentos para fazer coleta, fazer compostagem,</w:t>
      </w:r>
    </w:p>
    <w:p w14:paraId="17DC6356"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pode ser utilizado para a própria questão de jardins gramados na própria cidade. Ou aqueles terrenos, muitas vezes abandonados,</w:t>
      </w:r>
    </w:p>
    <w:p w14:paraId="7CDB9BCD"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ou públicos que não estão sendo utilizados, acabam se tornando uma horta comunitária local. É um espaço de fazer uma alimentação nutritiva,</w:t>
      </w:r>
    </w:p>
    <w:p w14:paraId="0FF50535"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é um espaço que as pessoas podem, de forma voluntária, ir lá ajudar, levar uma hortaliça fresquinha para a sua residência. Então isso é muito positivo,</w:t>
      </w:r>
    </w:p>
    <w:p w14:paraId="45D56DF0"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porque muda a dinâmica da família. Às vezes o salário não dá conta de comprar hortaliça fresquinha todo dia,</w:t>
      </w:r>
    </w:p>
    <w:p w14:paraId="27E7660F"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mas se eu tiver que doar duas horas por semana do meu trabalho lá na horta e eu tiver a oportunidade de usufruir, a minha família vai ter direito de comer uma hortaliça fresquinha</w:t>
      </w:r>
    </w:p>
    <w:p w14:paraId="73430711"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todos os dias na mesa. Então, assim, ele é um potencial revolucionário no sentido de mostrar que iniciativas de colaboração e de cooperação</w:t>
      </w:r>
    </w:p>
    <w:p w14:paraId="6D730B2A"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geram resultados de médio e longo prazo. Nós sabemos que crianças que têm uma alimentação nutritiva</w:t>
      </w:r>
    </w:p>
    <w:p w14:paraId="71802AFD"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vão ter um custo para a saúde pública muito menor no futuro. Então tudo começa pela nutrição. Então é um projeto simples,</w:t>
      </w:r>
    </w:p>
    <w:p w14:paraId="5CFE18EE"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que não demanda muito investimento financeiro, só a boa vontade das pessoas, liderança, que talvez seja o principal papel que ativa esse tipo de projeto,</w:t>
      </w:r>
    </w:p>
    <w:p w14:paraId="1B0F4764"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para conseguir fazer uma grande diferença numa comunidade local. E o detalhe é que pode ser feito em qualquer lugar,</w:t>
      </w:r>
    </w:p>
    <w:p w14:paraId="34329481"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desde que haja interesse das pessoas que ali residem.</w:t>
      </w:r>
    </w:p>
    <w:p w14:paraId="1377F627" w14:textId="77777777" w:rsidR="00AC3233" w:rsidRPr="00AC3233" w:rsidRDefault="00AC3233" w:rsidP="00AC3233">
      <w:pPr>
        <w:rPr>
          <w:rFonts w:ascii="Aptos" w:eastAsia="Aptos" w:hAnsi="Aptos" w:cs="Aptos"/>
          <w:color w:val="000000" w:themeColor="text1"/>
          <w:lang w:val="es-MX"/>
        </w:rPr>
      </w:pPr>
    </w:p>
    <w:p w14:paraId="7C2AEF1C" w14:textId="7690F527"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1624072D"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Sim, verdade. Nesse sentido, como é que a doutora diria que é o processo de escolha dos seus tópicos de pesquisa, considerando esse componente do florescimento,</w:t>
      </w:r>
    </w:p>
    <w:p w14:paraId="14A24563" w14:textId="77777777" w:rsidR="00AC3233" w:rsidRPr="00AC3233" w:rsidRDefault="00AC3233" w:rsidP="00AC3233">
      <w:pPr>
        <w:rPr>
          <w:rFonts w:ascii="Aptos" w:eastAsia="Aptos" w:hAnsi="Aptos" w:cs="Aptos"/>
          <w:color w:val="000000" w:themeColor="text1"/>
          <w:lang w:val="es-MX"/>
        </w:rPr>
      </w:pPr>
      <w:r w:rsidRPr="004D7048">
        <w:rPr>
          <w:rFonts w:ascii="Aptos" w:eastAsia="Aptos" w:hAnsi="Aptos" w:cs="Aptos"/>
          <w:color w:val="0070C0"/>
          <w:lang w:val="es-MX"/>
        </w:rPr>
        <w:t xml:space="preserve"/>
      </w:r>
      <w:r w:rsidRPr="00AC3233">
        <w:rPr>
          <w:rFonts w:ascii="Aptos" w:eastAsia="Aptos" w:hAnsi="Aptos" w:cs="Aptos"/>
          <w:color w:val="000000" w:themeColor="text1"/>
          <w:lang w:val="es-MX"/>
        </w:rPr>
        <w:t>que é o que você está fazendo?</w:t>
      </w:r>
    </w:p>
    <w:p w14:paraId="304C92E0" w14:textId="77777777" w:rsidR="00AC3233" w:rsidRPr="00AC3233" w:rsidRDefault="00AC3233" w:rsidP="00AC3233">
      <w:pPr>
        <w:rPr>
          <w:rFonts w:ascii="Aptos" w:eastAsia="Aptos" w:hAnsi="Aptos" w:cs="Aptos"/>
          <w:color w:val="000000" w:themeColor="text1"/>
          <w:lang w:val="es-MX"/>
        </w:rPr>
      </w:pPr>
    </w:p>
    <w:p w14:paraId="04AB5FCA" w14:textId="79FD289C"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3D8675A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Olha, eu costumo sempre ficar atenta a hot topics. Eu gosto de olhar muito, por exemplo, as special issues de revistas, virtual special issue.</w:t>
      </w:r>
    </w:p>
    <w:p w14:paraId="6A5BE353"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Eu sou uma adepta de congressos, conferências internacionais, porque é o momento que você vai lá e conhece o que os teus pares fazem de outras universidades,</w:t>
      </w:r>
    </w:p>
    <w:p w14:paraId="622CE3A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é o momento que você dialoga com esses pares, inclusive eu voltei ontem de uma conferência internacional que aconteceu na PUC Rio de Janeiro.</w:t>
      </w:r>
    </w:p>
    <w:p w14:paraId="6F27861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Era o IPSERA, o Congresso Internacional de Supply Chain, Cadeia de Suprimentos. E curiosamente, a programação desse ano tinha muitas sessões de economia circular.</w:t>
      </w:r>
    </w:p>
    <w:p w14:paraId="5A4F1DA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Então, as cadeias de suprimentos estão atentas à importância e necessidade de ser remodelada, levando em consideração,</w:t>
      </w:r>
    </w:p>
    <w:p w14:paraId="28327E7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esse conceito que agora está em voga, tanto no ambiente científico, como na sociedade como um todo.</w:t>
      </w:r>
    </w:p>
    <w:p w14:paraId="342993E9" w14:textId="77777777" w:rsidR="00AC3233" w:rsidRPr="00AC3233" w:rsidRDefault="00AC3233" w:rsidP="00AC3233">
      <w:pPr>
        <w:rPr>
          <w:rFonts w:ascii="Aptos" w:eastAsia="Aptos" w:hAnsi="Aptos" w:cs="Aptos"/>
          <w:color w:val="000000" w:themeColor="text1"/>
          <w:lang w:val="es-MX"/>
        </w:rPr>
      </w:pPr>
    </w:p>
    <w:p w14:paraId="3A1C29D6" w14:textId="370F1C8A"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657DC890"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Sim, com certeza. E com base na sua experiência, quais que são essas principais tendências que a senhora tem observado dentro do seu tema do florescimento humano na América Latina?</w:t>
      </w:r>
    </w:p>
    <w:p w14:paraId="258423A4" w14:textId="77777777" w:rsidR="00AC3233" w:rsidRPr="00AC3233" w:rsidRDefault="00AC3233" w:rsidP="00AC3233">
      <w:pPr>
        <w:rPr>
          <w:rFonts w:ascii="Aptos" w:eastAsia="Aptos" w:hAnsi="Aptos" w:cs="Aptos"/>
          <w:color w:val="000000" w:themeColor="text1"/>
          <w:lang w:val="es-MX"/>
        </w:rPr>
      </w:pPr>
    </w:p>
    <w:p w14:paraId="5958108F" w14:textId="61B2C4FC"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28030D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Olha, eu vejo que todas as iniciativas são suportadas por inovação e por tecnologia. A inovação é um elemento muito importante</w:t>
      </w:r>
    </w:p>
    <w:p w14:paraId="2ADD86D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para viabilizar novos processos, novas práticas, novos mecanismos para você conseguir implementar iniciativas de economia circular.</w:t>
      </w:r>
    </w:p>
    <w:p w14:paraId="0F8B83F6"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 a tecnologia permite que você tenha dados em tempo real, você tenha precisão, você tenha escala, consiga fazer escala,</w:t>
      </w:r>
    </w:p>
    <w:p w14:paraId="7652264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 também acelera os processos. Por isso que ela é tão importante. Até, voltando dessa viagem,</w:t>
      </w:r>
    </w:p>
    <w:p w14:paraId="4892FDD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eu comprei um livro, o nome dele é 2044. Ele faz uma menção o quanto que a inteligência artificial vai transformar a nossa vida</w:t>
      </w:r>
    </w:p>
    <w:p w14:paraId="4A219DD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e como deverá ser a sociedade no ano de 2044. E era uma coisa assim... Eu tenho muito interesse, eu tenho várias pesquisas de economia circular</w:t>
      </w:r>
    </w:p>
    <w:p w14:paraId="06B10E6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com diferentes tecnologias da indústria 4.0. E aí, o que chama muita atenção, e eu já tinha lido sobre isso, o livro coloca isso que</w:t>
      </w:r>
    </w:p>
    <w:p w14:paraId="51837D2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a perspectiva de nós termos um salário mínimo mundial para as pessoas que não terão mais emprego, porque a tecnologia virá de uma maneira assim tão assertiva,</w:t>
      </w:r>
    </w:p>
    <w:p w14:paraId="3C664B2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com tanto potencial de fazer o trabalho operacional, que serviços repetitivos serão substituídos. E o ser humano vai focar muito mais</w:t>
      </w:r>
    </w:p>
    <w:p w14:paraId="3B5D807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em aspectos que têm relação com criatividade, com cuidado e com bem-estar. Então, essa lógica é muito interessante.</w:t>
      </w:r>
    </w:p>
    <w:p w14:paraId="0D162DA6"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Eu já tinha lido algo similar em outras oportunidades e, para mim, ela faz muito sentido,</w:t>
      </w:r>
    </w:p>
    <w:p w14:paraId="26E1F9A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porque o potencial revolucionário dessas novas tecnologias já está declarado. E as pessoas...</w:t>
      </w:r>
    </w:p>
    <w:p w14:paraId="4633F016"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Só que daí eles colocam um negócio bem interessante, que as pessoas não vão mais trabalhar, elas vão ter muito tempo ocioso. E que nesse tempo ocioso, elas vão perder o significado da vida,</w:t>
      </w:r>
    </w:p>
    <w:p w14:paraId="518E431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porque hoje, para a maioria das pessoas, o trabalho é o elemento central da sua vida. A partir do momento que a pessoa não trabalha mais, ela perde a centralidade, perde a sua essência.</w:t>
      </w:r>
    </w:p>
    <w:p w14:paraId="59B0FE6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 muitas pessoas vão se perder nesse caminho, porque ou vão virar viciados em jogos, ou vão entrar para o narcotráfico,</w:t>
      </w:r>
    </w:p>
    <w:p w14:paraId="761BC97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para ter aquela sensação de adrenalina, consumir drogas, ou bebidas alcoólicas, alcoolismo. Então, são os novos problemas,</w:t>
      </w:r>
    </w:p>
    <w:p w14:paraId="230BFE1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que estão sendo colocados como problemas que vão surgir no futuro. Então, se nós estamos trabalhando numa perspectiva de bem-estar, e estamos enxergando uma potencialidade na tecnologia</w:t>
      </w:r>
    </w:p>
    <w:p w14:paraId="1E1EC27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para ela fazer serviço repetitivo, localizado em locais de risco, que o ser humano, se tiver que ir lá fazer, por exemplo, altas temperaturas, altas profundidades,</w:t>
      </w:r>
    </w:p>
    <w:p w14:paraId="1D18405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onde tem potencial de desmoronamento, essas coisas, a tecnologia passa a ter um valor importante. Só que daí vem o outro lado. Como você lida com esse dilema</w:t>
      </w:r>
    </w:p>
    <w:p w14:paraId="4668A73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de você ter todo esse arsenal tecnológico, mas o ser humano começa a perder a essência, que é a dignidade que ele obtém a partir do trabalho.</w:t>
      </w:r>
    </w:p>
    <w:p w14:paraId="37E3B482" w14:textId="77777777" w:rsidR="00AC3233" w:rsidRPr="000F0332" w:rsidRDefault="00AC3233" w:rsidP="00AC3233">
      <w:pPr>
        <w:rPr>
          <w:rFonts w:ascii="Aptos" w:eastAsia="Aptos" w:hAnsi="Aptos" w:cs="Aptos"/>
          <w:b/>
          <w:bCs/>
          <w:color w:val="000000" w:themeColor="text1"/>
          <w:lang w:val="es-MX"/>
        </w:rPr>
      </w:pPr>
    </w:p>
    <w:p w14:paraId="3590BCAA" w14:textId="35CB1673"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0CA28CA5"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Sensacional. Sensacional. É bom ver que dentro da América do Sul, dentro da América Latina, a gente já está se organizando enquanto comunidade</w:t>
      </w:r>
    </w:p>
    <w:p w14:paraId="52FA42F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para poder se debruçar sobre esses tópicos. Em geral, tem uma carinha norte-global, mas considerando o nosso papel na supply chain mundial,</w:t>
      </w:r>
    </w:p>
    <w:p w14:paraId="65E82AAA"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faz todo sentido que a gente comece a se preocupar com eles primeiro.</w:t>
      </w:r>
    </w:p>
    <w:p w14:paraId="16B99E4B" w14:textId="77777777" w:rsidR="00AC3233" w:rsidRPr="00AC3233" w:rsidRDefault="00AC3233" w:rsidP="00AC3233">
      <w:pPr>
        <w:rPr>
          <w:rFonts w:ascii="Aptos" w:eastAsia="Aptos" w:hAnsi="Aptos" w:cs="Aptos"/>
          <w:color w:val="000000" w:themeColor="text1"/>
          <w:lang w:val="es-MX"/>
        </w:rPr>
      </w:pPr>
    </w:p>
    <w:p w14:paraId="69FA5140" w14:textId="6F9F96F2"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430BF25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Com certeza.</w:t>
      </w:r>
    </w:p>
    <w:p w14:paraId="3C5C071C" w14:textId="77777777" w:rsidR="00AC3233" w:rsidRPr="00AC3233" w:rsidRDefault="00AC3233" w:rsidP="00AC3233">
      <w:pPr>
        <w:rPr>
          <w:rFonts w:ascii="Aptos" w:eastAsia="Aptos" w:hAnsi="Aptos" w:cs="Aptos"/>
          <w:color w:val="000000" w:themeColor="text1"/>
          <w:lang w:val="es-MX"/>
        </w:rPr>
      </w:pPr>
    </w:p>
    <w:p w14:paraId="3189966A" w14:textId="02300295"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065C20C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Doutora, deixa eu lhe perguntar. Qual é a formação acadêmica dos seus alunos e colegas que trabalham em temas similares ao seu, e a esses outros do florescimento humano que estão dentro da sua área de cooperação?</w:t>
      </w:r>
    </w:p>
    <w:p w14:paraId="1763061B" w14:textId="77777777" w:rsidR="00AC3233" w:rsidRPr="00AC3233" w:rsidRDefault="00AC3233" w:rsidP="00AC3233">
      <w:pPr>
        <w:rPr>
          <w:rFonts w:ascii="Aptos" w:eastAsia="Aptos" w:hAnsi="Aptos" w:cs="Aptos"/>
          <w:color w:val="000000" w:themeColor="text1"/>
          <w:lang w:val="es-MX"/>
        </w:rPr>
      </w:pPr>
    </w:p>
    <w:p w14:paraId="4CEE0509" w14:textId="41830041"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6244123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Olha, eu tenho uma rede que já está bem consolidada, que a gente já trabalha desde 2018. Curiosamente, os meus pares são engenheiros. Engenheiros.</w:t>
      </w:r>
    </w:p>
    <w:p w14:paraId="687ADF8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 xml:space="preserve">A professora Lucila, da </w:t>
      </w:r>
      <w:r w:rsidRPr="00FC02F7">
        <w:rPr>
          <w:rFonts w:ascii="Aptos" w:eastAsia="Aptos" w:hAnsi="Aptos" w:cs="Aptos"/>
          <w:color w:val="000000" w:themeColor="text1"/>
          <w:highlight w:val="yellow"/>
          <w:lang w:val="es-MX"/>
        </w:rPr>
        <w:t>Universidade Federal de Santa Catarina</w:t>
      </w:r>
      <w:r w:rsidRPr="00AC3233">
        <w:rPr>
          <w:rFonts w:ascii="Aptos" w:eastAsia="Aptos" w:hAnsi="Aptos" w:cs="Aptos"/>
          <w:color w:val="000000" w:themeColor="text1"/>
          <w:lang w:val="es-MX"/>
        </w:rPr>
        <w:t xml:space="preserve">, da Engenharia de Produção. A professora Suzana Pereira, que é da </w:t>
      </w:r>
      <w:r w:rsidRPr="00FC02F7">
        <w:rPr>
          <w:rFonts w:ascii="Aptos" w:eastAsia="Aptos" w:hAnsi="Aptos" w:cs="Aptos"/>
          <w:color w:val="000000" w:themeColor="text1"/>
          <w:highlight w:val="yellow"/>
          <w:lang w:val="es-MX"/>
        </w:rPr>
        <w:t>Fundação Getúlio Vargas</w:t>
      </w:r>
      <w:r w:rsidRPr="00AC3233">
        <w:rPr>
          <w:rFonts w:ascii="Aptos" w:eastAsia="Aptos" w:hAnsi="Aptos" w:cs="Aptos"/>
          <w:color w:val="000000" w:themeColor="text1"/>
          <w:lang w:val="es-MX"/>
        </w:rPr>
        <w:t xml:space="preserve">. Hoje ela está no </w:t>
      </w:r>
      <w:r w:rsidRPr="00FC02F7">
        <w:rPr>
          <w:rFonts w:ascii="Aptos" w:eastAsia="Aptos" w:hAnsi="Aptos" w:cs="Aptos"/>
          <w:color w:val="000000" w:themeColor="text1"/>
          <w:lang w:val="es-MX"/>
        </w:rPr>
        <w:t>POI,</w:t>
      </w:r>
    </w:p>
    <w:p w14:paraId="4CDE364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 xml:space="preserve">que é o Departamento de Produção e Logística Internacional. Mas ela também é engenheira civil e trabalha no programa de administração. A </w:t>
      </w:r>
      <w:r w:rsidRPr="00FC02F7">
        <w:rPr>
          <w:rFonts w:ascii="Aptos" w:eastAsia="Aptos" w:hAnsi="Aptos" w:cs="Aptos"/>
          <w:color w:val="000000" w:themeColor="text1"/>
          <w:highlight w:val="yellow"/>
          <w:lang w:val="es-MX"/>
        </w:rPr>
        <w:t>Inanda Federal do Mato Grosso do Sul</w:t>
      </w:r>
      <w:r w:rsidRPr="00AC3233">
        <w:rPr>
          <w:rFonts w:ascii="Aptos" w:eastAsia="Aptos" w:hAnsi="Aptos" w:cs="Aptos"/>
          <w:color w:val="000000" w:themeColor="text1"/>
          <w:lang w:val="es-MX"/>
        </w:rPr>
        <w:t>,</w:t>
      </w:r>
    </w:p>
    <w:p w14:paraId="03D61645"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nós temos a Adriane, ela também está em um curso de Engenharia Energética e também é formada em Engenharia. Tem o professor Charbel,</w:t>
      </w:r>
    </w:p>
    <w:p w14:paraId="472116E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 xml:space="preserve">que hoje está na </w:t>
      </w:r>
      <w:r w:rsidRPr="00000B79">
        <w:rPr>
          <w:rFonts w:ascii="Aptos" w:eastAsia="Aptos" w:hAnsi="Aptos" w:cs="Aptos"/>
          <w:color w:val="000000" w:themeColor="text1"/>
          <w:highlight w:val="yellow"/>
          <w:lang w:val="es-MX"/>
        </w:rPr>
        <w:t>Neoma Business School,</w:t>
      </w:r>
      <w:r w:rsidRPr="00AC3233">
        <w:rPr>
          <w:rFonts w:ascii="Aptos" w:eastAsia="Aptos" w:hAnsi="Aptos" w:cs="Aptos"/>
          <w:color w:val="000000" w:themeColor="text1"/>
          <w:lang w:val="es-MX"/>
        </w:rPr>
        <w:t xml:space="preserve"> na França. Ele é de formação em Engenharia. Ele é engenheiro de produção.</w:t>
      </w:r>
    </w:p>
    <w:p w14:paraId="5B797556"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 xml:space="preserve">E a esposa dele, a </w:t>
      </w:r>
      <w:r w:rsidRPr="00000B79">
        <w:rPr>
          <w:rFonts w:ascii="Aptos" w:eastAsia="Aptos" w:hAnsi="Aptos" w:cs="Aptos"/>
          <w:color w:val="000000" w:themeColor="text1"/>
          <w:highlight w:val="yellow"/>
          <w:lang w:val="es-MX"/>
        </w:rPr>
        <w:t>Ana Beatriz de Souza Jabor</w:t>
      </w:r>
      <w:r w:rsidRPr="00AC3233">
        <w:rPr>
          <w:rFonts w:ascii="Aptos" w:eastAsia="Aptos" w:hAnsi="Aptos" w:cs="Aptos"/>
          <w:color w:val="000000" w:themeColor="text1"/>
          <w:lang w:val="es-MX"/>
        </w:rPr>
        <w:t>, ela também é engenheira de produção e ela está... Não vou lembrar agora o nome da universidade,</w:t>
      </w:r>
    </w:p>
    <w:p w14:paraId="5D974C0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 xml:space="preserve">mas ela está numa universidade em Paris. E tem a professora Valentina do Chile, ela está na </w:t>
      </w:r>
      <w:r w:rsidRPr="00B13961">
        <w:rPr>
          <w:rFonts w:ascii="Aptos" w:eastAsia="Aptos" w:hAnsi="Aptos" w:cs="Aptos"/>
          <w:color w:val="000000" w:themeColor="text1"/>
          <w:highlight w:val="yellow"/>
          <w:lang w:val="es-MX"/>
        </w:rPr>
        <w:t>PUC Valparaíso</w:t>
      </w:r>
      <w:r w:rsidRPr="00AC3233">
        <w:rPr>
          <w:rFonts w:ascii="Aptos" w:eastAsia="Aptos" w:hAnsi="Aptos" w:cs="Aptos"/>
          <w:color w:val="000000" w:themeColor="text1"/>
          <w:lang w:val="es-MX"/>
        </w:rPr>
        <w:t>. Ela tem formação em nível de Street Sense,</w:t>
      </w:r>
    </w:p>
    <w:p w14:paraId="104C2540"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Mestrado de Administração e Doutorado de Administração Pública. Essa é a minha rede mais próxima. Curiosamente, não são os meus colegas de programa. Curiosamente, os meus colegas de pesquisa</w:t>
      </w:r>
    </w:p>
    <w:p w14:paraId="543DBC06"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são de outras instituições. Por que isso acontece? Eu trabalho em dois programas que são bem pequenininhos. São 12 professores em cada programa.</w:t>
      </w:r>
    </w:p>
    <w:p w14:paraId="5F631FB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Quando você tem essa característica, naturalmente os professores têm interesse bem definidos até para dar uma cobertura para os interesses dos alunos.</w:t>
      </w:r>
    </w:p>
    <w:p w14:paraId="78C4EB7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Então, muito embora eu tenha professores que trabalham sustentabilidade, que trabalham desenvolvimento sustentável nos programas,</w:t>
      </w:r>
    </w:p>
    <w:p w14:paraId="358A770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os nossos escopos prioritários de pesquisa são diferentes, até para atender diferentes interesses de alunos. Por isso que, ao longo da minha carreira,</w:t>
      </w:r>
    </w:p>
    <w:p w14:paraId="1C05C50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fui construindo essa rede e eu continuo trabalhando com essas pessoas. A gente tem uma sinergia boa, a gente funciona bem juntos,</w:t>
      </w:r>
    </w:p>
    <w:p w14:paraId="246463D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 é por isso que nós continuamos trabalhando juntos.</w:t>
      </w:r>
    </w:p>
    <w:p w14:paraId="3A567E07" w14:textId="77777777" w:rsidR="00AC3233" w:rsidRPr="00AC3233" w:rsidRDefault="00AC3233" w:rsidP="00AC3233">
      <w:pPr>
        <w:rPr>
          <w:rFonts w:ascii="Aptos" w:eastAsia="Aptos" w:hAnsi="Aptos" w:cs="Aptos"/>
          <w:color w:val="000000" w:themeColor="text1"/>
          <w:lang w:val="es-MX"/>
        </w:rPr>
      </w:pPr>
    </w:p>
    <w:p w14:paraId="232DAD5C" w14:textId="5194832A"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2A605B98"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Excelente. E no caso dos alunos, quem mais se conecta com a sua proposta? São da administração mesmo ou eles vêm de repente de outros programas?</w:t>
      </w:r>
    </w:p>
    <w:p w14:paraId="4DA6A066" w14:textId="77777777" w:rsidR="00AC3233" w:rsidRPr="00AC3233" w:rsidRDefault="00AC3233" w:rsidP="00AC3233">
      <w:pPr>
        <w:rPr>
          <w:rFonts w:ascii="Aptos" w:eastAsia="Aptos" w:hAnsi="Aptos" w:cs="Aptos"/>
          <w:color w:val="000000" w:themeColor="text1"/>
          <w:lang w:val="es-MX"/>
        </w:rPr>
      </w:pPr>
    </w:p>
    <w:p w14:paraId="0C643C27" w14:textId="2C72E6B6"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7C646880" w14:textId="60A02623" w:rsidR="00AC3233" w:rsidRPr="00AC3233" w:rsidRDefault="00AC3233" w:rsidP="00AC3233">
      <w:pPr>
        <w:rPr>
          <w:rFonts w:ascii="Aptos" w:eastAsia="Aptos" w:hAnsi="Aptos" w:cs="Aptos"/>
          <w:color w:val="000000" w:themeColor="text1"/>
          <w:lang w:val="es-MX"/>
        </w:rPr>
      </w:pPr>
      <w:r w:rsidRPr="7ECF6885">
        <w:rPr>
          <w:rFonts w:ascii="Aptos" w:eastAsia="Aptos" w:hAnsi="Aptos" w:cs="Aptos"/>
          <w:color w:val="0070C0"/>
          <w:lang w:val="es-MX"/>
        </w:rPr>
        <w:t xml:space="preserve"/>
      </w:r>
      <w:r w:rsidRPr="7ECF6885">
        <w:rPr>
          <w:rFonts w:ascii="Aptos" w:eastAsia="Aptos" w:hAnsi="Aptos" w:cs="Aptos"/>
          <w:color w:val="000000" w:themeColor="text1"/>
          <w:lang w:val="es-MX"/>
        </w:rPr>
        <w:t>São da administração, sim. São orientados em nível de gra</w:t>
      </w:r>
      <w:del w:id="3" w:author="iara@nossaterrafirme.com" w:date="2024-07-17T06:29:00Z">
        <w:r w:rsidRPr="7ECF6885" w:rsidDel="00AC3233">
          <w:rPr>
            <w:rFonts w:ascii="Aptos" w:eastAsia="Aptos" w:hAnsi="Aptos" w:cs="Aptos"/>
            <w:color w:val="000000" w:themeColor="text1"/>
            <w:lang w:val="es-MX"/>
          </w:rPr>
          <w:delText>v</w:delText>
        </w:r>
      </w:del>
      <w:ins w:id="4" w:author="iara@nossaterrafirme.com" w:date="2024-07-17T06:29:00Z">
        <w:r w:rsidR="2002EFCA" w:rsidRPr="7ECF6885">
          <w:rPr>
            <w:rFonts w:ascii="Aptos" w:eastAsia="Aptos" w:hAnsi="Aptos" w:cs="Aptos"/>
            <w:color w:val="000000" w:themeColor="text1"/>
            <w:lang w:val="es-MX"/>
          </w:rPr>
          <w:t>du</w:t>
        </w:r>
      </w:ins>
      <w:r w:rsidRPr="7ECF6885">
        <w:rPr>
          <w:rFonts w:ascii="Aptos" w:eastAsia="Aptos" w:hAnsi="Aptos" w:cs="Aptos"/>
          <w:color w:val="000000" w:themeColor="text1"/>
          <w:lang w:val="es-MX"/>
        </w:rPr>
        <w:t>ação, de graduação, mestrado e doutorado, que a gente tem nas duas instituições.</w:t>
      </w:r>
    </w:p>
    <w:p w14:paraId="3309E98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Agora, curiosamente, a Unisul pertence a uma rede, o nome dessa rede é ANIMA</w:t>
      </w:r>
      <w:r w:rsidRPr="00B13961">
        <w:rPr>
          <w:rFonts w:ascii="Aptos" w:eastAsia="Aptos" w:hAnsi="Aptos" w:cs="Aptos"/>
          <w:color w:val="000000" w:themeColor="text1"/>
          <w:highlight w:val="yellow"/>
          <w:lang w:val="es-MX"/>
        </w:rPr>
        <w:t>, Grupo ANIMA.</w:t>
      </w:r>
      <w:r w:rsidRPr="00AC3233">
        <w:rPr>
          <w:rFonts w:ascii="Aptos" w:eastAsia="Aptos" w:hAnsi="Aptos" w:cs="Aptos"/>
          <w:color w:val="000000" w:themeColor="text1"/>
          <w:lang w:val="es-MX"/>
        </w:rPr>
        <w:t xml:space="preserve"> Essa rede trabalha em três estados, então tem algumas iniciativas</w:t>
      </w:r>
    </w:p>
    <w:p w14:paraId="1E503FE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que não são só da Unisul, elas são do grupo. Então, por exemplo, teve agora uma iniciativa de iniciação científica que alunos de outras instituições podiam se inscrever.</w:t>
      </w:r>
    </w:p>
    <w:p w14:paraId="07B0375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Curiosamente, os meus orientando eles são de São Paulo, e são alunos do curso, chamou muita atenção, Relações Internacionais,</w:t>
      </w:r>
    </w:p>
    <w:p w14:paraId="0E46F353"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w:r>
      <w:r w:rsidRPr="00B13961">
        <w:rPr>
          <w:rFonts w:ascii="Aptos" w:eastAsia="Aptos" w:hAnsi="Aptos" w:cs="Aptos"/>
          <w:color w:val="0070C0"/>
          <w:highlight w:val="yellow"/>
          <w:lang w:val="es-MX"/>
        </w:rPr>
        <w:t xml:space="preserve"/>
      </w:r>
      <w:r w:rsidRPr="00B13961">
        <w:rPr>
          <w:rFonts w:ascii="Aptos" w:eastAsia="Aptos" w:hAnsi="Aptos" w:cs="Aptos"/>
          <w:color w:val="000000" w:themeColor="text1"/>
          <w:highlight w:val="yellow"/>
          <w:lang w:val="es-MX"/>
        </w:rPr>
        <w:t>Administração e Comércio Exterior</w:t>
      </w:r>
      <w:r w:rsidRPr="00AC3233">
        <w:rPr>
          <w:rFonts w:ascii="Aptos" w:eastAsia="Aptos" w:hAnsi="Aptos" w:cs="Aptos"/>
          <w:color w:val="000000" w:themeColor="text1"/>
          <w:lang w:val="es-MX"/>
        </w:rPr>
        <w:t>. Três graduações diferentes, eu achei isso muito interessante. E aqui em Chapecó, mas é porque a maioria dos nossos alunos trabalham,</w:t>
      </w:r>
    </w:p>
    <w:p w14:paraId="52F162E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já têm emprego, já estão nas empresas, eu não tenho orientando em nível de administração na graduação. A minha orientando em nível de graduação, ela é da área de direito.</w:t>
      </w:r>
    </w:p>
    <w:p w14:paraId="116C617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Então, era uma aluna que não tinha ainda emprego, ela aceitou a oportunidade de fazer a iniciação científica e aceitou o meu projeto. Então, eu estou trabalhando como aluna de direito.</w:t>
      </w:r>
    </w:p>
    <w:p w14:paraId="05E4878D" w14:textId="77777777" w:rsidR="00AC3233" w:rsidRPr="00AC3233" w:rsidRDefault="00AC3233" w:rsidP="00AC3233">
      <w:pPr>
        <w:rPr>
          <w:rFonts w:ascii="Aptos" w:eastAsia="Aptos" w:hAnsi="Aptos" w:cs="Aptos"/>
          <w:color w:val="000000" w:themeColor="text1"/>
          <w:lang w:val="es-MX"/>
        </w:rPr>
      </w:pPr>
    </w:p>
    <w:p w14:paraId="2B30D3DC" w14:textId="366A510A"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0B3C7C23"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Interessante. Doutora, como sujeito de pesquisa, quais que a senhora identifica, tanto na sua vida, quanto nos seus colegas da rede, nos seus orientandos,</w:t>
      </w:r>
    </w:p>
    <w:p w14:paraId="2A72FCB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que são as principais motivações para se abordar esses temas pertinentes ao florescimento humano? Sejam elas políticas, religiosas, sociais, científicas, como é que a senhora enxerga essa questão?</w:t>
      </w:r>
    </w:p>
    <w:p w14:paraId="1854F210" w14:textId="77777777" w:rsidR="00AC3233" w:rsidRPr="00AC3233" w:rsidRDefault="00AC3233" w:rsidP="00AC3233">
      <w:pPr>
        <w:rPr>
          <w:rFonts w:ascii="Aptos" w:eastAsia="Aptos" w:hAnsi="Aptos" w:cs="Aptos"/>
          <w:color w:val="000000" w:themeColor="text1"/>
          <w:lang w:val="es-MX"/>
        </w:rPr>
      </w:pPr>
    </w:p>
    <w:p w14:paraId="0DD70889" w14:textId="727B7B9D"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D6F368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Propósito. Propósito. Eu diria, porque assim, eu acredito que tudo inicia por princípios e valores que as pessoas têm.</w:t>
      </w:r>
    </w:p>
    <w:p w14:paraId="7E8AB85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Uma pessoa que tem propósito, ela vai olhar além de fazer pesquisa pela pesquisa. Ela vai olhar além de fazer projeto para atender edital. Ela quer deixar um legado</w:t>
      </w:r>
    </w:p>
    <w:p w14:paraId="2ACE0A3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 isso passa por propósito. Eu vou dizer assim, eu já estudei na minha graduação, quando eu fiz a minha graduação, nós estudávamos sistema de gestão ambiental.</w:t>
      </w:r>
    </w:p>
    <w:p w14:paraId="3D6BA818"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Era esse o termo que era usado. E na oportunidade, nós tivemos, um frigorífico grande aqui da nossa região,</w:t>
      </w:r>
    </w:p>
    <w:p w14:paraId="661C63B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que implementou a ISO 14001. Então eu fiz pesquisa acompanhando o processo de implementação da ISO 14001. Só que o conceito de sustentabilidade,</w:t>
      </w:r>
    </w:p>
    <w:p w14:paraId="6A29D910"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ele sempre volta revestido com um novo nome, uma nova roupagem. Quando eu fiz o ensino fundamental, a gente chamava meio ambiente. Mas antes disso,</w:t>
      </w:r>
    </w:p>
    <w:p w14:paraId="6279317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se chamava de ecologia. Depois veio o conceito de natureza. Depois veio o conceito de sistema de gestão ambiental. Lá pela década de 2000, a gente começou a falar em sustentabilidade.</w:t>
      </w:r>
    </w:p>
    <w:p w14:paraId="5E6CCA8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Lá por 2017, a gente começou a falar de economia circular no Brasil. E agora a gente fala em socio-bioeconomia. É o novo conceito que está vindo aí.</w:t>
      </w:r>
    </w:p>
    <w:p w14:paraId="0EA34EE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Então o que é isso? Eu entendo que é uma questão de comércio. Nós estamos numa área de business, negócios. Na área de business, esses conceitos, eles se transformam</w:t>
      </w:r>
    </w:p>
    <w:p w14:paraId="2A16B8E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em produtos vendáveis. Seja um método de consultoria, um método de assessoria, um método de suporte para as organizações implementarem essas práticas.</w:t>
      </w:r>
    </w:p>
    <w:p w14:paraId="44C1411A"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Então essa nova roupagem é um novo despertar para as organizações, no sentido assim, para elas se atentarem a esses conceitos que estão aí.</w:t>
      </w:r>
    </w:p>
    <w:p w14:paraId="44EB569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Mas na essência, eles partem todos do mesmo pressuposto. Na sua gênese, a gênese deles é similar.</w:t>
      </w:r>
    </w:p>
    <w:p w14:paraId="1365B806" w14:textId="77777777" w:rsidR="00AC3233" w:rsidRPr="00AC3233" w:rsidRDefault="00AC3233" w:rsidP="00AC3233">
      <w:pPr>
        <w:rPr>
          <w:rFonts w:ascii="Aptos" w:eastAsia="Aptos" w:hAnsi="Aptos" w:cs="Aptos"/>
          <w:color w:val="000000" w:themeColor="text1"/>
          <w:lang w:val="es-MX"/>
        </w:rPr>
      </w:pPr>
    </w:p>
    <w:p w14:paraId="40517780" w14:textId="33C404CE"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1062419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Com certeza. E assim, na sua visão, quais são os recursos necessários para promover essas capacidades de pesquisa entre os sujeitos de pesquisa</w:t>
      </w:r>
    </w:p>
    <w:p w14:paraId="247C154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para abordar esses temas pertinentes? Na economia circular e o florescimento humano. Tanto no Brasil, quanto na América Latina como um todo.</w:t>
      </w:r>
    </w:p>
    <w:p w14:paraId="474823B2" w14:textId="77777777" w:rsidR="00AC3233" w:rsidRPr="00AC3233" w:rsidRDefault="00AC3233" w:rsidP="00AC3233">
      <w:pPr>
        <w:rPr>
          <w:rFonts w:ascii="Aptos" w:eastAsia="Aptos" w:hAnsi="Aptos" w:cs="Aptos"/>
          <w:color w:val="000000" w:themeColor="text1"/>
          <w:lang w:val="es-MX"/>
        </w:rPr>
      </w:pPr>
    </w:p>
    <w:p w14:paraId="358E4FA3" w14:textId="32FCCCF1"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F91F03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Olha, eu acredito que as pessoas têm que despertar para essa possibilidade. Talvez o que mais incentiva é quando tem edital de fomento que financia, porque ninguém faz</w:t>
      </w:r>
    </w:p>
    <w:p w14:paraId="0CBA2DB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pesquisa de graça. De alguma forma você precisa ter um suporte financeiro para você conseguir viabilizar a sua pesquisa. Então aquilo que os editais elegem como temas prioritários</w:t>
      </w:r>
    </w:p>
    <w:p w14:paraId="5D780830"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tendem a ser aqueles temas que têm mais potencial de sucesso. Uma segunda coisa que no meu ponto de vista é elementar é você ter a oportunidade de interagir com pesquisadores de outras</w:t>
      </w:r>
    </w:p>
    <w:p w14:paraId="60DF034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instituições de ensino. Mais uma vez, a tecnologia faz toda a diferença. Hoje você consegue fazer um call conectando pessoas de todos os países</w:t>
      </w:r>
    </w:p>
    <w:p w14:paraId="668EE0C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da América Latina em tempo real. Então isso é muito positivo. Mas para você conseguir viabilizar isso, você no mínimo tem que ter essa proatividade,</w:t>
      </w:r>
    </w:p>
    <w:p w14:paraId="12527F3A"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essa iniciativa de ir lá identificar quem é o sujeito, identificar o contato dele, fazer essa interação. E aí eu vejo que nem sempre</w:t>
      </w:r>
    </w:p>
    <w:p w14:paraId="01E77F6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os nossos pesquisadores eles estão propensos a fazerem tudo isso. Porque de certa forma é um trabalhinho.</w:t>
      </w:r>
    </w:p>
    <w:p w14:paraId="290E85A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É uma demanda do pesquisador um trabalho adicional. Então, por exemplo, eu tenho colegas que eles preferem</w:t>
      </w:r>
    </w:p>
    <w:p w14:paraId="2D293FB8"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trabalhar só localmente. Eles não têm interesse de se conectar fora. Então eles olham muito mais as demandas locais e para eles isso já é uma contribuição suficiente.</w:t>
      </w:r>
    </w:p>
    <w:p w14:paraId="227E323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Eu já gosto de fazer essas redes, que eu acho legal quando você tem diferentes condições, diferentes perspectivas, diferentes contextos, me parece que enriquece mais.</w:t>
      </w:r>
    </w:p>
    <w:p w14:paraId="5E5A1112"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Me parece que você tem um potencial de contribuição mais significativo quando você trabalha nessa perspectiva.</w:t>
      </w:r>
    </w:p>
    <w:p w14:paraId="404DC13F" w14:textId="77777777" w:rsidR="00AC3233" w:rsidRPr="00AC3233" w:rsidRDefault="00AC3233" w:rsidP="00AC3233">
      <w:pPr>
        <w:rPr>
          <w:rFonts w:ascii="Aptos" w:eastAsia="Aptos" w:hAnsi="Aptos" w:cs="Aptos"/>
          <w:color w:val="000000" w:themeColor="text1"/>
          <w:lang w:val="es-MX"/>
        </w:rPr>
      </w:pPr>
    </w:p>
    <w:p w14:paraId="01FB6256" w14:textId="50646CCF"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23F8258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Faz todo sentido. E quais seriam os principais órgãos de pesquisa nesse tema que a senhora destacaria aqui no Brasil e na América Latina? Sejam associações profissionais, acadêmicas, eu não sei se a rede que a senhora</w:t>
      </w:r>
    </w:p>
    <w:p w14:paraId="01C587C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mencionou é formalizada, tem um nome, redes, hubs, congressos?</w:t>
      </w:r>
    </w:p>
    <w:p w14:paraId="11F71AA4" w14:textId="77777777" w:rsidR="00AC3233" w:rsidRPr="00AC3233" w:rsidRDefault="00AC3233" w:rsidP="00AC3233">
      <w:pPr>
        <w:rPr>
          <w:rFonts w:ascii="Aptos" w:eastAsia="Aptos" w:hAnsi="Aptos" w:cs="Aptos"/>
          <w:color w:val="000000" w:themeColor="text1"/>
          <w:lang w:val="es-MX"/>
        </w:rPr>
      </w:pPr>
    </w:p>
    <w:p w14:paraId="4FC5B948" w14:textId="20234F71"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lastRenderedPageBreak/>
        <w:t>Simone Sehnem</w:t>
      </w:r>
    </w:p>
    <w:p w14:paraId="6F61D65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Assim, nós no Brasil nós temos como entidade de fomento CNPq, a Capes, e as fundações de amparo</w:t>
      </w:r>
    </w:p>
    <w:p w14:paraId="1769E4D6"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 xml:space="preserve">à pesquisa que são estaduais. Então no estado </w:t>
      </w:r>
      <w:r w:rsidRPr="00272239">
        <w:rPr>
          <w:rFonts w:ascii="Aptos" w:eastAsia="Aptos" w:hAnsi="Aptos" w:cs="Aptos"/>
          <w:color w:val="000000" w:themeColor="text1"/>
          <w:highlight w:val="yellow"/>
          <w:lang w:val="es-MX"/>
        </w:rPr>
        <w:t>de Santa Catarina ela se chama FAPESC</w:t>
      </w:r>
      <w:r w:rsidRPr="00AC3233">
        <w:rPr>
          <w:rFonts w:ascii="Aptos" w:eastAsia="Aptos" w:hAnsi="Aptos" w:cs="Aptos"/>
          <w:color w:val="000000" w:themeColor="text1"/>
          <w:lang w:val="es-MX"/>
        </w:rPr>
        <w:t xml:space="preserve">. </w:t>
      </w:r>
      <w:r w:rsidRPr="00272239">
        <w:rPr>
          <w:rFonts w:ascii="Aptos" w:eastAsia="Aptos" w:hAnsi="Aptos" w:cs="Aptos"/>
          <w:color w:val="000000" w:themeColor="text1"/>
          <w:highlight w:val="yellow"/>
          <w:lang w:val="es-MX"/>
        </w:rPr>
        <w:t>São Paulo é FAPESP</w:t>
      </w:r>
      <w:r w:rsidRPr="00AC3233">
        <w:rPr>
          <w:rFonts w:ascii="Aptos" w:eastAsia="Aptos" w:hAnsi="Aptos" w:cs="Aptos"/>
          <w:color w:val="000000" w:themeColor="text1"/>
          <w:lang w:val="es-MX"/>
        </w:rPr>
        <w:t>. Então hoje são essas três as principais.</w:t>
      </w:r>
    </w:p>
    <w:p w14:paraId="547CB5F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Mas, por exemplo, agora tem o edital aberto da Amazônia mais 10, que é a Bridescâncil, que está entrando com o fomento. Então existem algumas iniciativas</w:t>
      </w:r>
    </w:p>
    <w:p w14:paraId="4F5E995B" w14:textId="1A5F2DD3" w:rsidR="00AC3233" w:rsidRPr="00AC3233" w:rsidRDefault="00AC3233" w:rsidP="00AC3233">
      <w:pPr>
        <w:rPr>
          <w:rFonts w:ascii="Aptos" w:eastAsia="Aptos" w:hAnsi="Aptos" w:cs="Aptos"/>
          <w:color w:val="000000" w:themeColor="text1"/>
          <w:lang w:val="es-MX"/>
        </w:rPr>
      </w:pPr>
      <w:r w:rsidRPr="7ECF6885">
        <w:rPr>
          <w:rFonts w:ascii="Aptos" w:eastAsia="Aptos" w:hAnsi="Aptos" w:cs="Aptos"/>
          <w:color w:val="0070C0"/>
          <w:lang w:val="es-MX"/>
        </w:rPr>
        <w:t xml:space="preserve"/>
      </w:r>
      <w:r w:rsidRPr="7ECF6885">
        <w:rPr>
          <w:rFonts w:ascii="Aptos" w:eastAsia="Aptos" w:hAnsi="Aptos" w:cs="Aptos"/>
          <w:color w:val="000000" w:themeColor="text1"/>
          <w:lang w:val="es-MX"/>
        </w:rPr>
        <w:t xml:space="preserve">assim, isoladas, onde você tem o </w:t>
      </w:r>
      <w:r w:rsidRPr="7ECF6885">
        <w:rPr>
          <w:rFonts w:ascii="Aptos" w:eastAsia="Aptos" w:hAnsi="Aptos" w:cs="Aptos"/>
          <w:color w:val="000000" w:themeColor="text1"/>
          <w:highlight w:val="yellow"/>
          <w:lang w:val="es-MX"/>
        </w:rPr>
        <w:t>Fundo Newton</w:t>
      </w:r>
      <w:r w:rsidRPr="7ECF6885">
        <w:rPr>
          <w:rFonts w:ascii="Aptos" w:eastAsia="Aptos" w:hAnsi="Aptos" w:cs="Aptos"/>
          <w:color w:val="000000" w:themeColor="text1"/>
          <w:lang w:val="es-MX"/>
        </w:rPr>
        <w:t xml:space="preserve">, você tem </w:t>
      </w:r>
      <w:r w:rsidRPr="7ECF6885">
        <w:rPr>
          <w:rFonts w:ascii="Aptos" w:eastAsia="Aptos" w:hAnsi="Aptos" w:cs="Aptos"/>
          <w:color w:val="000000" w:themeColor="text1"/>
          <w:highlight w:val="yellow"/>
          <w:lang w:val="es-MX"/>
          <w:rPrChange w:id="5" w:author="iara@nossaterrafirme.com" w:date="2024-07-17T06:34:00Z">
            <w:rPr>
              <w:rFonts w:ascii="Aptos" w:eastAsia="Aptos" w:hAnsi="Aptos" w:cs="Aptos"/>
              <w:color w:val="000000" w:themeColor="text1"/>
              <w:lang w:val="es-MX"/>
            </w:rPr>
          </w:rPrChange>
        </w:rPr>
        <w:t>Br</w:t>
      </w:r>
      <w:ins w:id="6" w:author="iara@nossaterrafirme.com" w:date="2024-07-17T06:34:00Z">
        <w:r w:rsidR="444CFAB6" w:rsidRPr="7ECF6885">
          <w:rPr>
            <w:rFonts w:ascii="Aptos" w:eastAsia="Aptos" w:hAnsi="Aptos" w:cs="Aptos"/>
            <w:color w:val="000000" w:themeColor="text1"/>
            <w:highlight w:val="yellow"/>
            <w:lang w:val="es-MX"/>
            <w:rPrChange w:id="7" w:author="iara@nossaterrafirme.com" w:date="2024-07-17T06:34:00Z">
              <w:rPr>
                <w:rFonts w:ascii="Aptos" w:eastAsia="Aptos" w:hAnsi="Aptos" w:cs="Aptos"/>
                <w:color w:val="000000" w:themeColor="text1"/>
                <w:lang w:val="es-MX"/>
              </w:rPr>
            </w:rPrChange>
          </w:rPr>
          <w:t>itish Counci</w:t>
        </w:r>
        <w:r w:rsidR="444CFAB6" w:rsidRPr="7ECF6885">
          <w:rPr>
            <w:rFonts w:ascii="Aptos" w:eastAsia="Aptos" w:hAnsi="Aptos" w:cs="Aptos"/>
            <w:color w:val="000000" w:themeColor="text1"/>
            <w:lang w:val="es-MX"/>
          </w:rPr>
          <w:t>l</w:t>
        </w:r>
      </w:ins>
      <w:del w:id="8" w:author="iara@nossaterrafirme.com" w:date="2024-07-17T06:34:00Z">
        <w:r w:rsidRPr="7ECF6885" w:rsidDel="00AC3233">
          <w:rPr>
            <w:rFonts w:ascii="Aptos" w:eastAsia="Aptos" w:hAnsi="Aptos" w:cs="Aptos"/>
            <w:color w:val="000000" w:themeColor="text1"/>
            <w:lang w:val="es-MX"/>
          </w:rPr>
          <w:delText>idescâncil,</w:delText>
        </w:r>
      </w:del>
      <w:r w:rsidRPr="7ECF6885">
        <w:rPr>
          <w:rFonts w:ascii="Aptos" w:eastAsia="Aptos" w:hAnsi="Aptos" w:cs="Aptos"/>
          <w:color w:val="000000" w:themeColor="text1"/>
          <w:lang w:val="es-MX"/>
        </w:rPr>
        <w:t xml:space="preserve"> você tem aquela entidade de fomento alemã que agora eu não me recordo o nome, tem a </w:t>
      </w:r>
      <w:r w:rsidRPr="7ECF6885">
        <w:rPr>
          <w:rFonts w:ascii="Aptos" w:eastAsia="Aptos" w:hAnsi="Aptos" w:cs="Aptos"/>
          <w:color w:val="000000" w:themeColor="text1"/>
          <w:highlight w:val="yellow"/>
          <w:lang w:val="es-MX"/>
          <w:rPrChange w:id="9" w:author="iara@nossaterrafirme.com" w:date="2024-07-17T06:35:00Z">
            <w:rPr>
              <w:rFonts w:ascii="Aptos" w:eastAsia="Aptos" w:hAnsi="Aptos" w:cs="Aptos"/>
              <w:color w:val="000000" w:themeColor="text1"/>
              <w:lang w:val="es-MX"/>
            </w:rPr>
          </w:rPrChange>
        </w:rPr>
        <w:t>Fulbright</w:t>
      </w:r>
      <w:r w:rsidRPr="7ECF6885">
        <w:rPr>
          <w:rFonts w:ascii="Aptos" w:eastAsia="Aptos" w:hAnsi="Aptos" w:cs="Aptos"/>
          <w:color w:val="000000" w:themeColor="text1"/>
          <w:lang w:val="es-MX"/>
        </w:rPr>
        <w:t>.</w:t>
      </w:r>
    </w:p>
    <w:p w14:paraId="7B2E07D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Geise?</w:t>
      </w:r>
    </w:p>
    <w:p w14:paraId="2FF0478F" w14:textId="77777777" w:rsidR="00AC3233" w:rsidRPr="000F0332" w:rsidRDefault="00AC3233" w:rsidP="00AC3233">
      <w:pPr>
        <w:rPr>
          <w:rFonts w:ascii="Aptos" w:eastAsia="Aptos" w:hAnsi="Aptos" w:cs="Aptos"/>
          <w:b/>
          <w:bCs/>
          <w:color w:val="000000" w:themeColor="text1"/>
          <w:lang w:val="es-MX"/>
        </w:rPr>
      </w:pPr>
    </w:p>
    <w:p w14:paraId="2FF5FB1D" w14:textId="57228F79"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0AAF49E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Será que é a Geise? Geise, alemã?</w:t>
      </w:r>
    </w:p>
    <w:p w14:paraId="01B3BA08" w14:textId="77777777" w:rsidR="00AC3233" w:rsidRPr="00AC3233" w:rsidRDefault="00AC3233" w:rsidP="00AC3233">
      <w:pPr>
        <w:rPr>
          <w:rFonts w:ascii="Aptos" w:eastAsia="Aptos" w:hAnsi="Aptos" w:cs="Aptos"/>
          <w:color w:val="000000" w:themeColor="text1"/>
          <w:lang w:val="es-MX"/>
        </w:rPr>
      </w:pPr>
    </w:p>
    <w:p w14:paraId="66F46978" w14:textId="1B1C3546"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497F1303"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Não, ela tem um outro nome, depois se eu lembrar eu te mando. Vou lembrar agora, mas depois eu vejo e mando para você. Fica bem tranquila.</w:t>
      </w:r>
    </w:p>
    <w:p w14:paraId="2B093295"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 aí, geralmente você se ampara nessas entidades mais tradicionais, que são aquelas que tendem a viabilizar</w:t>
      </w:r>
    </w:p>
    <w:p w14:paraId="1AE6457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editais para esse tipo de pesquisa.</w:t>
      </w:r>
    </w:p>
    <w:p w14:paraId="0F0396B6" w14:textId="77777777" w:rsidR="00AC3233" w:rsidRPr="00AC3233" w:rsidRDefault="00AC3233" w:rsidP="00AC3233">
      <w:pPr>
        <w:rPr>
          <w:rFonts w:ascii="Aptos" w:eastAsia="Aptos" w:hAnsi="Aptos" w:cs="Aptos"/>
          <w:color w:val="000000" w:themeColor="text1"/>
          <w:lang w:val="es-MX"/>
        </w:rPr>
      </w:pPr>
    </w:p>
    <w:p w14:paraId="17B98B9A" w14:textId="31380DAF"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442D515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Sim</w:t>
      </w:r>
      <w:r w:rsidRPr="005655E8">
        <w:rPr>
          <w:rFonts w:ascii="Aptos" w:eastAsia="Aptos" w:hAnsi="Aptos" w:cs="Aptos"/>
          <w:color w:val="000000" w:themeColor="text1"/>
          <w:highlight w:val="yellow"/>
          <w:lang w:val="es-MX"/>
        </w:rPr>
        <w:t>. DAAD</w:t>
      </w:r>
      <w:r w:rsidRPr="00AC3233">
        <w:rPr>
          <w:rFonts w:ascii="Aptos" w:eastAsia="Aptos" w:hAnsi="Aptos" w:cs="Aptos"/>
          <w:color w:val="000000" w:themeColor="text1"/>
          <w:lang w:val="es-MX"/>
        </w:rPr>
        <w:t xml:space="preserve"> é o nome da entidade.</w:t>
      </w:r>
    </w:p>
    <w:p w14:paraId="19971C07" w14:textId="77777777" w:rsidR="00AC3233" w:rsidRPr="00AC3233" w:rsidRDefault="00AC3233" w:rsidP="00AC3233">
      <w:pPr>
        <w:rPr>
          <w:rFonts w:ascii="Aptos" w:eastAsia="Aptos" w:hAnsi="Aptos" w:cs="Aptos"/>
          <w:color w:val="000000" w:themeColor="text1"/>
          <w:lang w:val="es-MX"/>
        </w:rPr>
      </w:pPr>
    </w:p>
    <w:p w14:paraId="551AF7B5" w14:textId="7D7584F1"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69DB95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D-A-A-D. É. É da Alemanha.</w:t>
      </w:r>
    </w:p>
    <w:p w14:paraId="6BDB14BE" w14:textId="77777777" w:rsidR="00AC3233" w:rsidRPr="00AC3233" w:rsidRDefault="00AC3233" w:rsidP="00AC3233">
      <w:pPr>
        <w:rPr>
          <w:rFonts w:ascii="Aptos" w:eastAsia="Aptos" w:hAnsi="Aptos" w:cs="Aptos"/>
          <w:color w:val="000000" w:themeColor="text1"/>
          <w:lang w:val="es-MX"/>
        </w:rPr>
      </w:pPr>
    </w:p>
    <w:p w14:paraId="4EB79F54" w14:textId="7B0A1AB9"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lastRenderedPageBreak/>
        <w:t>Iara Vicente</w:t>
      </w:r>
    </w:p>
    <w:p w14:paraId="75683F5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Então ainda é uma coisa super, é pelas principais organizações, não é? Não tem órgãos especializados? Não, não tem.</w:t>
      </w:r>
    </w:p>
    <w:p w14:paraId="3B52E70A" w14:textId="77777777" w:rsidR="00AC3233" w:rsidRPr="00AC3233" w:rsidRDefault="00AC3233" w:rsidP="00AC3233">
      <w:pPr>
        <w:rPr>
          <w:rFonts w:ascii="Aptos" w:eastAsia="Aptos" w:hAnsi="Aptos" w:cs="Aptos"/>
          <w:color w:val="000000" w:themeColor="text1"/>
          <w:lang w:val="es-MX"/>
        </w:rPr>
      </w:pPr>
    </w:p>
    <w:p w14:paraId="76763CFA" w14:textId="0EF39590"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310E3490"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 xml:space="preserve">Nós temos algumas iniciativas no sentido assim, nós temos o </w:t>
      </w:r>
      <w:r w:rsidRPr="00F00F22">
        <w:rPr>
          <w:rFonts w:ascii="Aptos" w:eastAsia="Aptos" w:hAnsi="Aptos" w:cs="Aptos"/>
          <w:color w:val="000000" w:themeColor="text1"/>
          <w:highlight w:val="yellow"/>
          <w:lang w:val="es-MX"/>
        </w:rPr>
        <w:t>Núcleo Brasileiro de Economia Circular</w:t>
      </w:r>
      <w:r w:rsidRPr="00AC3233">
        <w:rPr>
          <w:rFonts w:ascii="Aptos" w:eastAsia="Aptos" w:hAnsi="Aptos" w:cs="Aptos"/>
          <w:color w:val="000000" w:themeColor="text1"/>
          <w:lang w:val="es-MX"/>
        </w:rPr>
        <w:t xml:space="preserve">, nós temos a </w:t>
      </w:r>
      <w:r w:rsidRPr="00F00F22">
        <w:rPr>
          <w:rFonts w:ascii="Aptos" w:eastAsia="Aptos" w:hAnsi="Aptos" w:cs="Aptos"/>
          <w:color w:val="000000" w:themeColor="text1"/>
          <w:highlight w:val="yellow"/>
          <w:lang w:val="es-MX"/>
        </w:rPr>
        <w:t>Rede de Pesquisadores</w:t>
      </w:r>
      <w:r w:rsidRPr="00AC3233">
        <w:rPr>
          <w:rFonts w:ascii="Aptos" w:eastAsia="Aptos" w:hAnsi="Aptos" w:cs="Aptos"/>
          <w:color w:val="000000" w:themeColor="text1"/>
          <w:lang w:val="es-MX"/>
        </w:rPr>
        <w:t>, tem o</w:t>
      </w:r>
    </w:p>
    <w:p w14:paraId="090347F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F00F22">
        <w:rPr>
          <w:rFonts w:ascii="Aptos" w:eastAsia="Aptos" w:hAnsi="Aptos" w:cs="Aptos"/>
          <w:color w:val="000000" w:themeColor="text1"/>
          <w:highlight w:val="yellow"/>
          <w:lang w:val="es-MX"/>
        </w:rPr>
        <w:t>Circle Economy Club</w:t>
      </w:r>
      <w:r w:rsidRPr="00AC3233">
        <w:rPr>
          <w:rFonts w:ascii="Aptos" w:eastAsia="Aptos" w:hAnsi="Aptos" w:cs="Aptos"/>
          <w:color w:val="000000" w:themeColor="text1"/>
          <w:lang w:val="es-MX"/>
        </w:rPr>
        <w:t xml:space="preserve">, que é europeu, a própria </w:t>
      </w:r>
      <w:r w:rsidRPr="00F00F22">
        <w:rPr>
          <w:rFonts w:ascii="Aptos" w:eastAsia="Aptos" w:hAnsi="Aptos" w:cs="Aptos"/>
          <w:color w:val="000000" w:themeColor="text1"/>
          <w:highlight w:val="yellow"/>
          <w:lang w:val="es-MX"/>
        </w:rPr>
        <w:t>Ellen McCartney Foundation</w:t>
      </w:r>
      <w:r w:rsidRPr="00AC3233">
        <w:rPr>
          <w:rFonts w:ascii="Aptos" w:eastAsia="Aptos" w:hAnsi="Aptos" w:cs="Aptos"/>
          <w:color w:val="000000" w:themeColor="text1"/>
          <w:lang w:val="es-MX"/>
        </w:rPr>
        <w:t>, ela faz o movimento, nós temos um escritório da Ellen McCartney no</w:t>
      </w:r>
    </w:p>
    <w:p w14:paraId="5DEC856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Brasil, são algumas iniciativas. Só que assim, esses movimentos, eles não têm recurso, ou quando tem, não viabiliza para ampla concorrência da</w:t>
      </w:r>
    </w:p>
    <w:p w14:paraId="55C7975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comunidade científica, projetos específicos elaborados por eles. E aí em termos de disseminação do conceito, nós temos aqui algumas conferências</w:t>
      </w:r>
    </w:p>
    <w:p w14:paraId="6506B2C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 xml:space="preserve">acadêmicas, que trabalham muito forte com isso, não é? Nós temos o Enampad, o </w:t>
      </w:r>
      <w:r w:rsidRPr="00096DBB">
        <w:rPr>
          <w:rFonts w:ascii="Aptos" w:eastAsia="Aptos" w:hAnsi="Aptos" w:cs="Aptos"/>
          <w:color w:val="000000" w:themeColor="text1"/>
          <w:highlight w:val="yellow"/>
          <w:lang w:val="es-MX"/>
        </w:rPr>
        <w:t>Encontro Nacional de Pós-Graduação em Administração</w:t>
      </w:r>
      <w:r w:rsidRPr="00AC3233">
        <w:rPr>
          <w:rFonts w:ascii="Aptos" w:eastAsia="Aptos" w:hAnsi="Aptos" w:cs="Aptos"/>
          <w:color w:val="000000" w:themeColor="text1"/>
          <w:lang w:val="es-MX"/>
        </w:rPr>
        <w:t>, dentro desse congresso, nós temos</w:t>
      </w:r>
    </w:p>
    <w:p w14:paraId="4D05A75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 xml:space="preserve">a divisão que se chama </w:t>
      </w:r>
      <w:r w:rsidRPr="00E02137">
        <w:rPr>
          <w:rFonts w:ascii="Aptos" w:eastAsia="Aptos" w:hAnsi="Aptos" w:cs="Aptos"/>
          <w:color w:val="000000" w:themeColor="text1"/>
          <w:highlight w:val="yellow"/>
          <w:lang w:val="es-MX"/>
        </w:rPr>
        <w:t>GOAL</w:t>
      </w:r>
      <w:r w:rsidRPr="00AC3233">
        <w:rPr>
          <w:rFonts w:ascii="Aptos" w:eastAsia="Aptos" w:hAnsi="Aptos" w:cs="Aptos"/>
          <w:color w:val="000000" w:themeColor="text1"/>
          <w:lang w:val="es-MX"/>
        </w:rPr>
        <w:t>, não é? Que é a divisão que trabalha com operações e logística internacional. E ali dentro nós temos uma sessão temática específica de economia circular.</w:t>
      </w:r>
    </w:p>
    <w:p w14:paraId="6CF21BD5"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 xml:space="preserve">O </w:t>
      </w:r>
      <w:r w:rsidRPr="00E02137">
        <w:rPr>
          <w:rFonts w:ascii="Aptos" w:eastAsia="Aptos" w:hAnsi="Aptos" w:cs="Aptos"/>
          <w:color w:val="000000" w:themeColor="text1"/>
          <w:highlight w:val="yellow"/>
          <w:lang w:val="es-MX"/>
        </w:rPr>
        <w:t>SEMEAD</w:t>
      </w:r>
      <w:r w:rsidRPr="00AC3233">
        <w:rPr>
          <w:rFonts w:ascii="Aptos" w:eastAsia="Aptos" w:hAnsi="Aptos" w:cs="Aptos"/>
          <w:color w:val="000000" w:themeColor="text1"/>
          <w:lang w:val="es-MX"/>
        </w:rPr>
        <w:t>, que é o segundo maior congresso de administração do Brasil, é organizado pela USP, e tem uma sessão temática específica, que fala de economia circular, que também</w:t>
      </w:r>
    </w:p>
    <w:p w14:paraId="1F22A90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está dentro da área de operações. O Engema, que é outro congresso, que é o primeiro e mais tradicional congresso de sustentabilidade no Brasil, organizado pela USP, tem uma</w:t>
      </w:r>
    </w:p>
    <w:p w14:paraId="0FBC162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 xml:space="preserve">sessão específica de operações sustentáveis e economia circular. E aí tem o INOVAR, que é um congresso organizado pela </w:t>
      </w:r>
      <w:r w:rsidRPr="00B32457">
        <w:rPr>
          <w:rFonts w:ascii="Aptos" w:eastAsia="Aptos" w:hAnsi="Aptos" w:cs="Aptos"/>
          <w:color w:val="000000" w:themeColor="text1"/>
          <w:highlight w:val="yellow"/>
          <w:lang w:val="es-MX"/>
        </w:rPr>
        <w:t>Universidade Federal de Santa Maria</w:t>
      </w:r>
      <w:r w:rsidRPr="00AC3233">
        <w:rPr>
          <w:rFonts w:ascii="Aptos" w:eastAsia="Aptos" w:hAnsi="Aptos" w:cs="Aptos"/>
          <w:color w:val="000000" w:themeColor="text1"/>
          <w:lang w:val="es-MX"/>
        </w:rPr>
        <w:t>, que também tem divisão que fala sobre</w:t>
      </w:r>
    </w:p>
    <w:p w14:paraId="3DAA225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 xml:space="preserve">economia circular, não é? Então são iniciativas, o </w:t>
      </w:r>
      <w:r w:rsidRPr="00B32457">
        <w:rPr>
          <w:rFonts w:ascii="Aptos" w:eastAsia="Aptos" w:hAnsi="Aptos" w:cs="Aptos"/>
          <w:color w:val="000000" w:themeColor="text1"/>
          <w:highlight w:val="yellow"/>
          <w:lang w:val="es-MX"/>
        </w:rPr>
        <w:t>SIMPOI</w:t>
      </w:r>
      <w:r w:rsidRPr="00AC3233">
        <w:rPr>
          <w:rFonts w:ascii="Aptos" w:eastAsia="Aptos" w:hAnsi="Aptos" w:cs="Aptos"/>
          <w:color w:val="000000" w:themeColor="text1"/>
          <w:lang w:val="es-MX"/>
        </w:rPr>
        <w:t xml:space="preserve">, que é da área de produção, operações e logística internacional, ele virou evento divisional da </w:t>
      </w:r>
      <w:r w:rsidRPr="00B32457">
        <w:rPr>
          <w:rFonts w:ascii="Aptos" w:eastAsia="Aptos" w:hAnsi="Aptos" w:cs="Aptos"/>
          <w:color w:val="000000" w:themeColor="text1"/>
          <w:highlight w:val="yellow"/>
          <w:lang w:val="es-MX"/>
        </w:rPr>
        <w:t>AMPAD,</w:t>
      </w:r>
      <w:r w:rsidRPr="00AC3233">
        <w:rPr>
          <w:rFonts w:ascii="Aptos" w:eastAsia="Aptos" w:hAnsi="Aptos" w:cs="Aptos"/>
          <w:color w:val="000000" w:themeColor="text1"/>
          <w:lang w:val="es-MX"/>
        </w:rPr>
        <w:t xml:space="preserve"> da</w:t>
      </w:r>
    </w:p>
    <w:p w14:paraId="42F362F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
      </w:r>
      <w:r w:rsidRPr="00B32457">
        <w:rPr>
          <w:rFonts w:ascii="Aptos" w:eastAsia="Aptos" w:hAnsi="Aptos" w:cs="Aptos"/>
          <w:color w:val="000000" w:themeColor="text1"/>
          <w:highlight w:val="yellow"/>
          <w:lang w:val="es-MX"/>
        </w:rPr>
        <w:t>Associação Nacional de Pós-Graduação em Administração</w:t>
      </w:r>
      <w:r w:rsidRPr="00AC3233">
        <w:rPr>
          <w:rFonts w:ascii="Aptos" w:eastAsia="Aptos" w:hAnsi="Aptos" w:cs="Aptos"/>
          <w:color w:val="000000" w:themeColor="text1"/>
          <w:lang w:val="es-MX"/>
        </w:rPr>
        <w:t>, também tem sessão temática específica de economia circular. Então, assim, a comunidade científica, ela está muito bem servida de oportunidades,</w:t>
      </w:r>
    </w:p>
    <w:p w14:paraId="0E28093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para disseminar o conceito e para socializar as pesquisas que são realizadas no tema. E aí tem alguns outros movimentos, que é os PRACTITIONERS,</w:t>
      </w:r>
    </w:p>
    <w:p w14:paraId="30F5CC36"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aqueles que estão mais focados no dia a dia das empresas, que seria a área mais técnica muitas vezes. Também tem movimentos, eu tenho</w:t>
      </w:r>
    </w:p>
    <w:p w14:paraId="60A7EF8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algumas redes de WhatsApp que eu participo que é específico desse perfil de profissional, para também fazer palestras, compartilham resultados de pesquisa,</w:t>
      </w:r>
    </w:p>
    <w:p w14:paraId="259E26C7" w14:textId="77777777" w:rsidR="00AC3233" w:rsidRPr="00AC3233" w:rsidRDefault="00AC3233" w:rsidP="00AC3233">
      <w:pPr>
        <w:rPr>
          <w:rFonts w:ascii="Aptos" w:eastAsia="Aptos" w:hAnsi="Aptos" w:cs="Aptos"/>
          <w:color w:val="000000" w:themeColor="text1"/>
          <w:lang w:val="es-MX"/>
        </w:rPr>
      </w:pPr>
      <w:r w:rsidRPr="7ECF6885">
        <w:rPr>
          <w:rFonts w:ascii="Aptos" w:eastAsia="Aptos" w:hAnsi="Aptos" w:cs="Aptos"/>
          <w:color w:val="0070C0"/>
          <w:lang w:val="es-MX"/>
        </w:rPr>
        <w:t xml:space="preserve"/>
      </w:r>
      <w:r w:rsidRPr="7ECF6885">
        <w:rPr>
          <w:rFonts w:ascii="Aptos" w:eastAsia="Aptos" w:hAnsi="Aptos" w:cs="Aptos"/>
          <w:color w:val="000000" w:themeColor="text1"/>
          <w:lang w:val="es-MX"/>
        </w:rPr>
        <w:t xml:space="preserve">fazem esse tipo de interação que é bem bacana. E nós temos um projeto bem grande, ele se chama </w:t>
      </w:r>
      <w:r w:rsidRPr="7ECF6885">
        <w:rPr>
          <w:rFonts w:ascii="Aptos" w:eastAsia="Aptos" w:hAnsi="Aptos" w:cs="Aptos"/>
          <w:color w:val="000000" w:themeColor="text1"/>
          <w:highlight w:val="yellow"/>
          <w:lang w:val="es-MX"/>
        </w:rPr>
        <w:t>CCD Circular</w:t>
      </w:r>
      <w:r w:rsidRPr="7ECF6885">
        <w:rPr>
          <w:rFonts w:ascii="Aptos" w:eastAsia="Aptos" w:hAnsi="Aptos" w:cs="Aptos"/>
          <w:color w:val="000000" w:themeColor="text1"/>
          <w:lang w:val="es-MX"/>
        </w:rPr>
        <w:t xml:space="preserve">, até tem site sobre ele. Ele é organizado pela </w:t>
      </w:r>
      <w:r w:rsidRPr="7ECF6885">
        <w:rPr>
          <w:rFonts w:ascii="Aptos" w:eastAsia="Aptos" w:hAnsi="Aptos" w:cs="Aptos"/>
          <w:color w:val="000000" w:themeColor="text1"/>
          <w:highlight w:val="yellow"/>
          <w:lang w:val="es-MX"/>
          <w:rPrChange w:id="10" w:author="iara@nossaterrafirme.com" w:date="2024-07-17T06:35:00Z">
            <w:rPr>
              <w:rFonts w:ascii="Aptos" w:eastAsia="Aptos" w:hAnsi="Aptos" w:cs="Aptos"/>
              <w:color w:val="000000" w:themeColor="text1"/>
              <w:lang w:val="es-MX"/>
            </w:rPr>
          </w:rPrChange>
        </w:rPr>
        <w:t>Fundação</w:t>
      </w:r>
    </w:p>
    <w:p w14:paraId="3F42745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B32457">
        <w:rPr>
          <w:rFonts w:ascii="Aptos" w:eastAsia="Aptos" w:hAnsi="Aptos" w:cs="Aptos"/>
          <w:color w:val="000000" w:themeColor="text1"/>
          <w:highlight w:val="yellow"/>
          <w:lang w:val="es-MX"/>
        </w:rPr>
        <w:t>Getúlio Vargas</w:t>
      </w:r>
      <w:r w:rsidRPr="00AC3233">
        <w:rPr>
          <w:rFonts w:ascii="Aptos" w:eastAsia="Aptos" w:hAnsi="Aptos" w:cs="Aptos"/>
          <w:color w:val="000000" w:themeColor="text1"/>
          <w:lang w:val="es-MX"/>
        </w:rPr>
        <w:t xml:space="preserve">, e ele é organizado em um grupo de plataformas. Eu trabalho na plataforma, eu sou líder da plataforma 5, que </w:t>
      </w:r>
      <w:r w:rsidRPr="00B32457">
        <w:rPr>
          <w:rFonts w:ascii="Aptos" w:eastAsia="Aptos" w:hAnsi="Aptos" w:cs="Aptos"/>
          <w:color w:val="000000" w:themeColor="text1"/>
          <w:highlight w:val="yellow"/>
          <w:lang w:val="es-MX"/>
        </w:rPr>
        <w:t>é Educação para Economia Circular.</w:t>
      </w:r>
    </w:p>
    <w:p w14:paraId="7376E5F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 aí o que a gente está fazendo? A gente está mapeando recursos tecnológicos para o ensino da sustentabilidade da economia circular. E a intenção é a gente fazer</w:t>
      </w:r>
    </w:p>
    <w:p w14:paraId="3361B1F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validação desses materiais em escolas públicas, e no final vai ter um site onde todas essas ferramentas e tutoriais para o uso delas, vão estar</w:t>
      </w:r>
    </w:p>
    <w:p w14:paraId="45F60EA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disponíveis para todos os professores da área pública do Brasil. Então é uma forma de você contribuir com a educação, trazendo elementos significativos</w:t>
      </w:r>
    </w:p>
    <w:p w14:paraId="0B9CEB0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para fazer a diferença, impactar de fato na formação das crianças.</w:t>
      </w:r>
    </w:p>
    <w:p w14:paraId="1DF1DEB0" w14:textId="77777777" w:rsidR="00AC3233" w:rsidRPr="00AC3233" w:rsidRDefault="00AC3233" w:rsidP="00AC3233">
      <w:pPr>
        <w:rPr>
          <w:rFonts w:ascii="Aptos" w:eastAsia="Aptos" w:hAnsi="Aptos" w:cs="Aptos"/>
          <w:color w:val="000000" w:themeColor="text1"/>
          <w:lang w:val="es-MX"/>
        </w:rPr>
      </w:pPr>
    </w:p>
    <w:p w14:paraId="62F8C9AC" w14:textId="02CEB47D"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7D5DAD1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Sim, sensacional. Tem um timeline para esse projeto chegar nesse ponto da divulgação já?</w:t>
      </w:r>
    </w:p>
    <w:p w14:paraId="0DC72561" w14:textId="77777777" w:rsidR="00AC3233" w:rsidRPr="00AC3233" w:rsidRDefault="00AC3233" w:rsidP="00AC3233">
      <w:pPr>
        <w:rPr>
          <w:rFonts w:ascii="Aptos" w:eastAsia="Aptos" w:hAnsi="Aptos" w:cs="Aptos"/>
          <w:color w:val="000000" w:themeColor="text1"/>
          <w:lang w:val="es-MX"/>
        </w:rPr>
      </w:pPr>
    </w:p>
    <w:p w14:paraId="2BF1A6D2" w14:textId="4C0AAC4D"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7099A30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Olha, ele é um projeto de cinco anos. Nós estamos agora, em maio nós fechamos o primeiro ano de trabalho. A gente já fechou assim, já temos noventa e nove ferramentas</w:t>
      </w:r>
    </w:p>
    <w:p w14:paraId="5110FE9E"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mapeadas, então agora no segundo semestre nós vamos começar o processo de validação nas escolas, e a partir dali nós vamos ir para a terceira</w:t>
      </w:r>
    </w:p>
    <w:p w14:paraId="1404C59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etapa que é a consolidação num site, mas a gente vai fazer uma ampla divulgação depois, porque nós entendemos que isto é impacto na pesquisa. Você dá a oportunidade</w:t>
      </w:r>
    </w:p>
    <w:p w14:paraId="161D3C0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para as pessoas conhecerem recursos didáticos digitais, e aprenderem a usar. Porque nós até criamos um formulário assim, quanto tempo leva para aplicar ferramenta,</w:t>
      </w:r>
    </w:p>
    <w:p w14:paraId="7A9489E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qual é o nível de conhecimento que o aluno tem que ter, qual a série mais adequada, que tipo de conteúdos podem ser ensinados usando essa ferramenta. Então ele é bem instrumental,</w:t>
      </w:r>
    </w:p>
    <w:p w14:paraId="2F7BF11C"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 o sentido assim, porque o recurso digital é algo muito legal quando a pessoa sabe usar. Tem pessoas que tem receio de usar porque acham que é difícil, é complicado. Então a gente vai fazer um</w:t>
      </w:r>
    </w:p>
    <w:p w14:paraId="40DD9903"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modelo de tutorial super aplicado, assim, daquela pessoa assim ó, clica aqui, aperta ali, faz aqui, para ficar muito fácil a operacionalização.</w:t>
      </w:r>
    </w:p>
    <w:p w14:paraId="1043D9C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Então essa é uma pesquisa que eu estou apostando muito, porque eu entendo que tudo começa pela educação e passa pela educação. Então esse é um desafio</w:t>
      </w:r>
    </w:p>
    <w:p w14:paraId="1605E73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que nós como pesquisadores nós também precisamos reconhecer e contribuir de alguma forma, né, que a gente consiga transformar o nosso país pela educação e dando oportunidade</w:t>
      </w:r>
    </w:p>
    <w:p w14:paraId="7B8490A8"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para as crianças acessarem um conhecimento diferenciado.</w:t>
      </w:r>
    </w:p>
    <w:p w14:paraId="27AE6F26" w14:textId="77777777" w:rsidR="00AC3233" w:rsidRPr="00AC3233" w:rsidRDefault="00AC3233" w:rsidP="00AC3233">
      <w:pPr>
        <w:rPr>
          <w:rFonts w:ascii="Aptos" w:eastAsia="Aptos" w:hAnsi="Aptos" w:cs="Aptos"/>
          <w:color w:val="000000" w:themeColor="text1"/>
          <w:lang w:val="es-MX"/>
        </w:rPr>
      </w:pPr>
    </w:p>
    <w:p w14:paraId="69EAD0DB" w14:textId="3D73053D"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705B4968"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Maravilha. A senhora já tocou em alguns pontos do meu próximo, da minha próxima pergunta, mas teria algum outro meio, assim, básico</w:t>
      </w:r>
    </w:p>
    <w:p w14:paraId="791C118A"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de divulgação de resultados que a senhora gostaria de mencionar, pensando que a senhora mencionou cúpulas, conferências, seminários, mas existem também revistas, blogs, websites especializados que a senhora gostaria de mencionar?</w:t>
      </w:r>
    </w:p>
    <w:p w14:paraId="44D9D797" w14:textId="77777777" w:rsidR="00AC3233" w:rsidRPr="00AC3233" w:rsidRDefault="00AC3233" w:rsidP="00AC3233">
      <w:pPr>
        <w:rPr>
          <w:rFonts w:ascii="Aptos" w:eastAsia="Aptos" w:hAnsi="Aptos" w:cs="Aptos"/>
          <w:color w:val="000000" w:themeColor="text1"/>
          <w:lang w:val="es-MX"/>
        </w:rPr>
      </w:pPr>
    </w:p>
    <w:p w14:paraId="74308A74" w14:textId="07E23573"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53C72BD"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Ah, claro que eu vou mencionar, eu tenho uma startup que ela está começando, é. Eu vou colocar o link aqui, né, a gente está num caminho de implementação,</w:t>
      </w:r>
    </w:p>
    <w:p w14:paraId="7B0A740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mas já estamos assim, com algumas coisas no ar, né. Estávamos com um problema com o PagSeguro, mas agora a gente já,</w:t>
      </w:r>
    </w:p>
    <w:p w14:paraId="5B1239A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essa semana, conseguiu resolver e a nossa intenção é capacitações, né, cursos de economia circular. Até convido vocês a seguirem</w:t>
      </w:r>
    </w:p>
    <w:p w14:paraId="653AF1D1"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as nossas redes sociais, o nosso Instagram está muito lindo e conhecerem o que nós estamos preparando. Ainda está no estágio bem inicial, mas em breve vamos fortalecer o nosso site.</w:t>
      </w:r>
    </w:p>
    <w:p w14:paraId="215BCE92" w14:textId="77777777" w:rsidR="00AC3233" w:rsidRPr="00AC3233" w:rsidRDefault="00AC3233" w:rsidP="00AC3233">
      <w:pPr>
        <w:rPr>
          <w:rFonts w:ascii="Aptos" w:eastAsia="Aptos" w:hAnsi="Aptos" w:cs="Aptos"/>
          <w:color w:val="000000" w:themeColor="text1"/>
          <w:lang w:val="es-MX"/>
        </w:rPr>
      </w:pPr>
    </w:p>
    <w:p w14:paraId="5A10833D" w14:textId="1C255482"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4687B0F3"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Parabéns, professora, também estou nessa startup, depois eu conto para a senhora, que fiquei com tanto medo, é muito assunto, né, pulei minha apresentação, mas no final me apreciei. Que maravilha.</w:t>
      </w:r>
    </w:p>
    <w:p w14:paraId="5E9C226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 teria, assim, em termos de publicação científica ou mesmo de blogs, contas no Instagram, outros mecanismos que a senhora acha que vale a pena</w:t>
      </w:r>
    </w:p>
    <w:p w14:paraId="26E1D318"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estar no nosso radar para acompanhar como esse tema se desenvolve aqui no Brasil e na América Latina?</w:t>
      </w:r>
    </w:p>
    <w:p w14:paraId="406C003B" w14:textId="77777777" w:rsidR="00AC3233" w:rsidRPr="00AC3233" w:rsidRDefault="00AC3233" w:rsidP="00AC3233">
      <w:pPr>
        <w:rPr>
          <w:rFonts w:ascii="Aptos" w:eastAsia="Aptos" w:hAnsi="Aptos" w:cs="Aptos"/>
          <w:color w:val="000000" w:themeColor="text1"/>
          <w:lang w:val="es-MX"/>
        </w:rPr>
      </w:pPr>
    </w:p>
    <w:p w14:paraId="0A51C056" w14:textId="24B10DD4"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7D4C621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 xml:space="preserve">Talvez assim, o movimento que eu gosto muito, tem pesquisadores, tem pessoas do mercado, é o </w:t>
      </w:r>
      <w:r w:rsidRPr="00F175E8">
        <w:rPr>
          <w:rFonts w:ascii="Aptos" w:eastAsia="Aptos" w:hAnsi="Aptos" w:cs="Aptos"/>
          <w:color w:val="000000" w:themeColor="text1"/>
          <w:highlight w:val="yellow"/>
          <w:lang w:val="es-MX"/>
        </w:rPr>
        <w:t>Núcleo de Economia Circular</w:t>
      </w:r>
      <w:r w:rsidRPr="00AC3233">
        <w:rPr>
          <w:rFonts w:ascii="Aptos" w:eastAsia="Aptos" w:hAnsi="Aptos" w:cs="Aptos"/>
          <w:color w:val="000000" w:themeColor="text1"/>
          <w:lang w:val="es-MX"/>
        </w:rPr>
        <w:t>. Ele tem</w:t>
      </w:r>
    </w:p>
    <w:p w14:paraId="765C8EDB"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 xml:space="preserve">observatórios em diferentes estados, por exemplo, aqui em Chapecó, eu represento o </w:t>
      </w:r>
      <w:r w:rsidRPr="00F175E8">
        <w:rPr>
          <w:rFonts w:ascii="Aptos" w:eastAsia="Aptos" w:hAnsi="Aptos" w:cs="Aptos"/>
          <w:color w:val="000000" w:themeColor="text1"/>
          <w:highlight w:val="yellow"/>
          <w:lang w:val="es-MX"/>
        </w:rPr>
        <w:t>Observatório de Economia Circular de Chapecó</w:t>
      </w:r>
      <w:r w:rsidRPr="00AC3233">
        <w:rPr>
          <w:rFonts w:ascii="Aptos" w:eastAsia="Aptos" w:hAnsi="Aptos" w:cs="Aptos"/>
          <w:color w:val="000000" w:themeColor="text1"/>
          <w:lang w:val="es-MX"/>
        </w:rPr>
        <w:t>, no sentido de disseminar o conceito nas organizações.</w:t>
      </w:r>
    </w:p>
    <w:p w14:paraId="57E15ADF"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 xml:space="preserve">Entendo que essa é uma iniciativa muito legal, muito bacana, e pessoalmente, assim, eu sou muito adepta da </w:t>
      </w:r>
      <w:r w:rsidRPr="00F175E8">
        <w:rPr>
          <w:rFonts w:ascii="Aptos" w:eastAsia="Aptos" w:hAnsi="Aptos" w:cs="Aptos"/>
          <w:color w:val="000000" w:themeColor="text1"/>
          <w:highlight w:val="yellow"/>
          <w:lang w:val="es-MX"/>
        </w:rPr>
        <w:t>Ellen MacArthur Foundation</w:t>
      </w:r>
      <w:r w:rsidRPr="00AC3233">
        <w:rPr>
          <w:rFonts w:ascii="Aptos" w:eastAsia="Aptos" w:hAnsi="Aptos" w:cs="Aptos"/>
          <w:color w:val="000000" w:themeColor="text1"/>
          <w:lang w:val="es-MX"/>
        </w:rPr>
        <w:t>. Embora ela seja uma empresa de consultoria,</w:t>
      </w:r>
    </w:p>
    <w:p w14:paraId="7B680BD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o perfil de profissionais que ali trabalham são pesquisadores. Muitos têm doutorado, mestrado, então é uma pesquisa, assim, diferenciada que eles fazem</w:t>
      </w:r>
    </w:p>
    <w:p w14:paraId="619AB6A7"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e tem muita relação com o mercado, porque hoje, quando nós falamos de economia circular, nós temos que pensar em iniciativas de intervenção, iniciativas de aproximação com as organizações</w:t>
      </w:r>
    </w:p>
    <w:p w14:paraId="075E2194"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do mercado, né? Então, para mim, eu entendo que isso é bem valioso, assim, eu gosto muito e sempre procuro acompanhar.</w:t>
      </w:r>
    </w:p>
    <w:p w14:paraId="413AD660" w14:textId="77777777" w:rsidR="00AC3233" w:rsidRPr="000F0332" w:rsidRDefault="00AC3233" w:rsidP="00AC3233">
      <w:pPr>
        <w:rPr>
          <w:rFonts w:ascii="Aptos" w:eastAsia="Aptos" w:hAnsi="Aptos" w:cs="Aptos"/>
          <w:b/>
          <w:bCs/>
          <w:color w:val="000000" w:themeColor="text1"/>
          <w:lang w:val="es-MX"/>
        </w:rPr>
      </w:pPr>
    </w:p>
    <w:p w14:paraId="093EEFC7" w14:textId="14387B73"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4E816309"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Maravilha. Então, em termos, assim, de importância, a senhora citou quais que desses meios seriam os mais prósperos, no sentido de, quais que estão dando mais certo</w:t>
      </w:r>
    </w:p>
    <w:p w14:paraId="54C11D85"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nessa missão de disseminar o conhecimento?</w:t>
      </w:r>
    </w:p>
    <w:p w14:paraId="0F965B93" w14:textId="77777777" w:rsidR="00AC3233" w:rsidRPr="00AC3233" w:rsidRDefault="00AC3233" w:rsidP="00AC3233">
      <w:pPr>
        <w:rPr>
          <w:rFonts w:ascii="Aptos" w:eastAsia="Aptos" w:hAnsi="Aptos" w:cs="Aptos"/>
          <w:color w:val="000000" w:themeColor="text1"/>
          <w:lang w:val="es-MX"/>
        </w:rPr>
      </w:pPr>
    </w:p>
    <w:p w14:paraId="1643CB3B" w14:textId="4F7F403E"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41D84C15"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No contexto brasileiro ou no contexto global?</w:t>
      </w:r>
    </w:p>
    <w:p w14:paraId="21EB9D91" w14:textId="77777777" w:rsidR="00AC3233" w:rsidRPr="00AC3233" w:rsidRDefault="00AC3233" w:rsidP="00AC3233">
      <w:pPr>
        <w:rPr>
          <w:rFonts w:ascii="Aptos" w:eastAsia="Aptos" w:hAnsi="Aptos" w:cs="Aptos"/>
          <w:color w:val="000000" w:themeColor="text1"/>
          <w:lang w:val="es-MX"/>
        </w:rPr>
      </w:pPr>
    </w:p>
    <w:p w14:paraId="670898A4" w14:textId="41B43176" w:rsidR="00AC3233" w:rsidRPr="000F0332"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4FD4CB08"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Tanto no Brasil, quanto na América Latina, que o nosso foco vai até a América Latina.</w:t>
      </w:r>
    </w:p>
    <w:p w14:paraId="5966547A" w14:textId="77777777" w:rsidR="00AC3233" w:rsidRPr="00AC3233" w:rsidRDefault="00AC3233" w:rsidP="00AC3233">
      <w:pPr>
        <w:rPr>
          <w:rFonts w:ascii="Aptos" w:eastAsia="Aptos" w:hAnsi="Aptos" w:cs="Aptos"/>
          <w:color w:val="000000" w:themeColor="text1"/>
          <w:lang w:val="es-MX"/>
        </w:rPr>
      </w:pPr>
      <w:r w:rsidRPr="006E055A">
        <w:rPr>
          <w:rFonts w:ascii="Aptos" w:eastAsia="Aptos" w:hAnsi="Aptos" w:cs="Aptos"/>
          <w:color w:val="0070C0"/>
          <w:lang w:val="es-MX"/>
        </w:rPr>
        <w:t xml:space="preserve"/>
      </w:r>
      <w:r w:rsidRPr="00AC3233">
        <w:rPr>
          <w:rFonts w:ascii="Aptos" w:eastAsia="Aptos" w:hAnsi="Aptos" w:cs="Aptos"/>
          <w:color w:val="000000" w:themeColor="text1"/>
          <w:lang w:val="es-MX"/>
        </w:rPr>
        <w:t>A América Latina, sim.</w:t>
      </w:r>
    </w:p>
    <w:p w14:paraId="45C3BB4A" w14:textId="77777777" w:rsidR="00AC3233" w:rsidRPr="00AC3233" w:rsidRDefault="00AC3233" w:rsidP="00AC3233">
      <w:pPr>
        <w:rPr>
          <w:rFonts w:ascii="Aptos" w:eastAsia="Aptos" w:hAnsi="Aptos" w:cs="Aptos"/>
          <w:color w:val="000000" w:themeColor="text1"/>
          <w:lang w:val="es-MX"/>
        </w:rPr>
      </w:pPr>
    </w:p>
    <w:p w14:paraId="00F4E01A" w14:textId="5A08A58C" w:rsidR="00AC3233" w:rsidRPr="000F0332"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4D45ED3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Olha, eu acredito, assim, eu participo de várias redes, cada uma tem uma característica muito específica, assim, né? Por exemplo, nós temos ali a divisão GOL, né? São os professores</w:t>
      </w:r>
    </w:p>
    <w:p w14:paraId="0EAADB9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da área de operações e logística do Brasil. É uma rede de 139 profissionais. Eu entendo que ela é muito valiosa, porque ali, em tempo real, eu consigo falar com alguém</w:t>
      </w:r>
    </w:p>
    <w:p w14:paraId="4BB6BEB1"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que está lá na Rondônia, que está lá no Ceará, que está em Brasília, que está no Rio Grande do Sul, né? Então, a gente tem, assim, uma conexão bem ativa, eu entendo que isso é bem legal, né?</w:t>
      </w:r>
    </w:p>
    <w:p w14:paraId="3CBE64C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 esse lado mais prático, eu também gosto, que é essa perspectiva do núcleo da economia circular, né? Que ali tem a... Talvez você conheça a Beatriz</w:t>
      </w:r>
    </w:p>
    <w:p w14:paraId="6F2D8713"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Luz, né? Da Change for Change, ela é uma das mobilizadoras, né? Também enxergo com bons olhos esse tipo de iniciativa, porque ela é uma profissional que</w:t>
      </w:r>
    </w:p>
    <w:p w14:paraId="40A3E11C"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está muito no mercado, está muito dentro das empresas, e está muito atenta àquilo que está sendo, né? Formalizado em termos de diretrizes regulatórias, em termos</w:t>
      </w:r>
    </w:p>
    <w:p w14:paraId="69FFB6BA"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 xml:space="preserve">de movimentos globais, economia circular, né? Então, isso é bem valioso para nós, né? E aí, a gente está também tem que olhar para as entidades de fomento, no nosso caso é a </w:t>
      </w:r>
      <w:r w:rsidRPr="00F175E8">
        <w:rPr>
          <w:rFonts w:ascii="Aptos" w:eastAsia="Aptos" w:hAnsi="Aptos" w:cs="Aptos"/>
          <w:color w:val="000000" w:themeColor="text1"/>
          <w:highlight w:val="yellow"/>
          <w:lang w:val="es-MX"/>
        </w:rPr>
        <w:t>FAPESC</w:t>
      </w:r>
      <w:r w:rsidRPr="00AC3233">
        <w:rPr>
          <w:rFonts w:ascii="Aptos" w:eastAsia="Aptos" w:hAnsi="Aptos" w:cs="Aptos"/>
          <w:color w:val="000000" w:themeColor="text1"/>
          <w:lang w:val="es-MX"/>
        </w:rPr>
        <w:t>, né?</w:t>
      </w:r>
    </w:p>
    <w:p w14:paraId="1211E952"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A FAPESC, ano passado, teve um edital específico de economia circular, né? Então, às vezes, isso também é legal, né? Você está atento ao que os órgãos de fomento estão propondo, para</w:t>
      </w:r>
    </w:p>
    <w:p w14:paraId="5430A9E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redirecionar a pesquisa para atender, né? Aquilo que permite captar recurso para você fazer uma pesquisa mais sólida, né? E ali com a professora Valentina,</w:t>
      </w:r>
    </w:p>
    <w:p w14:paraId="69F30F2E"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né? Na instituição dela, ela também tem programas iniciativas, que agora ela estava no Peru e agora ela está trabalhando no Chile, e é legal, assim, essa conexão,</w:t>
      </w:r>
    </w:p>
    <w:p w14:paraId="2C9A591D"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né? No sentido de entender um pouquinho como é a dinâmica de trabalho dos outros países, né? Outro dia teve um pessoal do Uruguai que nos procurou também. Eles também estão com um projeto lá de economia circular,</w:t>
      </w:r>
    </w:p>
    <w:p w14:paraId="38597B9C"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eles querem oferecer disciplina em nível de pós-graduação, eles querem trocar informações. Acho isso tudo muito positivo, no sentido, né? De reunirmos forças, em prol de um objetivo</w:t>
      </w:r>
    </w:p>
    <w:p w14:paraId="5BE7F3DA"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comum, e disseminarmos o conceito, né? Tanto no ambiente universitário, como nas empresas em geral.</w:t>
      </w:r>
    </w:p>
    <w:p w14:paraId="6C82C66A" w14:textId="77777777" w:rsidR="00AC3233" w:rsidRPr="00AC3233" w:rsidRDefault="00AC3233" w:rsidP="00AC3233">
      <w:pPr>
        <w:rPr>
          <w:rFonts w:ascii="Aptos" w:eastAsia="Aptos" w:hAnsi="Aptos" w:cs="Aptos"/>
          <w:color w:val="000000" w:themeColor="text1"/>
          <w:lang w:val="es-MX"/>
        </w:rPr>
      </w:pPr>
    </w:p>
    <w:p w14:paraId="7002B0A3" w14:textId="2C6CE30A"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lastRenderedPageBreak/>
        <w:t>Iara Vicente</w:t>
      </w:r>
    </w:p>
    <w:p w14:paraId="323F5F37"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Sim, com certeza. Professora, além de você mesma, quais que seriam os pesquisadores mais relevantes dentro desse campo de economia circular e florescimento urbano, que a senhora</w:t>
      </w:r>
    </w:p>
    <w:p w14:paraId="4434A084"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recomenda que a gente entreviste dentro dessas pesquisas? Se puder fornecer</w:t>
      </w:r>
    </w:p>
    <w:p w14:paraId="31FEB222" w14:textId="77777777" w:rsidR="00AC3233" w:rsidRPr="00AC3233" w:rsidRDefault="00AC3233" w:rsidP="00AC3233">
      <w:pPr>
        <w:rPr>
          <w:rFonts w:ascii="Aptos" w:eastAsia="Aptos" w:hAnsi="Aptos" w:cs="Aptos"/>
          <w:color w:val="000000" w:themeColor="text1"/>
          <w:lang w:val="es-MX"/>
        </w:rPr>
      </w:pPr>
    </w:p>
    <w:p w14:paraId="13049573" w14:textId="2DF9625C"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31E6211D"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 xml:space="preserve">no contexto brasileiro. No contexto brasileiro, isso. No contexto brasileiro, isso. Bom, a minha para, </w:t>
      </w:r>
      <w:r w:rsidRPr="00160D6C">
        <w:rPr>
          <w:rFonts w:ascii="Aptos" w:eastAsia="Aptos" w:hAnsi="Aptos" w:cs="Aptos"/>
          <w:color w:val="000000" w:themeColor="text1"/>
          <w:highlight w:val="yellow"/>
          <w:lang w:val="es-MX"/>
        </w:rPr>
        <w:t>Suzana Carla Farias Pereira</w:t>
      </w:r>
      <w:r w:rsidRPr="00AC3233">
        <w:rPr>
          <w:rFonts w:ascii="Aptos" w:eastAsia="Aptos" w:hAnsi="Aptos" w:cs="Aptos"/>
          <w:color w:val="000000" w:themeColor="text1"/>
          <w:lang w:val="es-MX"/>
        </w:rPr>
        <w:t>.</w:t>
      </w:r>
    </w:p>
    <w:p w14:paraId="6491222F" w14:textId="2963BD8A" w:rsidR="00AC3233" w:rsidRPr="00AC3233" w:rsidRDefault="00AC3233" w:rsidP="00AC3233">
      <w:pPr>
        <w:rPr>
          <w:rFonts w:ascii="Aptos" w:eastAsia="Aptos" w:hAnsi="Aptos" w:cs="Aptos"/>
          <w:color w:val="000000" w:themeColor="text1"/>
          <w:lang w:val="es-MX"/>
        </w:rPr>
      </w:pPr>
      <w:r w:rsidRPr="7ECF6885">
        <w:rPr>
          <w:rFonts w:ascii="Aptos" w:eastAsia="Aptos" w:hAnsi="Aptos" w:cs="Aptos"/>
          <w:color w:val="0070C0"/>
          <w:lang w:val="es-MX"/>
        </w:rPr>
        <w:t xml:space="preserve"/>
      </w:r>
      <w:r w:rsidRPr="7ECF6885">
        <w:rPr>
          <w:rFonts w:ascii="Aptos" w:eastAsia="Aptos" w:hAnsi="Aptos" w:cs="Aptos"/>
          <w:color w:val="000000" w:themeColor="text1"/>
          <w:lang w:val="es-MX"/>
        </w:rPr>
        <w:t xml:space="preserve">Ela é da </w:t>
      </w:r>
      <w:ins w:id="11" w:author="iara@nossaterrafirme.com" w:date="2024-07-17T06:37:00Z">
        <w:r w:rsidR="65FA391C" w:rsidRPr="7ECF6885">
          <w:rPr>
            <w:rFonts w:ascii="Aptos" w:eastAsia="Aptos" w:hAnsi="Aptos" w:cs="Aptos"/>
            <w:color w:val="000000" w:themeColor="text1"/>
            <w:lang w:val="es-MX"/>
          </w:rPr>
          <w:t>F</w:t>
        </w:r>
      </w:ins>
      <w:r w:rsidRPr="7ECF6885">
        <w:rPr>
          <w:rFonts w:ascii="Aptos" w:eastAsia="Aptos" w:hAnsi="Aptos" w:cs="Aptos"/>
          <w:color w:val="000000" w:themeColor="text1"/>
          <w:highlight w:val="yellow"/>
          <w:lang w:val="es-MX"/>
        </w:rPr>
        <w:t>GV</w:t>
      </w:r>
      <w:r w:rsidRPr="7ECF6885">
        <w:rPr>
          <w:rFonts w:ascii="Aptos" w:eastAsia="Aptos" w:hAnsi="Aptos" w:cs="Aptos"/>
          <w:color w:val="000000" w:themeColor="text1"/>
          <w:lang w:val="es-MX"/>
        </w:rPr>
        <w:t xml:space="preserve">. A </w:t>
      </w:r>
      <w:r w:rsidRPr="7ECF6885">
        <w:rPr>
          <w:rFonts w:ascii="Aptos" w:eastAsia="Aptos" w:hAnsi="Aptos" w:cs="Aptos"/>
          <w:color w:val="000000" w:themeColor="text1"/>
          <w:highlight w:val="yellow"/>
          <w:lang w:val="es-MX"/>
        </w:rPr>
        <w:t>Patrícia Guarnieri</w:t>
      </w:r>
      <w:r w:rsidRPr="7ECF6885">
        <w:rPr>
          <w:rFonts w:ascii="Aptos" w:eastAsia="Aptos" w:hAnsi="Aptos" w:cs="Aptos"/>
          <w:color w:val="000000" w:themeColor="text1"/>
          <w:lang w:val="es-MX"/>
        </w:rPr>
        <w:t xml:space="preserve">, que é da </w:t>
      </w:r>
      <w:r w:rsidRPr="7ECF6885">
        <w:rPr>
          <w:rFonts w:ascii="Aptos" w:eastAsia="Aptos" w:hAnsi="Aptos" w:cs="Aptos"/>
          <w:color w:val="000000" w:themeColor="text1"/>
          <w:highlight w:val="yellow"/>
          <w:lang w:val="es-MX"/>
        </w:rPr>
        <w:t>UNB.</w:t>
      </w:r>
    </w:p>
    <w:p w14:paraId="2ED95E4F" w14:textId="77777777" w:rsidR="00AC3233" w:rsidRPr="00AC3233" w:rsidRDefault="00AC3233" w:rsidP="00AC3233">
      <w:pPr>
        <w:rPr>
          <w:rFonts w:ascii="Aptos" w:eastAsia="Aptos" w:hAnsi="Aptos" w:cs="Aptos"/>
          <w:color w:val="000000" w:themeColor="text1"/>
          <w:lang w:val="es-MX"/>
        </w:rPr>
      </w:pPr>
    </w:p>
    <w:p w14:paraId="6403D27E" w14:textId="2E0E9844"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01AF04C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Patrícia, como é que se... Patrícia, pode só repetir o sobrenome dela?</w:t>
      </w:r>
    </w:p>
    <w:p w14:paraId="32578B21" w14:textId="77777777" w:rsidR="00AC3233" w:rsidRPr="00AC3233" w:rsidRDefault="00AC3233" w:rsidP="00AC3233">
      <w:pPr>
        <w:rPr>
          <w:rFonts w:ascii="Aptos" w:eastAsia="Aptos" w:hAnsi="Aptos" w:cs="Aptos"/>
          <w:color w:val="000000" w:themeColor="text1"/>
          <w:lang w:val="es-MX"/>
        </w:rPr>
      </w:pPr>
    </w:p>
    <w:p w14:paraId="63815159" w14:textId="38555098"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731AA470"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Eu vou escrever aqui, Guarnieri.</w:t>
      </w:r>
    </w:p>
    <w:p w14:paraId="6023461C" w14:textId="77777777" w:rsidR="00AC3233" w:rsidRPr="00AC3233" w:rsidRDefault="00AC3233" w:rsidP="00AC3233">
      <w:pPr>
        <w:rPr>
          <w:rFonts w:ascii="Aptos" w:eastAsia="Aptos" w:hAnsi="Aptos" w:cs="Aptos"/>
          <w:color w:val="000000" w:themeColor="text1"/>
          <w:lang w:val="es-MX"/>
        </w:rPr>
      </w:pPr>
    </w:p>
    <w:p w14:paraId="44458FE4" w14:textId="33FD5370"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3BADF100"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Guarnieri. Posso te passar</w:t>
      </w:r>
    </w:p>
    <w:p w14:paraId="1B03584E" w14:textId="77777777" w:rsidR="00AC3233" w:rsidRPr="007C77DD" w:rsidRDefault="00AC3233" w:rsidP="00AC3233">
      <w:pPr>
        <w:rPr>
          <w:rFonts w:ascii="Aptos" w:eastAsia="Aptos" w:hAnsi="Aptos" w:cs="Aptos"/>
          <w:b/>
          <w:bCs/>
          <w:color w:val="000000" w:themeColor="text1"/>
          <w:lang w:val="es-MX"/>
        </w:rPr>
      </w:pPr>
    </w:p>
    <w:p w14:paraId="6A5F70DD" w14:textId="29093194"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6A79C7E4"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depois bem tranquilo os... e-mails delas? Para facilitar. Deixa eu pegar aqui, já te coloco aqui no chat, aí você consegue anotar, né?</w:t>
      </w:r>
    </w:p>
    <w:p w14:paraId="5CF66E7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Suzana, a Patrícia,</w:t>
      </w:r>
    </w:p>
    <w:p w14:paraId="74F88FA3"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depois nós temos a Lucila,</w:t>
      </w:r>
    </w:p>
    <w:p w14:paraId="7EAB5A32" w14:textId="77777777" w:rsidR="00AC3233" w:rsidRPr="00ED228C" w:rsidRDefault="00AC3233" w:rsidP="00AC3233">
      <w:pPr>
        <w:rPr>
          <w:rFonts w:ascii="Aptos" w:eastAsia="Aptos" w:hAnsi="Aptos" w:cs="Aptos"/>
          <w:color w:val="000000" w:themeColor="text1"/>
        </w:rPr>
      </w:pPr>
      <w:r w:rsidRPr="005A3B7B">
        <w:rPr>
          <w:rFonts w:ascii="Aptos" w:eastAsia="Aptos" w:hAnsi="Aptos" w:cs="Aptos"/>
          <w:color w:val="0070C0"/>
        </w:rPr>
        <w:t xml:space="preserve"/>
      </w:r>
      <w:proofErr w:type="spellStart"/>
      <w:r w:rsidRPr="00ED228C">
        <w:rPr>
          <w:rFonts w:ascii="Aptos" w:eastAsia="Aptos" w:hAnsi="Aptos" w:cs="Aptos"/>
          <w:color w:val="000000" w:themeColor="text1"/>
        </w:rPr>
        <w:t>tem</w:t>
      </w:r>
      <w:proofErr w:type="spellEnd"/>
      <w:r w:rsidRPr="00ED228C">
        <w:rPr>
          <w:rFonts w:ascii="Aptos" w:eastAsia="Aptos" w:hAnsi="Aptos" w:cs="Aptos"/>
          <w:color w:val="000000" w:themeColor="text1"/>
        </w:rPr>
        <w:t xml:space="preserve"> a </w:t>
      </w:r>
      <w:proofErr w:type="spellStart"/>
      <w:r w:rsidRPr="00ED228C">
        <w:rPr>
          <w:rFonts w:ascii="Aptos" w:eastAsia="Aptos" w:hAnsi="Aptos" w:cs="Aptos"/>
          <w:color w:val="000000" w:themeColor="text1"/>
        </w:rPr>
        <w:t>professora</w:t>
      </w:r>
      <w:proofErr w:type="spellEnd"/>
      <w:r w:rsidRPr="00ED228C">
        <w:rPr>
          <w:rFonts w:ascii="Aptos" w:eastAsia="Aptos" w:hAnsi="Aptos" w:cs="Aptos"/>
          <w:color w:val="000000" w:themeColor="text1"/>
        </w:rPr>
        <w:t xml:space="preserve"> Marli, Marli,</w:t>
      </w:r>
    </w:p>
    <w:p w14:paraId="0EB0254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lastRenderedPageBreak/>
        <w:t xml:space="preserve"/>
      </w:r>
      <w:r w:rsidRPr="007C4633">
        <w:rPr>
          <w:rFonts w:ascii="Aptos" w:eastAsia="Aptos" w:hAnsi="Aptos" w:cs="Aptos"/>
          <w:color w:val="000000" w:themeColor="text1"/>
          <w:highlight w:val="yellow"/>
          <w:lang w:val="es-MX"/>
        </w:rPr>
        <w:t>Monteiro de Carvalho,</w:t>
      </w:r>
      <w:r w:rsidRPr="00AC3233">
        <w:rPr>
          <w:rFonts w:ascii="Aptos" w:eastAsia="Aptos" w:hAnsi="Aptos" w:cs="Aptos"/>
          <w:color w:val="000000" w:themeColor="text1"/>
          <w:lang w:val="es-MX"/>
        </w:rPr>
        <w:t xml:space="preserve"> que é da </w:t>
      </w:r>
      <w:r w:rsidRPr="007C4633">
        <w:rPr>
          <w:rFonts w:ascii="Aptos" w:eastAsia="Aptos" w:hAnsi="Aptos" w:cs="Aptos"/>
          <w:color w:val="000000" w:themeColor="text1"/>
          <w:highlight w:val="yellow"/>
          <w:lang w:val="es-MX"/>
        </w:rPr>
        <w:t>USP.</w:t>
      </w:r>
      <w:r w:rsidRPr="00AC3233">
        <w:rPr>
          <w:rFonts w:ascii="Aptos" w:eastAsia="Aptos" w:hAnsi="Aptos" w:cs="Aptos"/>
          <w:color w:val="000000" w:themeColor="text1"/>
          <w:lang w:val="es-MX"/>
        </w:rPr>
        <w:t xml:space="preserve"> Nós temos o </w:t>
      </w:r>
      <w:r w:rsidRPr="007C4633">
        <w:rPr>
          <w:rFonts w:ascii="Aptos" w:eastAsia="Aptos" w:hAnsi="Aptos" w:cs="Aptos"/>
          <w:color w:val="000000" w:themeColor="text1"/>
          <w:highlight w:val="yellow"/>
          <w:lang w:val="es-MX"/>
        </w:rPr>
        <w:t>professor Aldo Ometto</w:t>
      </w:r>
      <w:r w:rsidRPr="00AC3233">
        <w:rPr>
          <w:rFonts w:ascii="Aptos" w:eastAsia="Aptos" w:hAnsi="Aptos" w:cs="Aptos"/>
          <w:color w:val="000000" w:themeColor="text1"/>
          <w:lang w:val="es-MX"/>
        </w:rPr>
        <w:t>, que é da USP também.</w:t>
      </w:r>
    </w:p>
    <w:p w14:paraId="1692EB0A"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 xml:space="preserve">Nós temos o professor </w:t>
      </w:r>
      <w:r w:rsidRPr="007C4633">
        <w:rPr>
          <w:rFonts w:ascii="Aptos" w:eastAsia="Aptos" w:hAnsi="Aptos" w:cs="Aptos"/>
          <w:color w:val="000000" w:themeColor="text1"/>
          <w:highlight w:val="yellow"/>
          <w:lang w:val="es-MX"/>
        </w:rPr>
        <w:t>Fernando Viana</w:t>
      </w:r>
      <w:r w:rsidRPr="00AC3233">
        <w:rPr>
          <w:rFonts w:ascii="Aptos" w:eastAsia="Aptos" w:hAnsi="Aptos" w:cs="Aptos"/>
          <w:color w:val="000000" w:themeColor="text1"/>
          <w:lang w:val="es-MX"/>
        </w:rPr>
        <w:t>, que é da Federal... Não, Universidade de Fortaleza,</w:t>
      </w:r>
    </w:p>
    <w:p w14:paraId="1D4F94BC"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 xml:space="preserve">Unifor. Nós temos o </w:t>
      </w:r>
      <w:r w:rsidRPr="007C4633">
        <w:rPr>
          <w:rFonts w:ascii="Aptos" w:eastAsia="Aptos" w:hAnsi="Aptos" w:cs="Aptos"/>
          <w:color w:val="000000" w:themeColor="text1"/>
          <w:highlight w:val="yellow"/>
          <w:lang w:val="es-MX"/>
        </w:rPr>
        <w:t>professor Jorge Streit,</w:t>
      </w:r>
      <w:r w:rsidRPr="00AC3233">
        <w:rPr>
          <w:rFonts w:ascii="Aptos" w:eastAsia="Aptos" w:hAnsi="Aptos" w:cs="Aptos"/>
          <w:color w:val="000000" w:themeColor="text1"/>
          <w:lang w:val="es-MX"/>
        </w:rPr>
        <w:t xml:space="preserve"> que ele está</w:t>
      </w:r>
    </w:p>
    <w:p w14:paraId="1109A952"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 xml:space="preserve">fazendo pós-doc na </w:t>
      </w:r>
      <w:r w:rsidRPr="007C4633">
        <w:rPr>
          <w:rFonts w:ascii="Aptos" w:eastAsia="Aptos" w:hAnsi="Aptos" w:cs="Aptos"/>
          <w:color w:val="000000" w:themeColor="text1"/>
          <w:highlight w:val="yellow"/>
          <w:lang w:val="es-MX"/>
        </w:rPr>
        <w:t>FGV</w:t>
      </w:r>
      <w:r w:rsidRPr="00AC3233">
        <w:rPr>
          <w:rFonts w:ascii="Aptos" w:eastAsia="Aptos" w:hAnsi="Aptos" w:cs="Aptos"/>
          <w:color w:val="000000" w:themeColor="text1"/>
          <w:lang w:val="es-MX"/>
        </w:rPr>
        <w:t>. Deixa eu ver quem mais. São muitos, né? Quantos você quer?</w:t>
      </w:r>
    </w:p>
    <w:p w14:paraId="3AB16B08" w14:textId="77777777" w:rsidR="00AC3233" w:rsidRPr="00AC3233" w:rsidRDefault="00AC3233" w:rsidP="00AC3233">
      <w:pPr>
        <w:rPr>
          <w:rFonts w:ascii="Aptos" w:eastAsia="Aptos" w:hAnsi="Aptos" w:cs="Aptos"/>
          <w:color w:val="000000" w:themeColor="text1"/>
          <w:lang w:val="es-MX"/>
        </w:rPr>
      </w:pPr>
    </w:p>
    <w:p w14:paraId="4363ED3E" w14:textId="20157D9B"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6B914D7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Não, eu acho que a gente ia pensar até cinco, mas vai da particularidade de cada campo, né? Então, se a senhora puder me explicar</w:t>
      </w:r>
    </w:p>
    <w:p w14:paraId="4055EEA7"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um pouquinho de por que a senhora acha que esses nomes são mais relevantes, só em um tweet, né? Um pouquinho do trabalho de cada um.</w:t>
      </w:r>
    </w:p>
    <w:p w14:paraId="3BB15276" w14:textId="77777777" w:rsidR="00AC3233" w:rsidRPr="00AC3233" w:rsidRDefault="00AC3233" w:rsidP="00AC3233">
      <w:pPr>
        <w:rPr>
          <w:rFonts w:ascii="Aptos" w:eastAsia="Aptos" w:hAnsi="Aptos" w:cs="Aptos"/>
          <w:color w:val="000000" w:themeColor="text1"/>
          <w:lang w:val="es-MX"/>
        </w:rPr>
      </w:pPr>
    </w:p>
    <w:p w14:paraId="1CB551E2" w14:textId="3EE53DD1"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73131CD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Bom, assim, a Suzana foi minha supervisora de pós-doc. Ela começou a estudar economia circular porque eu levei o projeto para ela, né? E a partir dali nós começamos</w:t>
      </w:r>
    </w:p>
    <w:p w14:paraId="3F469131"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a trabalhar juntos, né? Então, isso foi bem legal e trabalhamos juntas até hoje. Temos projetos aprovados com fomento, né? Nesse tema. Fazemos bancas,</w:t>
      </w:r>
    </w:p>
    <w:p w14:paraId="113CCF0F"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 xml:space="preserve">né? Juntos também. A professora, a professora Patrícia, ela está lá na </w:t>
      </w:r>
      <w:r w:rsidRPr="00317E48">
        <w:rPr>
          <w:rFonts w:ascii="Aptos" w:eastAsia="Aptos" w:hAnsi="Aptos" w:cs="Aptos"/>
          <w:color w:val="000000" w:themeColor="text1"/>
          <w:highlight w:val="yellow"/>
          <w:lang w:val="es-MX"/>
        </w:rPr>
        <w:t>Universidade de Brasília</w:t>
      </w:r>
      <w:r w:rsidRPr="00AC3233">
        <w:rPr>
          <w:rFonts w:ascii="Aptos" w:eastAsia="Aptos" w:hAnsi="Aptos" w:cs="Aptos"/>
          <w:color w:val="000000" w:themeColor="text1"/>
          <w:lang w:val="es-MX"/>
        </w:rPr>
        <w:t>. Ela também é uma que ela está muito próxima dos</w:t>
      </w:r>
    </w:p>
    <w:p w14:paraId="64E0262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ministérios, né? Então, ela tem várias pesquisas, inclusive direto, né? Com o governo federal e muito focada também em economia circular. A Lucila,</w:t>
      </w:r>
    </w:p>
    <w:p w14:paraId="06246663"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 xml:space="preserve">ela aqui da </w:t>
      </w:r>
      <w:r w:rsidRPr="00E33A62">
        <w:rPr>
          <w:rFonts w:ascii="Aptos" w:eastAsia="Aptos" w:hAnsi="Aptos" w:cs="Aptos"/>
          <w:color w:val="000000" w:themeColor="text1"/>
          <w:highlight w:val="yellow"/>
          <w:lang w:val="es-MX"/>
        </w:rPr>
        <w:t>UFSC</w:t>
      </w:r>
      <w:r w:rsidRPr="00AC3233">
        <w:rPr>
          <w:rFonts w:ascii="Aptos" w:eastAsia="Aptos" w:hAnsi="Aptos" w:cs="Aptos"/>
          <w:color w:val="000000" w:themeColor="text1"/>
          <w:lang w:val="es-MX"/>
        </w:rPr>
        <w:t>, da Engenharia de Produção, ela também já fez, desenvolveu projetos financiados, inclusive, com rede, com o Reino Unido, né?</w:t>
      </w:r>
    </w:p>
    <w:p w14:paraId="3D788AA1"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Com pesquisadores do Reino Unido sobre esse tema, né? Já trabalhamos juntos em outras propostas. Então, eu vejo que é um tema prioritário de pesquisa dela. A professora Marli</w:t>
      </w:r>
    </w:p>
    <w:p w14:paraId="546B11D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 xml:space="preserve">Monteiro, ela talvez seja uma das que tem o maior número de citações no Brasil com estudos de economia circular, né? E ela trabalha muito em parceria com o </w:t>
      </w:r>
      <w:r w:rsidRPr="00E33A62">
        <w:rPr>
          <w:rFonts w:ascii="Aptos" w:eastAsia="Aptos" w:hAnsi="Aptos" w:cs="Aptos"/>
          <w:color w:val="000000" w:themeColor="text1"/>
          <w:highlight w:val="yellow"/>
          <w:lang w:val="es-MX"/>
        </w:rPr>
        <w:t>professor Diego</w:t>
      </w:r>
    </w:p>
    <w:p w14:paraId="2A98264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E33A62">
        <w:rPr>
          <w:rFonts w:ascii="Aptos" w:eastAsia="Aptos" w:hAnsi="Aptos" w:cs="Aptos"/>
          <w:color w:val="000000" w:themeColor="text1"/>
          <w:highlight w:val="yellow"/>
          <w:lang w:val="es-MX"/>
        </w:rPr>
        <w:t>Vasquez</w:t>
      </w:r>
      <w:r w:rsidRPr="00AC3233">
        <w:rPr>
          <w:rFonts w:ascii="Aptos" w:eastAsia="Aptos" w:hAnsi="Aptos" w:cs="Aptos"/>
          <w:color w:val="000000" w:themeColor="text1"/>
          <w:lang w:val="es-MX"/>
        </w:rPr>
        <w:t xml:space="preserve">, que é da Inglaterra. Ele está vinculado na </w:t>
      </w:r>
      <w:r w:rsidRPr="00E33A62">
        <w:rPr>
          <w:rFonts w:ascii="Aptos" w:eastAsia="Aptos" w:hAnsi="Aptos" w:cs="Aptos"/>
          <w:color w:val="000000" w:themeColor="text1"/>
          <w:highlight w:val="yellow"/>
          <w:lang w:val="es-MX"/>
        </w:rPr>
        <w:t>University of London</w:t>
      </w:r>
      <w:r w:rsidRPr="00AC3233">
        <w:rPr>
          <w:rFonts w:ascii="Aptos" w:eastAsia="Aptos" w:hAnsi="Aptos" w:cs="Aptos"/>
          <w:color w:val="000000" w:themeColor="text1"/>
          <w:lang w:val="es-MX"/>
        </w:rPr>
        <w:t>, se não me engano. Não tenho certeza se é essa universidade. E ela trabalha muito com</w:t>
      </w:r>
    </w:p>
    <w:p w14:paraId="2A01E623"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catadores, né? Comunidades de catadores. O professor Algomerto, ele também é da USP, também tem uma notoriedade bastante grande e tem vários</w:t>
      </w:r>
    </w:p>
    <w:p w14:paraId="25E68CD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 xml:space="preserve">projetos na área de economia circular. O professor fez o </w:t>
      </w:r>
      <w:r w:rsidRPr="00E33A62">
        <w:rPr>
          <w:rFonts w:ascii="Aptos" w:eastAsia="Aptos" w:hAnsi="Aptos" w:cs="Aptos"/>
          <w:color w:val="000000" w:themeColor="text1"/>
          <w:highlight w:val="yellow"/>
          <w:lang w:val="es-MX"/>
        </w:rPr>
        <w:t>Fernando Vianna</w:t>
      </w:r>
      <w:r w:rsidRPr="00AC3233">
        <w:rPr>
          <w:rFonts w:ascii="Aptos" w:eastAsia="Aptos" w:hAnsi="Aptos" w:cs="Aptos"/>
          <w:color w:val="000000" w:themeColor="text1"/>
          <w:lang w:val="es-MX"/>
        </w:rPr>
        <w:t>, que é lá do Ceará. Ele também tem, já foi líder de tema de economia circular na</w:t>
      </w:r>
    </w:p>
    <w:p w14:paraId="18B6739F"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 xml:space="preserve">Ampad, né? Então, por isso eu entendo que tem, né? Uma notoriedade. E o </w:t>
      </w:r>
      <w:r w:rsidRPr="00AA1675">
        <w:rPr>
          <w:rFonts w:ascii="Aptos" w:eastAsia="Aptos" w:hAnsi="Aptos" w:cs="Aptos"/>
          <w:color w:val="000000" w:themeColor="text1"/>
          <w:highlight w:val="yellow"/>
          <w:lang w:val="es-MX"/>
        </w:rPr>
        <w:t>Jorge Streit</w:t>
      </w:r>
      <w:r w:rsidRPr="00AC3233">
        <w:rPr>
          <w:rFonts w:ascii="Aptos" w:eastAsia="Aptos" w:hAnsi="Aptos" w:cs="Aptos"/>
          <w:color w:val="000000" w:themeColor="text1"/>
          <w:lang w:val="es-MX"/>
        </w:rPr>
        <w:t>, ele recentemente terminou o doutorado dele e começou o pós-doc. E ele está focado</w:t>
      </w:r>
    </w:p>
    <w:p w14:paraId="2A7E47DF"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em, agora acho que supply chain, mas com a pegada da economia circular.</w:t>
      </w:r>
    </w:p>
    <w:p w14:paraId="4997F6D3" w14:textId="77777777" w:rsidR="00AC3233" w:rsidRPr="00AC3233" w:rsidRDefault="00AC3233" w:rsidP="00AC3233">
      <w:pPr>
        <w:rPr>
          <w:rFonts w:ascii="Aptos" w:eastAsia="Aptos" w:hAnsi="Aptos" w:cs="Aptos"/>
          <w:color w:val="000000" w:themeColor="text1"/>
          <w:lang w:val="es-MX"/>
        </w:rPr>
      </w:pPr>
    </w:p>
    <w:p w14:paraId="65E4DB0F" w14:textId="218930D9"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47BD00F2" w14:textId="4C150CAA" w:rsid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Maravilha. Doutora, a minha última pergunta seria, pensando assim, especificamente na sua pesquisa. Como é que a senhora obtém os recursos necessários? Qual que é a sua estratégia de captação?</w:t>
      </w:r>
    </w:p>
    <w:p w14:paraId="65D22F13" w14:textId="77777777" w:rsidR="007C77DD" w:rsidRPr="00AC3233" w:rsidRDefault="007C77DD" w:rsidP="00AC3233">
      <w:pPr>
        <w:rPr>
          <w:rFonts w:ascii="Aptos" w:eastAsia="Aptos" w:hAnsi="Aptos" w:cs="Aptos"/>
          <w:color w:val="000000" w:themeColor="text1"/>
          <w:lang w:val="es-MX"/>
        </w:rPr>
      </w:pPr>
    </w:p>
    <w:p w14:paraId="38DA23F9" w14:textId="37D0CC90"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3A2DC0E"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maioria das minhas pesquisas não são financiadas. Elas são financiadas pelo meu próprio bolso.</w:t>
      </w:r>
    </w:p>
    <w:p w14:paraId="39E0BB56" w14:textId="77777777" w:rsidR="00AC3233" w:rsidRPr="007C77DD" w:rsidRDefault="00AC3233" w:rsidP="00AC3233">
      <w:pPr>
        <w:rPr>
          <w:rFonts w:ascii="Aptos" w:eastAsia="Aptos" w:hAnsi="Aptos" w:cs="Aptos"/>
          <w:b/>
          <w:bCs/>
          <w:color w:val="000000" w:themeColor="text1"/>
          <w:lang w:val="es-MX"/>
        </w:rPr>
      </w:pPr>
    </w:p>
    <w:p w14:paraId="7D7F9932" w14:textId="20585537"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232513E5"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Sério?</w:t>
      </w:r>
    </w:p>
    <w:p w14:paraId="6078EE10" w14:textId="77777777" w:rsidR="00AC3233" w:rsidRPr="00AC3233" w:rsidRDefault="00AC3233" w:rsidP="00AC3233">
      <w:pPr>
        <w:rPr>
          <w:rFonts w:ascii="Aptos" w:eastAsia="Aptos" w:hAnsi="Aptos" w:cs="Aptos"/>
          <w:color w:val="000000" w:themeColor="text1"/>
          <w:lang w:val="es-MX"/>
        </w:rPr>
      </w:pPr>
    </w:p>
    <w:p w14:paraId="1A51CCA8" w14:textId="2B27DA2E"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4F2511A3" w14:textId="6A02D5B0" w:rsidR="00AC3233" w:rsidRPr="00AC3233" w:rsidRDefault="00AC3233" w:rsidP="00AC3233">
      <w:pPr>
        <w:rPr>
          <w:rFonts w:ascii="Aptos" w:eastAsia="Aptos" w:hAnsi="Aptos" w:cs="Aptos"/>
          <w:color w:val="000000" w:themeColor="text1"/>
          <w:lang w:val="es-MX"/>
        </w:rPr>
      </w:pPr>
      <w:r w:rsidRPr="7ECF6885">
        <w:rPr>
          <w:rFonts w:ascii="Aptos" w:eastAsia="Aptos" w:hAnsi="Aptos" w:cs="Aptos"/>
          <w:color w:val="0070C0"/>
          <w:lang w:val="es-MX"/>
        </w:rPr>
        <w:t xml:space="preserve"/>
      </w:r>
      <w:r w:rsidRPr="7ECF6885">
        <w:rPr>
          <w:rFonts w:ascii="Aptos" w:eastAsia="Aptos" w:hAnsi="Aptos" w:cs="Aptos"/>
          <w:color w:val="000000" w:themeColor="text1"/>
          <w:lang w:val="es-MX"/>
        </w:rPr>
        <w:t xml:space="preserve">É, é a nossa realidade de instituição comunitária, instituição pequena, né? Então, quando eu consigo é </w:t>
      </w:r>
      <w:r w:rsidRPr="7ECF6885">
        <w:rPr>
          <w:rFonts w:ascii="Aptos" w:eastAsia="Aptos" w:hAnsi="Aptos" w:cs="Aptos"/>
          <w:color w:val="000000" w:themeColor="text1"/>
          <w:highlight w:val="yellow"/>
          <w:lang w:val="es-MX"/>
        </w:rPr>
        <w:t>CAP</w:t>
      </w:r>
      <w:ins w:id="12" w:author="iara@nossaterrafirme.com" w:date="2024-07-17T06:37:00Z">
        <w:r w:rsidR="4805B965" w:rsidRPr="7ECF6885">
          <w:rPr>
            <w:rFonts w:ascii="Aptos" w:eastAsia="Aptos" w:hAnsi="Aptos" w:cs="Aptos"/>
            <w:color w:val="000000" w:themeColor="text1"/>
            <w:highlight w:val="yellow"/>
            <w:lang w:val="es-MX"/>
          </w:rPr>
          <w:t>ES</w:t>
        </w:r>
      </w:ins>
      <w:r w:rsidRPr="7ECF6885">
        <w:rPr>
          <w:rFonts w:ascii="Aptos" w:eastAsia="Aptos" w:hAnsi="Aptos" w:cs="Aptos"/>
          <w:color w:val="000000" w:themeColor="text1"/>
          <w:highlight w:val="yellow"/>
          <w:lang w:val="es-MX"/>
        </w:rPr>
        <w:t>, CNPq ou F</w:t>
      </w:r>
      <w:ins w:id="13" w:author="iara@nossaterrafirme.com" w:date="2024-07-17T06:38:00Z">
        <w:r w:rsidR="66B36BFB" w:rsidRPr="7ECF6885">
          <w:rPr>
            <w:rFonts w:ascii="Aptos" w:eastAsia="Aptos" w:hAnsi="Aptos" w:cs="Aptos"/>
            <w:color w:val="000000" w:themeColor="text1"/>
            <w:highlight w:val="yellow"/>
            <w:lang w:val="es-MX"/>
          </w:rPr>
          <w:t>A</w:t>
        </w:r>
      </w:ins>
      <w:del w:id="14" w:author="iara@nossaterrafirme.com" w:date="2024-07-17T06:38:00Z">
        <w:r w:rsidRPr="7ECF6885" w:rsidDel="00AC3233">
          <w:rPr>
            <w:rFonts w:ascii="Aptos" w:eastAsia="Aptos" w:hAnsi="Aptos" w:cs="Aptos"/>
            <w:color w:val="000000" w:themeColor="text1"/>
            <w:highlight w:val="yellow"/>
            <w:lang w:val="es-MX"/>
          </w:rPr>
          <w:delText>O</w:delText>
        </w:r>
      </w:del>
      <w:r w:rsidRPr="7ECF6885">
        <w:rPr>
          <w:rFonts w:ascii="Aptos" w:eastAsia="Aptos" w:hAnsi="Aptos" w:cs="Aptos"/>
          <w:color w:val="000000" w:themeColor="text1"/>
          <w:highlight w:val="yellow"/>
          <w:lang w:val="es-MX"/>
        </w:rPr>
        <w:t>PESC</w:t>
      </w:r>
      <w:r w:rsidRPr="7ECF6885">
        <w:rPr>
          <w:rFonts w:ascii="Aptos" w:eastAsia="Aptos" w:hAnsi="Aptos" w:cs="Aptos"/>
          <w:color w:val="000000" w:themeColor="text1"/>
          <w:lang w:val="es-MX"/>
        </w:rPr>
        <w:t>, né? Mas nem sempre</w:t>
      </w:r>
      <w:ins w:id="15" w:author="iara@nossaterrafirme.com" w:date="2024-07-17T06:38:00Z">
        <w:r w:rsidR="1C951809" w:rsidRPr="7ECF6885">
          <w:rPr>
            <w:rFonts w:ascii="Aptos" w:eastAsia="Aptos" w:hAnsi="Aptos" w:cs="Aptos"/>
            <w:color w:val="000000" w:themeColor="text1"/>
            <w:lang w:val="es-MX"/>
          </w:rPr>
          <w:t xml:space="preserve"> que</w:t>
        </w:r>
      </w:ins>
    </w:p>
    <w:p w14:paraId="5C22746D" w14:textId="627FF4D8" w:rsidR="00AC3233" w:rsidRPr="00AC3233" w:rsidRDefault="00AC3233" w:rsidP="00AC3233">
      <w:pPr>
        <w:rPr>
          <w:rFonts w:ascii="Aptos" w:eastAsia="Aptos" w:hAnsi="Aptos" w:cs="Aptos"/>
          <w:color w:val="000000" w:themeColor="text1"/>
          <w:lang w:val="es-MX"/>
        </w:rPr>
      </w:pPr>
      <w:r w:rsidRPr="7ECF6885">
        <w:rPr>
          <w:rFonts w:ascii="Aptos" w:eastAsia="Aptos" w:hAnsi="Aptos" w:cs="Aptos"/>
          <w:color w:val="0070C0"/>
          <w:lang w:val="es-MX"/>
        </w:rPr>
        <w:lastRenderedPageBreak/>
        <w:t xml:space="preserve"/>
      </w:r>
      <w:r w:rsidRPr="7ECF6885">
        <w:rPr>
          <w:rFonts w:ascii="Aptos" w:eastAsia="Aptos" w:hAnsi="Aptos" w:cs="Aptos"/>
          <w:color w:val="000000" w:themeColor="text1"/>
          <w:lang w:val="es-MX"/>
        </w:rPr>
        <w:t xml:space="preserve">você submete </w:t>
      </w:r>
      <w:ins w:id="16" w:author="iara@nossaterrafirme.com" w:date="2024-07-17T06:38:00Z">
        <w:r w:rsidR="02FE119D" w:rsidRPr="7ECF6885">
          <w:rPr>
            <w:rFonts w:ascii="Aptos" w:eastAsia="Aptos" w:hAnsi="Aptos" w:cs="Aptos"/>
            <w:color w:val="000000" w:themeColor="text1"/>
            <w:lang w:val="es-MX"/>
          </w:rPr>
          <w:t>a</w:t>
        </w:r>
      </w:ins>
      <w:del w:id="17" w:author="iara@nossaterrafirme.com" w:date="2024-07-17T06:38:00Z">
        <w:r w:rsidRPr="7ECF6885" w:rsidDel="00AC3233">
          <w:rPr>
            <w:rFonts w:ascii="Aptos" w:eastAsia="Aptos" w:hAnsi="Aptos" w:cs="Aptos"/>
            <w:color w:val="000000" w:themeColor="text1"/>
            <w:lang w:val="es-MX"/>
          </w:rPr>
          <w:delText xml:space="preserve">à </w:delText>
        </w:r>
      </w:del>
      <w:r w:rsidRPr="7ECF6885">
        <w:rPr>
          <w:rFonts w:ascii="Aptos" w:eastAsia="Aptos" w:hAnsi="Aptos" w:cs="Aptos"/>
          <w:color w:val="000000" w:themeColor="text1"/>
          <w:lang w:val="es-MX"/>
        </w:rPr>
        <w:t>prova. E quando a</w:t>
      </w:r>
      <w:del w:id="18" w:author="iara@nossaterrafirme.com" w:date="2024-07-17T06:38:00Z">
        <w:r w:rsidRPr="7ECF6885" w:rsidDel="00AC3233">
          <w:rPr>
            <w:rFonts w:ascii="Aptos" w:eastAsia="Aptos" w:hAnsi="Aptos" w:cs="Aptos"/>
            <w:color w:val="000000" w:themeColor="text1"/>
            <w:lang w:val="es-MX"/>
          </w:rPr>
          <w:delText xml:space="preserve"> </w:delText>
        </w:r>
      </w:del>
      <w:r w:rsidRPr="7ECF6885">
        <w:rPr>
          <w:rFonts w:ascii="Aptos" w:eastAsia="Aptos" w:hAnsi="Aptos" w:cs="Aptos"/>
          <w:color w:val="000000" w:themeColor="text1"/>
          <w:lang w:val="es-MX"/>
        </w:rPr>
        <w:t>prova, às vezes, por exemplo, um dos editais, um dos projetos que eu estou desenvolvendo recebi 13 mil reais. Como você vai fazer uma pesquisa</w:t>
      </w:r>
    </w:p>
    <w:p w14:paraId="30D96E1D"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de impacto com 13 mil reais? Né? É, então assim, esse é um ponto, é um gargalo, né? Da nossa realidade brasileira, né? A ausência de fomento,</w:t>
      </w:r>
    </w:p>
    <w:p w14:paraId="20621352"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pra você poder fazer pesquisas mais densas.</w:t>
      </w:r>
    </w:p>
    <w:p w14:paraId="6D8C00E3" w14:textId="77777777" w:rsidR="00AC3233" w:rsidRPr="00AC3233" w:rsidRDefault="00AC3233" w:rsidP="00AC3233">
      <w:pPr>
        <w:rPr>
          <w:rFonts w:ascii="Aptos" w:eastAsia="Aptos" w:hAnsi="Aptos" w:cs="Aptos"/>
          <w:color w:val="000000" w:themeColor="text1"/>
          <w:lang w:val="es-MX"/>
        </w:rPr>
      </w:pPr>
    </w:p>
    <w:p w14:paraId="2F0AE4F9" w14:textId="171407BA"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4FFEFC7F" w14:textId="77777777" w:rsidR="00AC3233" w:rsidRPr="00AC3233" w:rsidRDefault="00AC3233" w:rsidP="00AC3233">
      <w:pPr>
        <w:rPr>
          <w:rFonts w:ascii="Aptos" w:eastAsia="Aptos" w:hAnsi="Aptos" w:cs="Aptos"/>
          <w:color w:val="000000" w:themeColor="text1"/>
          <w:lang w:val="es-MX"/>
        </w:rPr>
      </w:pPr>
      <w:r w:rsidRPr="7ECF6885">
        <w:rPr>
          <w:rFonts w:ascii="Aptos" w:eastAsia="Aptos" w:hAnsi="Aptos" w:cs="Aptos"/>
          <w:color w:val="0070C0"/>
          <w:lang w:val="es-MX"/>
        </w:rPr>
        <w:t xml:space="preserve"/>
      </w:r>
      <w:r w:rsidRPr="7ECF6885">
        <w:rPr>
          <w:rFonts w:ascii="Aptos" w:eastAsia="Aptos" w:hAnsi="Aptos" w:cs="Aptos"/>
          <w:color w:val="000000" w:themeColor="text1"/>
          <w:lang w:val="es-MX"/>
        </w:rPr>
        <w:t>Sim, com certeza. Doutora Simone, muito obrigada. Foi incrível o volume de informações que a gente conseguiu, né? Cap</w:t>
      </w:r>
      <w:del w:id="19" w:author="iara@nossaterrafirme.com" w:date="2024-07-17T06:38:00Z">
        <w:r w:rsidRPr="7ECF6885" w:rsidDel="00AC3233">
          <w:rPr>
            <w:rFonts w:ascii="Aptos" w:eastAsia="Aptos" w:hAnsi="Aptos" w:cs="Aptos"/>
            <w:color w:val="000000" w:themeColor="text1"/>
            <w:lang w:val="es-MX"/>
          </w:rPr>
          <w:delText>i</w:delText>
        </w:r>
      </w:del>
      <w:r w:rsidRPr="7ECF6885">
        <w:rPr>
          <w:rFonts w:ascii="Aptos" w:eastAsia="Aptos" w:hAnsi="Aptos" w:cs="Aptos"/>
          <w:color w:val="000000" w:themeColor="text1"/>
          <w:lang w:val="es-MX"/>
        </w:rPr>
        <w:t>tar. Eu acho que agradeço o nome</w:t>
      </w:r>
    </w:p>
    <w:p w14:paraId="04297E64"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da TEC de Monterrey, da nossa equipe, né? Vou deixar o Hugo falar um pouquinho também. Queria me apresentar tardiamente, né? Meu nome é Yara Vicente, sou socióloga, sou alumni da UNB</w:t>
      </w:r>
    </w:p>
    <w:p w14:paraId="46E2652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 da Columbia University, onde eu me encontrei em administração pública com ênfase em ciência e política ambiental no mestrado, né? Sou do time dos practitioners, mas tenho uma empresa que, entre muitas coisas, faz</w:t>
      </w:r>
    </w:p>
    <w:p w14:paraId="76500E37"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 xml:space="preserve">pesquisa aplicada, né? Dentro do campo de sustentabilidade e inovação decolonial, que chama </w:t>
      </w:r>
      <w:r w:rsidRPr="005D2B2C">
        <w:rPr>
          <w:rFonts w:ascii="Aptos" w:eastAsia="Aptos" w:hAnsi="Aptos" w:cs="Aptos"/>
          <w:color w:val="000000" w:themeColor="text1"/>
          <w:highlight w:val="yellow"/>
          <w:lang w:val="es-MX"/>
        </w:rPr>
        <w:t>Nossa Terra Firme</w:t>
      </w:r>
      <w:r w:rsidRPr="00AC3233">
        <w:rPr>
          <w:rFonts w:ascii="Aptos" w:eastAsia="Aptos" w:hAnsi="Aptos" w:cs="Aptos"/>
          <w:color w:val="000000" w:themeColor="text1"/>
          <w:lang w:val="es-MX"/>
        </w:rPr>
        <w:t>. E a gente teve o prazer de ser convidada pela TEC de Monterrey pra liderar o capítulo</w:t>
      </w:r>
    </w:p>
    <w:p w14:paraId="783E4DE3"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brasileiro dessa grande pesquisa sobre florescimento humano na América Latina, né? Que a senhora recebeu o link lá, então a Nossa Terra Firme é a minha instituição, sou fundadora dela e estou responsável aí por sintetizar</w:t>
      </w:r>
    </w:p>
    <w:p w14:paraId="093EEBB0"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esse monte de informações pra que a gente consiga mostrar a importância também desse financiamento, né? Começar a se organizar enquanto campo científico no Brasil</w:t>
      </w:r>
    </w:p>
    <w:p w14:paraId="4DE479E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 na América Latina, pra que a gente possa dialogar com os temas de florescimento humano a partir da nossa visão do sul global, né? Que é tão importante. Então, só tenho a te agradecer e vamos manter contato pra contar</w:t>
      </w:r>
    </w:p>
    <w:p w14:paraId="5125913F"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os próximos passos, tá? Vou passar pro Hugo, também. Hugo, por favor, se quiser compartilhar algumas palavras finais.</w:t>
      </w:r>
    </w:p>
    <w:p w14:paraId="2942012B" w14:textId="77777777" w:rsidR="00AC3233" w:rsidRPr="00AC3233" w:rsidRDefault="00AC3233" w:rsidP="00AC3233">
      <w:pPr>
        <w:rPr>
          <w:rFonts w:ascii="Aptos" w:eastAsia="Aptos" w:hAnsi="Aptos" w:cs="Aptos"/>
          <w:color w:val="000000" w:themeColor="text1"/>
          <w:lang w:val="es-MX"/>
        </w:rPr>
      </w:pPr>
    </w:p>
    <w:p w14:paraId="64339BF2" w14:textId="77777777" w:rsidR="00AC3233" w:rsidRPr="007C77DD" w:rsidRDefault="00AC3233" w:rsidP="00AC3233">
      <w:pPr>
        <w:rPr>
          <w:rFonts w:ascii="Aptos" w:eastAsia="Aptos" w:hAnsi="Aptos" w:cs="Aptos"/>
          <w:b/>
          <w:bCs/>
          <w:color w:val="000000" w:themeColor="text1"/>
          <w:lang w:val="es-MX"/>
        </w:rPr>
      </w:pPr>
      <w:r w:rsidRPr="007C77DD">
        <w:rPr>
          <w:rFonts w:ascii="Aptos" w:eastAsia="Aptos" w:hAnsi="Aptos" w:cs="Aptos"/>
          <w:b/>
          <w:bCs/>
          <w:color w:val="000000" w:themeColor="text1"/>
          <w:lang w:val="es-MX"/>
        </w:rPr>
        <w:lastRenderedPageBreak/>
        <w:t>Hugo</w:t>
      </w:r>
    </w:p>
    <w:p w14:paraId="2AF27E23"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Bem, primeiro de tudo, eu tenho que agradecer muito pela sua contribuição, doutora. Bem, eu não conseguia entender tudo que estava acontecendo, mas</w:t>
      </w:r>
    </w:p>
    <w:p w14:paraId="33DDDBC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metade das coisas que eu entendi eram muito, muito, muito interessantes. Então, eu não tenho nada a agradecer e compartilhar com a gente</w:t>
      </w:r>
    </w:p>
    <w:p w14:paraId="6145640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o seu tempo e seu conhecimento. E, bem, há apenas uma coisa que eu gostaria de perguntar, mas eu acho que eu não conseguia ouvir,</w:t>
      </w:r>
    </w:p>
    <w:p w14:paraId="3E1BD269"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ou eu acho que eu não sei se você mencionou algumas organizações ou alguns lugares ou</w:t>
      </w:r>
    </w:p>
    <w:p w14:paraId="4C63ECDF"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algumas instituições que são mais prominentes em fazer pesquisa ou no Brasil</w:t>
      </w:r>
    </w:p>
    <w:p w14:paraId="308301FA"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ou na América Latina, se você considerar.</w:t>
      </w:r>
    </w:p>
    <w:p w14:paraId="2CEF9AEE" w14:textId="77777777" w:rsidR="00AC3233" w:rsidRPr="00AC3233" w:rsidRDefault="00AC3233" w:rsidP="00AC3233">
      <w:pPr>
        <w:rPr>
          <w:rFonts w:ascii="Aptos" w:eastAsia="Aptos" w:hAnsi="Aptos" w:cs="Aptos"/>
          <w:color w:val="000000" w:themeColor="text1"/>
          <w:lang w:val="es-MX"/>
        </w:rPr>
      </w:pPr>
    </w:p>
    <w:p w14:paraId="7F175E65" w14:textId="21936C3D"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3E8D42E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Sim? Sim, Hugo, nós temos uma lista massiva de organizações, eu estava tomando notas de forma louca, porque muitas delas são acrônimas, e acrônimas soam muito diferentes</w:t>
      </w:r>
    </w:p>
    <w:p w14:paraId="4C4C5549"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w:r>
      <w:r w:rsidRPr="00AC3233">
        <w:rPr>
          <w:rFonts w:ascii="Aptos" w:eastAsia="Aptos" w:hAnsi="Aptos" w:cs="Aptos"/>
          <w:color w:val="000000" w:themeColor="text1"/>
          <w:lang w:val="es-MX"/>
        </w:rPr>
        <w:t>em português, sabe? Elas soam como palavras, mas elas são, na verdade, acrônimas. Então, eu estou feliz em conversar com vocês, porque nós temos, no topo da minha cabeça, mais de 20</w:t>
      </w:r>
    </w:p>
    <w:p w14:paraId="2770A24B" w14:textId="77777777" w:rsidR="00AC3233" w:rsidRPr="00AC3233" w:rsidRDefault="00AC3233" w:rsidP="00AC3233">
      <w:pPr>
        <w:rPr>
          <w:rFonts w:ascii="Aptos" w:eastAsia="Aptos" w:hAnsi="Aptos" w:cs="Aptos"/>
          <w:color w:val="000000" w:themeColor="text1"/>
          <w:lang w:val="es-MX"/>
        </w:rPr>
      </w:pPr>
    </w:p>
    <w:p w14:paraId="270EE9BE" w14:textId="50430AFC"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229F75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instituições entre</w:t>
      </w:r>
    </w:p>
    <w:p w14:paraId="1F028BDD" w14:textId="77777777" w:rsidR="00AC3233" w:rsidRPr="00AC3233" w:rsidRDefault="00AC3233" w:rsidP="00AC3233">
      <w:pPr>
        <w:rPr>
          <w:rFonts w:ascii="Aptos" w:eastAsia="Aptos" w:hAnsi="Aptos" w:cs="Aptos"/>
          <w:color w:val="000000" w:themeColor="text1"/>
          <w:lang w:val="es-MX"/>
        </w:rPr>
      </w:pPr>
    </w:p>
    <w:p w14:paraId="3FBC6D29" w14:textId="78C796E2"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3AB4A080"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startups, redes sociais,</w:t>
      </w:r>
    </w:p>
    <w:p w14:paraId="7413B9FE"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escolas,</w:t>
      </w:r>
    </w:p>
    <w:p w14:paraId="07E66BAE"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lojas de granação, você sabe, que estão cobertas. Ok, ok, excelente.</w:t>
      </w:r>
    </w:p>
    <w:p w14:paraId="2DBDABD5" w14:textId="77777777" w:rsidR="00AC3233" w:rsidRPr="00AC3233" w:rsidRDefault="00AC3233" w:rsidP="00AC3233">
      <w:pPr>
        <w:rPr>
          <w:rFonts w:ascii="Aptos" w:eastAsia="Aptos" w:hAnsi="Aptos" w:cs="Aptos"/>
          <w:color w:val="000000" w:themeColor="text1"/>
          <w:lang w:val="es-MX"/>
        </w:rPr>
      </w:pPr>
    </w:p>
    <w:p w14:paraId="6075D801" w14:textId="77777777" w:rsidR="00AC3233" w:rsidRPr="007C77DD" w:rsidRDefault="00AC3233" w:rsidP="00AC3233">
      <w:pPr>
        <w:rPr>
          <w:rFonts w:ascii="Aptos" w:eastAsia="Aptos" w:hAnsi="Aptos" w:cs="Aptos"/>
          <w:b/>
          <w:bCs/>
          <w:color w:val="000000" w:themeColor="text1"/>
          <w:lang w:val="es-MX"/>
        </w:rPr>
      </w:pPr>
      <w:r w:rsidRPr="007C77DD">
        <w:rPr>
          <w:rFonts w:ascii="Aptos" w:eastAsia="Aptos" w:hAnsi="Aptos" w:cs="Aptos"/>
          <w:b/>
          <w:bCs/>
          <w:color w:val="000000" w:themeColor="text1"/>
          <w:lang w:val="es-MX"/>
        </w:rPr>
        <w:t>Hugo</w:t>
      </w:r>
    </w:p>
    <w:p w14:paraId="23EC7F19"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w:r>
      <w:r w:rsidRPr="00AC3233">
        <w:rPr>
          <w:rFonts w:ascii="Aptos" w:eastAsia="Aptos" w:hAnsi="Aptos" w:cs="Aptos"/>
          <w:color w:val="000000" w:themeColor="text1"/>
          <w:lang w:val="es-MX"/>
        </w:rPr>
        <w:t>E houve alguma organização governamental envolvida também?</w:t>
      </w:r>
    </w:p>
    <w:p w14:paraId="42D4A8AA" w14:textId="77777777" w:rsidR="00AC3233" w:rsidRPr="00AC3233" w:rsidRDefault="00AC3233" w:rsidP="00AC3233">
      <w:pPr>
        <w:rPr>
          <w:rFonts w:ascii="Aptos" w:eastAsia="Aptos" w:hAnsi="Aptos" w:cs="Aptos"/>
          <w:color w:val="000000" w:themeColor="text1"/>
          <w:lang w:val="es-MX"/>
        </w:rPr>
      </w:pPr>
    </w:p>
    <w:p w14:paraId="73575FA4" w14:textId="7A7AF77E"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79FD0744"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Sim, nós temos a</w:t>
      </w:r>
    </w:p>
    <w:p w14:paraId="7B0CC31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E77F1F">
        <w:rPr>
          <w:rFonts w:ascii="Aptos" w:eastAsia="Aptos" w:hAnsi="Aptos" w:cs="Aptos"/>
          <w:color w:val="000000" w:themeColor="text1"/>
          <w:highlight w:val="yellow"/>
          <w:lang w:val="es-MX"/>
        </w:rPr>
        <w:t>Fundação de Amparo Pesquisa do Estado de Santa Catarina.</w:t>
      </w:r>
    </w:p>
    <w:p w14:paraId="33A5789D" w14:textId="77777777" w:rsidR="00AC3233" w:rsidRPr="00AC3233" w:rsidRDefault="00AC3233" w:rsidP="00AC3233">
      <w:pPr>
        <w:rPr>
          <w:rFonts w:ascii="Aptos" w:eastAsia="Aptos" w:hAnsi="Aptos" w:cs="Aptos"/>
          <w:color w:val="000000" w:themeColor="text1"/>
          <w:lang w:val="es-MX"/>
        </w:rPr>
      </w:pPr>
    </w:p>
    <w:p w14:paraId="6E10F37A" w14:textId="05CE4D62"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1B59845C"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Ok. E nós discutimos muito sobre como, sabe, a principal fonte de financiamento é pública, e, e o que está no setor privado,</w:t>
      </w:r>
    </w:p>
    <w:p w14:paraId="54378CC5"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 o quão frequentemente a ressource está disponível, o que não é tão frequentemente, então, é principalmente sobre como a sua pesquisa é autofundada, por mais parte,</w:t>
      </w:r>
    </w:p>
    <w:p w14:paraId="7220491D"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os granações disponíveis são muito poucos, então, eu tenho um ótimo blueprints, e eu estou feliz em ter um horário, com vocês, para ir sobre as notas. E talvez, se nós pudéssemos ter uma tradução para</w:t>
      </w:r>
    </w:p>
    <w:p w14:paraId="5BA1DEC9"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espanhol, vocês também, certo?</w:t>
      </w:r>
    </w:p>
    <w:p w14:paraId="6BECAB98" w14:textId="77777777" w:rsidR="00AC3233" w:rsidRPr="00AC3233" w:rsidRDefault="00AC3233" w:rsidP="00AC3233">
      <w:pPr>
        <w:rPr>
          <w:rFonts w:ascii="Aptos" w:eastAsia="Aptos" w:hAnsi="Aptos" w:cs="Aptos"/>
          <w:color w:val="000000" w:themeColor="text1"/>
          <w:lang w:val="es-MX"/>
        </w:rPr>
      </w:pPr>
    </w:p>
    <w:p w14:paraId="717FD99B" w14:textId="1D276FB4"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50CC0505"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Sim. Você vai usar alguma ferramenta de transcrição?</w:t>
      </w:r>
    </w:p>
    <w:p w14:paraId="3DE97871" w14:textId="77777777" w:rsidR="00AC3233" w:rsidRPr="00AC3233" w:rsidRDefault="00AC3233" w:rsidP="00AC3233">
      <w:pPr>
        <w:rPr>
          <w:rFonts w:ascii="Aptos" w:eastAsia="Aptos" w:hAnsi="Aptos" w:cs="Aptos"/>
          <w:color w:val="000000" w:themeColor="text1"/>
          <w:lang w:val="es-MX"/>
        </w:rPr>
      </w:pPr>
    </w:p>
    <w:p w14:paraId="40BE68E8" w14:textId="567C91F2"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63CB6EA9"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Eles têm uma equipe que está responsável, mas aquele momento de... nosso grande desafio é que eu sou a única pesquisadora que fala português, sabe?</w:t>
      </w:r>
    </w:p>
    <w:p w14:paraId="0E613632"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Então, nesse momento de ter o primeiro contato, a gente não tem muito como, mas eles vão fazer uma combinação de ferramentas tecnológicas, e também de ferramentas</w:t>
      </w:r>
    </w:p>
    <w:p w14:paraId="4268C5C0"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lastRenderedPageBreak/>
        <w:t xml:space="preserve"/>
      </w:r>
      <w:r w:rsidRPr="00AC3233">
        <w:rPr>
          <w:rFonts w:ascii="Aptos" w:eastAsia="Aptos" w:hAnsi="Aptos" w:cs="Aptos"/>
          <w:color w:val="000000" w:themeColor="text1"/>
          <w:lang w:val="es-MX"/>
        </w:rPr>
        <w:t>da supervisão humana mesmo, porque tem muitos acrônimos que a inteligência artificial ou o software de transcrição não vão pegar, então, a gente vai ter todos os cuidados.</w:t>
      </w:r>
    </w:p>
    <w:p w14:paraId="48772952" w14:textId="77777777" w:rsidR="00AC3233" w:rsidRPr="00AC3233" w:rsidRDefault="00AC3233" w:rsidP="00AC3233">
      <w:pPr>
        <w:rPr>
          <w:rFonts w:ascii="Aptos" w:eastAsia="Aptos" w:hAnsi="Aptos" w:cs="Aptos"/>
          <w:color w:val="000000" w:themeColor="text1"/>
          <w:lang w:val="es-MX"/>
        </w:rPr>
      </w:pPr>
    </w:p>
    <w:p w14:paraId="1E790F13" w14:textId="6D982E9E"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5440F0A"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Ah, tá. Porque senão eu poderia sugerir também alguma ferramenta, se vocês quisessem.</w:t>
      </w:r>
    </w:p>
    <w:p w14:paraId="3F01C2E2" w14:textId="77777777" w:rsidR="00AC3233" w:rsidRPr="00AC3233" w:rsidRDefault="00AC3233" w:rsidP="00AC3233">
      <w:pPr>
        <w:rPr>
          <w:rFonts w:ascii="Aptos" w:eastAsia="Aptos" w:hAnsi="Aptos" w:cs="Aptos"/>
          <w:color w:val="000000" w:themeColor="text1"/>
          <w:lang w:val="es-MX"/>
        </w:rPr>
      </w:pPr>
    </w:p>
    <w:p w14:paraId="419E202F" w14:textId="5358493A"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6A457ADF"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Não, mas isso é sempre bom, se a senhora quiser sugerir...</w:t>
      </w:r>
    </w:p>
    <w:p w14:paraId="0687A803" w14:textId="77777777" w:rsidR="00AC3233" w:rsidRPr="007C77DD" w:rsidRDefault="00AC3233" w:rsidP="00AC3233">
      <w:pPr>
        <w:rPr>
          <w:rFonts w:ascii="Aptos" w:eastAsia="Aptos" w:hAnsi="Aptos" w:cs="Aptos"/>
          <w:b/>
          <w:bCs/>
          <w:color w:val="000000" w:themeColor="text1"/>
          <w:lang w:val="es-MX"/>
        </w:rPr>
      </w:pPr>
    </w:p>
    <w:p w14:paraId="1D453D41" w14:textId="4FBC54B2"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44BA901"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Deixa só, eu estou tentando deixar aqui só um pouquinho, eu vou te passar uma listinha, deixa só localizar rapidinho aqui, que eu estava usando numa disciplina para os meus alunos também,</w:t>
      </w:r>
    </w:p>
    <w:p w14:paraId="659F3C4A"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 eu acho bem bacana esse tipo de coisa, porque acelera, todos nós temos agendas extensas, então, ter oportunidade</w:t>
      </w:r>
    </w:p>
    <w:p w14:paraId="28D8D42D"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de acelerar pode facilitar.</w:t>
      </w:r>
    </w:p>
    <w:p w14:paraId="21508E67" w14:textId="77777777" w:rsidR="00AC3233" w:rsidRPr="00AC3233" w:rsidRDefault="00AC3233" w:rsidP="00AC3233">
      <w:pPr>
        <w:rPr>
          <w:rFonts w:ascii="Aptos" w:eastAsia="Aptos" w:hAnsi="Aptos" w:cs="Aptos"/>
          <w:color w:val="000000" w:themeColor="text1"/>
          <w:lang w:val="es-MX"/>
        </w:rPr>
      </w:pPr>
    </w:p>
    <w:p w14:paraId="2A73C6E8" w14:textId="38BB1A92"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36A282AE"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Hugo, ela está perguntando sobre os nossos dispositivos de transcrição, e eu disse que isso provavelmente seria uma mistura entre software-based e coordenação humana, e ela</w:t>
      </w:r>
    </w:p>
    <w:p w14:paraId="137C233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voluntariamente compartilhou com a gente alguns nomes de softwares que ela usa, então, ela está olhando agora, e eu vou fazer notas e compartilhar com vocês.</w:t>
      </w:r>
    </w:p>
    <w:p w14:paraId="1C6055FE" w14:textId="77777777" w:rsidR="00AC3233" w:rsidRPr="007C77DD" w:rsidRDefault="00AC3233" w:rsidP="00AC3233">
      <w:pPr>
        <w:rPr>
          <w:rFonts w:ascii="Aptos" w:eastAsia="Aptos" w:hAnsi="Aptos" w:cs="Aptos"/>
          <w:b/>
          <w:bCs/>
          <w:color w:val="000000" w:themeColor="text1"/>
          <w:lang w:val="es-MX"/>
        </w:rPr>
      </w:pPr>
    </w:p>
    <w:p w14:paraId="36CFB6A8" w14:textId="77777777" w:rsidR="00AC3233" w:rsidRPr="007C77DD" w:rsidRDefault="00AC3233" w:rsidP="00AC3233">
      <w:pPr>
        <w:rPr>
          <w:rFonts w:ascii="Aptos" w:eastAsia="Aptos" w:hAnsi="Aptos" w:cs="Aptos"/>
          <w:b/>
          <w:bCs/>
          <w:color w:val="000000" w:themeColor="text1"/>
        </w:rPr>
      </w:pPr>
      <w:r w:rsidRPr="007C77DD">
        <w:rPr>
          <w:rFonts w:ascii="Aptos" w:eastAsia="Aptos" w:hAnsi="Aptos" w:cs="Aptos"/>
          <w:b/>
          <w:bCs/>
          <w:color w:val="000000" w:themeColor="text1"/>
        </w:rPr>
        <w:t>Hugo</w:t>
      </w:r>
    </w:p>
    <w:p w14:paraId="599F2C83" w14:textId="77777777" w:rsidR="00AC3233" w:rsidRPr="00ED228C" w:rsidRDefault="00AC3233" w:rsidP="00AC3233">
      <w:pPr>
        <w:rPr>
          <w:rFonts w:ascii="Aptos" w:eastAsia="Aptos" w:hAnsi="Aptos" w:cs="Aptos"/>
          <w:color w:val="000000" w:themeColor="text1"/>
        </w:rPr>
      </w:pPr>
      <w:r w:rsidRPr="005A3B7B">
        <w:rPr>
          <w:rFonts w:ascii="Aptos" w:eastAsia="Aptos" w:hAnsi="Aptos" w:cs="Aptos"/>
          <w:color w:val="0070C0"/>
        </w:rPr>
        <w:t xml:space="preserve"/>
      </w:r>
      <w:r w:rsidRPr="00ED228C">
        <w:rPr>
          <w:rFonts w:ascii="Aptos" w:eastAsia="Aptos" w:hAnsi="Aptos" w:cs="Aptos"/>
          <w:color w:val="000000" w:themeColor="text1"/>
        </w:rPr>
        <w:t xml:space="preserve">Sim, sim, </w:t>
      </w:r>
      <w:proofErr w:type="spellStart"/>
      <w:r w:rsidRPr="00ED228C">
        <w:rPr>
          <w:rFonts w:ascii="Aptos" w:eastAsia="Aptos" w:hAnsi="Aptos" w:cs="Aptos"/>
          <w:color w:val="000000" w:themeColor="text1"/>
        </w:rPr>
        <w:t>isso</w:t>
      </w:r>
      <w:proofErr w:type="spellEnd"/>
      <w:r w:rsidRPr="00ED228C">
        <w:rPr>
          <w:rFonts w:ascii="Aptos" w:eastAsia="Aptos" w:hAnsi="Aptos" w:cs="Aptos"/>
          <w:color w:val="000000" w:themeColor="text1"/>
        </w:rPr>
        <w:t xml:space="preserve"> seria </w:t>
      </w:r>
      <w:proofErr w:type="spellStart"/>
      <w:r w:rsidRPr="00ED228C">
        <w:rPr>
          <w:rFonts w:ascii="Aptos" w:eastAsia="Aptos" w:hAnsi="Aptos" w:cs="Aptos"/>
          <w:color w:val="000000" w:themeColor="text1"/>
        </w:rPr>
        <w:t>muito</w:t>
      </w:r>
      <w:proofErr w:type="spellEnd"/>
      <w:r w:rsidRPr="00ED228C">
        <w:rPr>
          <w:rFonts w:ascii="Aptos" w:eastAsia="Aptos" w:hAnsi="Aptos" w:cs="Aptos"/>
          <w:color w:val="000000" w:themeColor="text1"/>
        </w:rPr>
        <w:t xml:space="preserve"> </w:t>
      </w:r>
      <w:proofErr w:type="spellStart"/>
      <w:r w:rsidRPr="00ED228C">
        <w:rPr>
          <w:rFonts w:ascii="Aptos" w:eastAsia="Aptos" w:hAnsi="Aptos" w:cs="Aptos"/>
          <w:color w:val="000000" w:themeColor="text1"/>
        </w:rPr>
        <w:t>bom</w:t>
      </w:r>
      <w:proofErr w:type="spellEnd"/>
      <w:r w:rsidRPr="00ED228C">
        <w:rPr>
          <w:rFonts w:ascii="Aptos" w:eastAsia="Aptos" w:hAnsi="Aptos" w:cs="Aptos"/>
          <w:color w:val="000000" w:themeColor="text1"/>
        </w:rPr>
        <w:t>.</w:t>
      </w:r>
    </w:p>
    <w:p w14:paraId="4A7B837E" w14:textId="77777777" w:rsidR="00AC3233" w:rsidRPr="00ED228C" w:rsidRDefault="00AC3233" w:rsidP="00AC3233">
      <w:pPr>
        <w:rPr>
          <w:rFonts w:ascii="Aptos" w:eastAsia="Aptos" w:hAnsi="Aptos" w:cs="Aptos"/>
          <w:color w:val="000000" w:themeColor="text1"/>
        </w:rPr>
      </w:pPr>
    </w:p>
    <w:p w14:paraId="7F7053CF" w14:textId="2DB03162"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lastRenderedPageBreak/>
        <w:t>Iara Vicente</w:t>
      </w:r>
    </w:p>
    <w:p w14:paraId="134C20A4"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Sim, ok, ótimo.</w:t>
      </w:r>
    </w:p>
    <w:p w14:paraId="6A8CF18B" w14:textId="77777777" w:rsidR="00AC3233" w:rsidRPr="00AC3233" w:rsidRDefault="00AC3233" w:rsidP="00AC3233">
      <w:pPr>
        <w:rPr>
          <w:rFonts w:ascii="Aptos" w:eastAsia="Aptos" w:hAnsi="Aptos" w:cs="Aptos"/>
          <w:color w:val="000000" w:themeColor="text1"/>
          <w:lang w:val="es-MX"/>
        </w:rPr>
      </w:pPr>
    </w:p>
    <w:p w14:paraId="3C1B43A7" w14:textId="77777777" w:rsidR="00AC3233" w:rsidRPr="007C77DD" w:rsidRDefault="00AC3233" w:rsidP="00AC3233">
      <w:pPr>
        <w:rPr>
          <w:rFonts w:ascii="Aptos" w:eastAsia="Aptos" w:hAnsi="Aptos" w:cs="Aptos"/>
          <w:b/>
          <w:bCs/>
          <w:color w:val="000000" w:themeColor="text1"/>
          <w:lang w:val="es-MX"/>
        </w:rPr>
      </w:pPr>
      <w:r w:rsidRPr="007C77DD">
        <w:rPr>
          <w:rFonts w:ascii="Aptos" w:eastAsia="Aptos" w:hAnsi="Aptos" w:cs="Aptos"/>
          <w:b/>
          <w:bCs/>
          <w:color w:val="000000" w:themeColor="text1"/>
          <w:lang w:val="es-MX"/>
        </w:rPr>
        <w:t>Hugo</w:t>
      </w:r>
    </w:p>
    <w:p w14:paraId="7CFF358E"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Obrigado, ela é muito, muito generosa conosco. Sim! Eu não tenho nada mais para dizer do que agradecê-la.</w:t>
      </w:r>
    </w:p>
    <w:p w14:paraId="65B68B42" w14:textId="77777777" w:rsidR="00AC3233" w:rsidRPr="007C77DD" w:rsidRDefault="00AC3233" w:rsidP="00AC3233">
      <w:pPr>
        <w:rPr>
          <w:rFonts w:ascii="Aptos" w:eastAsia="Aptos" w:hAnsi="Aptos" w:cs="Aptos"/>
          <w:b/>
          <w:bCs/>
          <w:color w:val="000000" w:themeColor="text1"/>
          <w:lang w:val="es-MX"/>
        </w:rPr>
      </w:pPr>
    </w:p>
    <w:p w14:paraId="27095ACA" w14:textId="3072D485"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CECBBDE"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 assim, a gente continua à disposição do que pudermos ser úteis, o que vocês precisam, podem contar conosco, é só acionar, que sempre que possível,</w:t>
      </w:r>
    </w:p>
    <w:p w14:paraId="10F00E3D"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a gente encaixa na agenda, bem tranquilo, tá? É só olhar aqui o que eu passei para os meus alunos. Eu só vou localizar aqui.</w:t>
      </w:r>
    </w:p>
    <w:p w14:paraId="645F04C9" w14:textId="77777777" w:rsidR="00AC3233" w:rsidRPr="00AC3233" w:rsidRDefault="00AC3233" w:rsidP="00AC3233">
      <w:pPr>
        <w:rPr>
          <w:rFonts w:ascii="Aptos" w:eastAsia="Aptos" w:hAnsi="Aptos" w:cs="Aptos"/>
          <w:color w:val="000000" w:themeColor="text1"/>
          <w:lang w:val="es-MX"/>
        </w:rPr>
      </w:pPr>
    </w:p>
    <w:p w14:paraId="2C478FED" w14:textId="0A2F1ECD"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50694912"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Perfeito, vai ajudar a gente bastante.</w:t>
      </w:r>
    </w:p>
    <w:p w14:paraId="72250670" w14:textId="77777777" w:rsidR="00AC3233" w:rsidRPr="00AC3233" w:rsidRDefault="00AC3233" w:rsidP="00AC3233">
      <w:pPr>
        <w:rPr>
          <w:rFonts w:ascii="Aptos" w:eastAsia="Aptos" w:hAnsi="Aptos" w:cs="Aptos"/>
          <w:color w:val="000000" w:themeColor="text1"/>
          <w:lang w:val="es-MX"/>
        </w:rPr>
      </w:pPr>
    </w:p>
    <w:p w14:paraId="1174DACB" w14:textId="4E5E02F7" w:rsidR="00AC3233" w:rsidRPr="007C77DD"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4AFA6AFF"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Vou pegar no celular,</w:t>
      </w:r>
    </w:p>
    <w:p w14:paraId="03E79CE5"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que é mais fácil.</w:t>
      </w:r>
    </w:p>
    <w:p w14:paraId="677AB204" w14:textId="77777777" w:rsidR="00AC3233" w:rsidRPr="00AC3233" w:rsidRDefault="00AC3233" w:rsidP="00AC3233">
      <w:pPr>
        <w:rPr>
          <w:rFonts w:ascii="Aptos" w:eastAsia="Aptos" w:hAnsi="Aptos" w:cs="Aptos"/>
          <w:color w:val="000000" w:themeColor="text1"/>
          <w:lang w:val="es-MX"/>
        </w:rPr>
      </w:pPr>
    </w:p>
    <w:p w14:paraId="690C1F76" w14:textId="77777777" w:rsidR="00AC3233" w:rsidRPr="007C77DD" w:rsidRDefault="00AC3233" w:rsidP="00AC3233">
      <w:pPr>
        <w:rPr>
          <w:rFonts w:ascii="Aptos" w:eastAsia="Aptos" w:hAnsi="Aptos" w:cs="Aptos"/>
          <w:b/>
          <w:bCs/>
          <w:color w:val="000000" w:themeColor="text1"/>
          <w:lang w:val="es-MX"/>
        </w:rPr>
      </w:pPr>
      <w:r w:rsidRPr="007C77DD">
        <w:rPr>
          <w:rFonts w:ascii="Aptos" w:eastAsia="Aptos" w:hAnsi="Aptos" w:cs="Aptos"/>
          <w:b/>
          <w:bCs/>
          <w:color w:val="000000" w:themeColor="text1"/>
          <w:lang w:val="es-MX"/>
        </w:rPr>
        <w:t>Hugo</w:t>
      </w:r>
    </w:p>
    <w:p w14:paraId="111FF42C"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 bem,</w:t>
      </w:r>
    </w:p>
    <w:p w14:paraId="11E6EA9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w:r>
      <w:r w:rsidRPr="00AC3233">
        <w:rPr>
          <w:rFonts w:ascii="Aptos" w:eastAsia="Aptos" w:hAnsi="Aptos" w:cs="Aptos"/>
          <w:color w:val="000000" w:themeColor="text1"/>
          <w:lang w:val="es-MX"/>
        </w:rPr>
        <w:t xml:space="preserve">Yara, ela mencionou algo sobre outros países latino-americanos?</w:t>
      </w:r>
    </w:p>
    <w:p w14:paraId="62C27BF2" w14:textId="77777777" w:rsidR="00AC3233" w:rsidRPr="007C77DD" w:rsidRDefault="00AC3233" w:rsidP="00AC3233">
      <w:pPr>
        <w:rPr>
          <w:rFonts w:ascii="Aptos" w:eastAsia="Aptos" w:hAnsi="Aptos" w:cs="Aptos"/>
          <w:b/>
          <w:bCs/>
          <w:color w:val="000000" w:themeColor="text1"/>
          <w:lang w:val="es-MX"/>
        </w:rPr>
      </w:pPr>
    </w:p>
    <w:p w14:paraId="5A19CBA1" w14:textId="13DB8186" w:rsidR="00AC3233" w:rsidRPr="007C77DD"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2AA5BBBA"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Sim, ela tem um contraparte muito importante no Chile, também mencionou os tais uruguaios. Ok. Tem um blueprint muito detalhado para lidar com isso.</w:t>
      </w:r>
    </w:p>
    <w:p w14:paraId="331F990D" w14:textId="77777777" w:rsidR="00AC3233" w:rsidRPr="00AC3233" w:rsidRDefault="00AC3233" w:rsidP="00AC3233">
      <w:pPr>
        <w:rPr>
          <w:rFonts w:ascii="Aptos" w:eastAsia="Aptos" w:hAnsi="Aptos" w:cs="Aptos"/>
          <w:color w:val="000000" w:themeColor="text1"/>
          <w:lang w:val="es-MX"/>
        </w:rPr>
      </w:pPr>
    </w:p>
    <w:p w14:paraId="5E3F5054" w14:textId="77777777" w:rsidR="00AC3233" w:rsidRPr="007C77DD" w:rsidRDefault="00AC3233" w:rsidP="00AC3233">
      <w:pPr>
        <w:rPr>
          <w:rFonts w:ascii="Aptos" w:eastAsia="Aptos" w:hAnsi="Aptos" w:cs="Aptos"/>
          <w:b/>
          <w:bCs/>
          <w:color w:val="000000" w:themeColor="text1"/>
          <w:lang w:val="es-MX"/>
        </w:rPr>
      </w:pPr>
      <w:r w:rsidRPr="007C77DD">
        <w:rPr>
          <w:rFonts w:ascii="Aptos" w:eastAsia="Aptos" w:hAnsi="Aptos" w:cs="Aptos"/>
          <w:b/>
          <w:bCs/>
          <w:color w:val="000000" w:themeColor="text1"/>
          <w:lang w:val="es-MX"/>
        </w:rPr>
        <w:t>Hugo</w:t>
      </w:r>
    </w:p>
    <w:p w14:paraId="3DF980BB" w14:textId="77777777" w:rsidR="00AC3233" w:rsidRPr="00AC3233" w:rsidRDefault="00AC3233" w:rsidP="00AC3233">
      <w:pPr>
        <w:rPr>
          <w:rFonts w:ascii="Aptos" w:eastAsia="Aptos" w:hAnsi="Aptos" w:cs="Aptos"/>
          <w:color w:val="000000" w:themeColor="text1"/>
          <w:lang w:val="es-MX"/>
        </w:rPr>
      </w:pPr>
      <w:r w:rsidRPr="007C77DD">
        <w:rPr>
          <w:rFonts w:ascii="Aptos" w:eastAsia="Aptos" w:hAnsi="Aptos" w:cs="Aptos"/>
          <w:color w:val="0070C0"/>
          <w:lang w:val="es-MX"/>
        </w:rPr>
        <w:t/>
      </w: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É curioso, porque ninguém mais mencionou os tais uruguaios em outras entrevistas. Acho que ela é</w:t>
      </w:r>
    </w:p>
    <w:p w14:paraId="27CC541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a primeira pessoa que se conectou com eles. Houve...</w:t>
      </w:r>
    </w:p>
    <w:p w14:paraId="64C294C6" w14:textId="77777777" w:rsidR="00AC3233" w:rsidRPr="00AC3233" w:rsidRDefault="00AC3233" w:rsidP="00AC3233">
      <w:pPr>
        <w:rPr>
          <w:rFonts w:ascii="Aptos" w:eastAsia="Aptos" w:hAnsi="Aptos" w:cs="Aptos"/>
          <w:color w:val="000000" w:themeColor="text1"/>
          <w:lang w:val="es-MX"/>
        </w:rPr>
      </w:pPr>
    </w:p>
    <w:p w14:paraId="17D26665" w14:textId="260B5681" w:rsidR="00AC3233" w:rsidRPr="00AE5376"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7DAEEAD5"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É algo recente, algo que começou este ano.</w:t>
      </w:r>
    </w:p>
    <w:p w14:paraId="3A73EBC9" w14:textId="77777777" w:rsidR="00AC3233" w:rsidRPr="00AC3233" w:rsidRDefault="00AC3233" w:rsidP="00AC3233">
      <w:pPr>
        <w:rPr>
          <w:rFonts w:ascii="Aptos" w:eastAsia="Aptos" w:hAnsi="Aptos" w:cs="Aptos"/>
          <w:color w:val="000000" w:themeColor="text1"/>
          <w:lang w:val="es-MX"/>
        </w:rPr>
      </w:pPr>
    </w:p>
    <w:p w14:paraId="0C2941FC" w14:textId="3A8B26D2" w:rsidR="00AC3233" w:rsidRPr="00AE5376"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25D50A5C"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Ah, então é recente, ok. A colaboração com...</w:t>
      </w:r>
    </w:p>
    <w:p w14:paraId="78FB2C8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É uma colaboração online, certo? Bem, vamos passar para a gravação. Mas há um contraparte muito importante no Chile também.</w:t>
      </w:r>
    </w:p>
    <w:p w14:paraId="56E857B0"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Ótimo, muito obrigado.</w:t>
      </w:r>
    </w:p>
    <w:p w14:paraId="2A78E590" w14:textId="77777777" w:rsidR="00AC3233" w:rsidRPr="00AC3233" w:rsidRDefault="00AC3233" w:rsidP="00AC3233">
      <w:pPr>
        <w:rPr>
          <w:rFonts w:ascii="Aptos" w:eastAsia="Aptos" w:hAnsi="Aptos" w:cs="Aptos"/>
          <w:color w:val="000000" w:themeColor="text1"/>
          <w:lang w:val="es-MX"/>
        </w:rPr>
      </w:pPr>
    </w:p>
    <w:p w14:paraId="7B0B8AFE" w14:textId="1AE8308A" w:rsidR="00AC3233" w:rsidRPr="00AE5376"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04E02FA2"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 tem mais um aqui, deixa eu pegar. Escribe, assim. E...</w:t>
      </w:r>
    </w:p>
    <w:p w14:paraId="279008FC" w14:textId="77777777" w:rsidR="00AC3233" w:rsidRPr="00AC3233" w:rsidRDefault="00AC3233" w:rsidP="00AC3233">
      <w:pPr>
        <w:rPr>
          <w:rFonts w:ascii="Aptos" w:eastAsia="Aptos" w:hAnsi="Aptos" w:cs="Aptos"/>
          <w:color w:val="000000" w:themeColor="text1"/>
          <w:lang w:val="es-MX"/>
        </w:rPr>
      </w:pPr>
    </w:p>
    <w:p w14:paraId="5BB568B0" w14:textId="77777777" w:rsidR="00AC3233" w:rsidRPr="00AE5376" w:rsidRDefault="00AC3233" w:rsidP="00AC3233">
      <w:pPr>
        <w:rPr>
          <w:rFonts w:ascii="Aptos" w:eastAsia="Aptos" w:hAnsi="Aptos" w:cs="Aptos"/>
          <w:b/>
          <w:bCs/>
          <w:color w:val="000000" w:themeColor="text1"/>
          <w:lang w:val="es-MX"/>
        </w:rPr>
      </w:pPr>
      <w:r w:rsidRPr="00AE5376">
        <w:rPr>
          <w:rFonts w:ascii="Aptos" w:eastAsia="Aptos" w:hAnsi="Aptos" w:cs="Aptos"/>
          <w:b/>
          <w:bCs/>
          <w:color w:val="000000" w:themeColor="text1"/>
          <w:lang w:val="es-MX"/>
        </w:rPr>
        <w:t>Hugo</w:t>
      </w:r>
    </w:p>
    <w:p w14:paraId="597E0A2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Interessante.</w:t>
      </w:r>
    </w:p>
    <w:p w14:paraId="5358F27B" w14:textId="77777777" w:rsidR="00AC3233" w:rsidRPr="00AC3233" w:rsidRDefault="00AC3233" w:rsidP="00AC3233">
      <w:pPr>
        <w:rPr>
          <w:rFonts w:ascii="Aptos" w:eastAsia="Aptos" w:hAnsi="Aptos" w:cs="Aptos"/>
          <w:color w:val="000000" w:themeColor="text1"/>
          <w:lang w:val="es-MX"/>
        </w:rPr>
      </w:pPr>
    </w:p>
    <w:p w14:paraId="165B30E1" w14:textId="1B139EC0" w:rsidR="00AC3233" w:rsidRPr="00AE5376"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436ED332"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Perfeito. Eu uso outras, mas não sei. Acho que quanto mais referência a gente tiver, melhor, e ainda não estou satisfeito com as que eu uso.</w:t>
      </w:r>
    </w:p>
    <w:p w14:paraId="0DA90C7E" w14:textId="77777777" w:rsidR="00AC3233" w:rsidRPr="00AE5376" w:rsidRDefault="00AC3233" w:rsidP="00AC3233">
      <w:pPr>
        <w:rPr>
          <w:rFonts w:ascii="Aptos" w:eastAsia="Aptos" w:hAnsi="Aptos" w:cs="Aptos"/>
          <w:b/>
          <w:bCs/>
          <w:color w:val="000000" w:themeColor="text1"/>
          <w:lang w:val="es-MX"/>
        </w:rPr>
      </w:pPr>
    </w:p>
    <w:p w14:paraId="295103C2" w14:textId="21B56239" w:rsidR="00AC3233" w:rsidRPr="00AE5376"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2409F5F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É, é sempre bom conhecer, né? Daqui a pouco, pode ser útil, né?</w:t>
      </w:r>
    </w:p>
    <w:p w14:paraId="2D2E631E" w14:textId="77777777" w:rsidR="00AC3233" w:rsidRPr="00AC3233" w:rsidRDefault="00AC3233" w:rsidP="00AC3233">
      <w:pPr>
        <w:rPr>
          <w:rFonts w:ascii="Aptos" w:eastAsia="Aptos" w:hAnsi="Aptos" w:cs="Aptos"/>
          <w:color w:val="000000" w:themeColor="text1"/>
          <w:lang w:val="es-MX"/>
        </w:rPr>
      </w:pPr>
    </w:p>
    <w:p w14:paraId="679D53EE" w14:textId="409F8BF3" w:rsidR="00AC3233" w:rsidRPr="00AE5376"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19A9D01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Sim, com certeza. Eu usava aquela do Airgram. A... Airtable, na verdade. Que agora virou... Virou...</w:t>
      </w:r>
    </w:p>
    <w:p w14:paraId="22A0DB2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Eles mergeiram com outra empresa. Mas é isso, né? Inteligência artificial sempre mudando. Bom, doutora Simone, quero te agradecer muito. Em nome de toda a nossa equipe, né? A gente já chegou aqui no seu limite,</w:t>
      </w:r>
    </w:p>
    <w:p w14:paraId="1003FDA6"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eu sei que a senhora tem outro compromisso agora. Muito obrigada. Vamos nos adicionar no LinkedIn e continuamos em contato para compartilhar.</w:t>
      </w:r>
    </w:p>
    <w:p w14:paraId="04268FAB" w14:textId="77777777" w:rsidR="00AC3233" w:rsidRPr="00AC3233" w:rsidRDefault="00AC3233" w:rsidP="00AC3233">
      <w:pPr>
        <w:rPr>
          <w:rFonts w:ascii="Aptos" w:eastAsia="Aptos" w:hAnsi="Aptos" w:cs="Aptos"/>
          <w:color w:val="000000" w:themeColor="text1"/>
          <w:lang w:val="es-MX"/>
        </w:rPr>
      </w:pPr>
    </w:p>
    <w:p w14:paraId="566235BD" w14:textId="00D2CA53" w:rsidR="00AC3233" w:rsidRPr="00AE5376"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10B46A5B"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Claro, precisando é só chamar, tá? Sempre que possível, vou atendê-los com muito carinho, tá?</w:t>
      </w:r>
    </w:p>
    <w:p w14:paraId="7460DE9A" w14:textId="77777777" w:rsidR="00AC3233" w:rsidRPr="00AC3233" w:rsidRDefault="00AC3233" w:rsidP="00AC3233">
      <w:pPr>
        <w:rPr>
          <w:rFonts w:ascii="Aptos" w:eastAsia="Aptos" w:hAnsi="Aptos" w:cs="Aptos"/>
          <w:color w:val="000000" w:themeColor="text1"/>
          <w:lang w:val="es-MX"/>
        </w:rPr>
      </w:pPr>
    </w:p>
    <w:p w14:paraId="4348A6F7" w14:textId="08C6DE01" w:rsidR="00AC3233" w:rsidRPr="00AE5376"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553A36A8"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Tá bom. Muito grata. Grande abraço.</w:t>
      </w:r>
    </w:p>
    <w:p w14:paraId="354FBE92" w14:textId="77777777" w:rsidR="00AC3233" w:rsidRPr="00AC3233" w:rsidRDefault="00AC3233" w:rsidP="00AC3233">
      <w:pPr>
        <w:rPr>
          <w:rFonts w:ascii="Aptos" w:eastAsia="Aptos" w:hAnsi="Aptos" w:cs="Aptos"/>
          <w:color w:val="000000" w:themeColor="text1"/>
          <w:lang w:val="es-MX"/>
        </w:rPr>
      </w:pPr>
    </w:p>
    <w:p w14:paraId="4F4EC453" w14:textId="45E3E54B" w:rsidR="00AC3233" w:rsidRPr="00AE5376" w:rsidRDefault="00525BDA" w:rsidP="00AC3233">
      <w:pPr>
        <w:rPr>
          <w:rFonts w:ascii="Aptos" w:eastAsia="Aptos" w:hAnsi="Aptos" w:cs="Aptos"/>
          <w:b/>
          <w:bCs/>
          <w:color w:val="000000" w:themeColor="text1"/>
          <w:lang w:val="es-MX"/>
        </w:rPr>
      </w:pPr>
      <w:r>
        <w:rPr>
          <w:rFonts w:ascii="Aptos" w:eastAsia="Aptos" w:hAnsi="Aptos" w:cs="Aptos"/>
          <w:b/>
          <w:bCs/>
          <w:color w:val="000000" w:themeColor="text1"/>
          <w:lang w:val="es-MX"/>
        </w:rPr>
        <w:t>Simone Sehnem</w:t>
      </w:r>
    </w:p>
    <w:p w14:paraId="1BCE8377" w14:textId="77777777" w:rsidR="00AC3233" w:rsidRPr="00AC3233" w:rsidRDefault="00AC3233" w:rsidP="00AC3233">
      <w:pPr>
        <w:rPr>
          <w:rFonts w:ascii="Aptos" w:eastAsia="Aptos" w:hAnsi="Aptos" w:cs="Aptos"/>
          <w:color w:val="000000" w:themeColor="text1"/>
          <w:lang w:val="es-MX"/>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Tchau, tchau. Sucesso na pesquisa de vocês.</w:t>
      </w:r>
    </w:p>
    <w:p w14:paraId="5C962181" w14:textId="77777777" w:rsidR="00AC3233" w:rsidRPr="00AC3233" w:rsidRDefault="00AC3233" w:rsidP="00AC3233">
      <w:pPr>
        <w:rPr>
          <w:rFonts w:ascii="Aptos" w:eastAsia="Aptos" w:hAnsi="Aptos" w:cs="Aptos"/>
          <w:color w:val="000000" w:themeColor="text1"/>
          <w:lang w:val="es-MX"/>
        </w:rPr>
      </w:pPr>
    </w:p>
    <w:p w14:paraId="06903153" w14:textId="2F51AA31" w:rsidR="00AC3233" w:rsidRPr="00AE5376" w:rsidRDefault="0006176E" w:rsidP="00AC3233">
      <w:pPr>
        <w:rPr>
          <w:rFonts w:ascii="Aptos" w:eastAsia="Aptos" w:hAnsi="Aptos" w:cs="Aptos"/>
          <w:b/>
          <w:bCs/>
          <w:color w:val="000000" w:themeColor="text1"/>
          <w:lang w:val="es-MX"/>
        </w:rPr>
      </w:pPr>
      <w:r>
        <w:rPr>
          <w:rFonts w:ascii="Aptos" w:eastAsia="Aptos" w:hAnsi="Aptos" w:cs="Aptos"/>
          <w:b/>
          <w:bCs/>
          <w:color w:val="000000" w:themeColor="text1"/>
          <w:lang w:val="es-MX"/>
        </w:rPr>
        <w:t>Iara Vicente</w:t>
      </w:r>
    </w:p>
    <w:p w14:paraId="64C1005C" w14:textId="77777777" w:rsidR="00AC3233" w:rsidRPr="00AC3233" w:rsidRDefault="00AC3233" w:rsidP="00AC3233">
      <w:pPr>
        <w:rPr>
          <w:rFonts w:ascii="Aptos" w:eastAsia="Aptos" w:hAnsi="Aptos" w:cs="Aptos"/>
          <w:color w:val="000000" w:themeColor="text1"/>
        </w:rPr>
      </w:pPr>
      <w:r w:rsidRPr="005A3B7B">
        <w:rPr>
          <w:rFonts w:ascii="Aptos" w:eastAsia="Aptos" w:hAnsi="Aptos" w:cs="Aptos"/>
          <w:color w:val="0070C0"/>
          <w:lang w:val="es-MX"/>
        </w:rPr>
        <w:t xml:space="preserve"/>
      </w:r>
      <w:r w:rsidRPr="00AC3233">
        <w:rPr>
          <w:rFonts w:ascii="Aptos" w:eastAsia="Aptos" w:hAnsi="Aptos" w:cs="Aptos"/>
          <w:color w:val="000000" w:themeColor="text1"/>
          <w:lang w:val="es-MX"/>
        </w:rPr>
        <w:t xml:space="preserve">Muito grata. Para a senhora também. </w:t>
      </w:r>
      <w:proofErr w:type="spellStart"/>
      <w:r w:rsidRPr="00AC3233">
        <w:rPr>
          <w:rFonts w:ascii="Aptos" w:eastAsia="Aptos" w:hAnsi="Aptos" w:cs="Aptos"/>
          <w:color w:val="000000" w:themeColor="text1"/>
        </w:rPr>
        <w:t>Parabéns</w:t>
      </w:r>
      <w:proofErr w:type="spellEnd"/>
      <w:r w:rsidRPr="00AC3233">
        <w:rPr>
          <w:rFonts w:ascii="Aptos" w:eastAsia="Aptos" w:hAnsi="Aptos" w:cs="Aptos"/>
          <w:color w:val="000000" w:themeColor="text1"/>
        </w:rPr>
        <w:t xml:space="preserve"> </w:t>
      </w:r>
      <w:proofErr w:type="spellStart"/>
      <w:r w:rsidRPr="00AC3233">
        <w:rPr>
          <w:rFonts w:ascii="Aptos" w:eastAsia="Aptos" w:hAnsi="Aptos" w:cs="Aptos"/>
          <w:color w:val="000000" w:themeColor="text1"/>
        </w:rPr>
        <w:t>pelo</w:t>
      </w:r>
      <w:proofErr w:type="spellEnd"/>
      <w:r w:rsidRPr="00AC3233">
        <w:rPr>
          <w:rFonts w:ascii="Aptos" w:eastAsia="Aptos" w:hAnsi="Aptos" w:cs="Aptos"/>
          <w:color w:val="000000" w:themeColor="text1"/>
        </w:rPr>
        <w:t xml:space="preserve"> </w:t>
      </w:r>
      <w:proofErr w:type="spellStart"/>
      <w:r w:rsidRPr="00AC3233">
        <w:rPr>
          <w:rFonts w:ascii="Aptos" w:eastAsia="Aptos" w:hAnsi="Aptos" w:cs="Aptos"/>
          <w:color w:val="000000" w:themeColor="text1"/>
        </w:rPr>
        <w:t>trabalho</w:t>
      </w:r>
      <w:proofErr w:type="spellEnd"/>
      <w:r w:rsidRPr="00AC3233">
        <w:rPr>
          <w:rFonts w:ascii="Aptos" w:eastAsia="Aptos" w:hAnsi="Aptos" w:cs="Aptos"/>
          <w:color w:val="000000" w:themeColor="text1"/>
        </w:rPr>
        <w:t xml:space="preserve">, </w:t>
      </w:r>
      <w:proofErr w:type="spellStart"/>
      <w:r w:rsidRPr="00AC3233">
        <w:rPr>
          <w:rFonts w:ascii="Aptos" w:eastAsia="Aptos" w:hAnsi="Aptos" w:cs="Aptos"/>
          <w:color w:val="000000" w:themeColor="text1"/>
        </w:rPr>
        <w:t>incrível</w:t>
      </w:r>
      <w:proofErr w:type="spellEnd"/>
      <w:r w:rsidRPr="00AC3233">
        <w:rPr>
          <w:rFonts w:ascii="Aptos" w:eastAsia="Aptos" w:hAnsi="Aptos" w:cs="Aptos"/>
          <w:color w:val="000000" w:themeColor="text1"/>
        </w:rPr>
        <w:t>.</w:t>
      </w:r>
    </w:p>
    <w:p w14:paraId="5B37C700" w14:textId="77777777" w:rsidR="00AC3233" w:rsidRPr="00AE5376" w:rsidRDefault="00AC3233" w:rsidP="00AC3233">
      <w:pPr>
        <w:rPr>
          <w:rFonts w:ascii="Aptos" w:eastAsia="Aptos" w:hAnsi="Aptos" w:cs="Aptos"/>
          <w:b/>
          <w:bCs/>
          <w:color w:val="000000" w:themeColor="text1"/>
        </w:rPr>
      </w:pPr>
    </w:p>
    <w:p w14:paraId="05DA3554" w14:textId="28468CBC" w:rsidR="00AC3233" w:rsidRPr="00AE5376" w:rsidRDefault="00525BDA" w:rsidP="00AC3233">
      <w:pPr>
        <w:rPr>
          <w:rFonts w:ascii="Aptos" w:eastAsia="Aptos" w:hAnsi="Aptos" w:cs="Aptos"/>
          <w:b/>
          <w:bCs/>
          <w:color w:val="000000" w:themeColor="text1"/>
        </w:rPr>
      </w:pPr>
      <w:r>
        <w:rPr>
          <w:rFonts w:ascii="Aptos" w:eastAsia="Aptos" w:hAnsi="Aptos" w:cs="Aptos"/>
          <w:b/>
          <w:bCs/>
          <w:color w:val="000000" w:themeColor="text1"/>
        </w:rPr>
        <w:t xml:space="preserve">Simone </w:t>
      </w:r>
      <w:proofErr w:type="spellStart"/>
      <w:r>
        <w:rPr>
          <w:rFonts w:ascii="Aptos" w:eastAsia="Aptos" w:hAnsi="Aptos" w:cs="Aptos"/>
          <w:b/>
          <w:bCs/>
          <w:color w:val="000000" w:themeColor="text1"/>
        </w:rPr>
        <w:t>Sehnem</w:t>
      </w:r>
      <w:proofErr w:type="spellEnd"/>
    </w:p>
    <w:p w14:paraId="1F3C8154" w14:textId="77777777" w:rsidR="00AC3233" w:rsidRPr="00AC3233" w:rsidRDefault="00AC3233" w:rsidP="00AC3233">
      <w:pPr>
        <w:rPr>
          <w:rFonts w:ascii="Aptos" w:eastAsia="Aptos" w:hAnsi="Aptos" w:cs="Aptos"/>
          <w:color w:val="000000" w:themeColor="text1"/>
        </w:rPr>
      </w:pPr>
      <w:r w:rsidRPr="005A3B7B">
        <w:rPr>
          <w:rFonts w:ascii="Aptos" w:eastAsia="Aptos" w:hAnsi="Aptos" w:cs="Aptos"/>
          <w:color w:val="0070C0"/>
        </w:rPr>
        <w:t xml:space="preserve"/>
      </w:r>
      <w:r w:rsidRPr="00AC3233">
        <w:rPr>
          <w:rFonts w:ascii="Aptos" w:eastAsia="Aptos" w:hAnsi="Aptos" w:cs="Aptos"/>
          <w:color w:val="000000" w:themeColor="text1"/>
        </w:rPr>
        <w:t>Thank you. Have a nice day.</w:t>
      </w:r>
    </w:p>
    <w:p w14:paraId="6F3A34A0" w14:textId="77777777" w:rsidR="00AC3233" w:rsidRPr="00AC3233" w:rsidRDefault="00AC3233" w:rsidP="00AC3233">
      <w:pPr>
        <w:rPr>
          <w:rFonts w:ascii="Aptos" w:eastAsia="Aptos" w:hAnsi="Aptos" w:cs="Aptos"/>
          <w:color w:val="000000" w:themeColor="text1"/>
        </w:rPr>
      </w:pPr>
    </w:p>
    <w:p w14:paraId="2701D869" w14:textId="77777777" w:rsidR="00AC3233" w:rsidRPr="00AE5376" w:rsidRDefault="00AC3233" w:rsidP="00AC3233">
      <w:pPr>
        <w:rPr>
          <w:rFonts w:ascii="Aptos" w:eastAsia="Aptos" w:hAnsi="Aptos" w:cs="Aptos"/>
          <w:b/>
          <w:bCs/>
          <w:color w:val="000000" w:themeColor="text1"/>
        </w:rPr>
      </w:pPr>
      <w:r w:rsidRPr="00AE5376">
        <w:rPr>
          <w:rFonts w:ascii="Aptos" w:eastAsia="Aptos" w:hAnsi="Aptos" w:cs="Aptos"/>
          <w:b/>
          <w:bCs/>
          <w:color w:val="000000" w:themeColor="text1"/>
        </w:rPr>
        <w:t>Hugo</w:t>
      </w:r>
    </w:p>
    <w:p w14:paraId="0CD7F868" w14:textId="77777777" w:rsidR="00AC3233" w:rsidRPr="00AC3233" w:rsidRDefault="00AC3233" w:rsidP="00AC3233">
      <w:pPr>
        <w:rPr>
          <w:rFonts w:ascii="Aptos" w:eastAsia="Aptos" w:hAnsi="Aptos" w:cs="Aptos"/>
          <w:color w:val="000000" w:themeColor="text1"/>
        </w:rPr>
      </w:pPr>
      <w:r w:rsidRPr="005A3B7B">
        <w:rPr>
          <w:rFonts w:ascii="Aptos" w:eastAsia="Aptos" w:hAnsi="Aptos" w:cs="Aptos"/>
          <w:color w:val="0070C0"/>
        </w:rPr>
        <w:lastRenderedPageBreak/>
        <w:t xml:space="preserve"/>
      </w:r>
      <w:r w:rsidRPr="00AC3233">
        <w:rPr>
          <w:rFonts w:ascii="Aptos" w:eastAsia="Aptos" w:hAnsi="Aptos" w:cs="Aptos"/>
          <w:color w:val="000000" w:themeColor="text1"/>
        </w:rPr>
        <w:t>You have a nice day, too. I will collaborate with you some other time.</w:t>
      </w:r>
    </w:p>
    <w:p w14:paraId="54617377" w14:textId="77777777" w:rsidR="00AC3233" w:rsidRPr="00AC3233" w:rsidRDefault="00AC3233" w:rsidP="00AC3233">
      <w:pPr>
        <w:rPr>
          <w:rFonts w:ascii="Aptos" w:eastAsia="Aptos" w:hAnsi="Aptos" w:cs="Aptos"/>
          <w:color w:val="000000" w:themeColor="text1"/>
        </w:rPr>
      </w:pPr>
    </w:p>
    <w:p w14:paraId="39977339" w14:textId="343AACE4" w:rsidR="00AC3233" w:rsidRPr="00AE5376" w:rsidRDefault="00525BDA" w:rsidP="00AC3233">
      <w:pPr>
        <w:rPr>
          <w:rFonts w:ascii="Aptos" w:eastAsia="Aptos" w:hAnsi="Aptos" w:cs="Aptos"/>
          <w:b/>
          <w:bCs/>
          <w:color w:val="000000" w:themeColor="text1"/>
        </w:rPr>
      </w:pPr>
      <w:r>
        <w:rPr>
          <w:rFonts w:ascii="Aptos" w:eastAsia="Aptos" w:hAnsi="Aptos" w:cs="Aptos"/>
          <w:b/>
          <w:bCs/>
          <w:color w:val="000000" w:themeColor="text1"/>
        </w:rPr>
        <w:t xml:space="preserve">Simone </w:t>
      </w:r>
      <w:proofErr w:type="spellStart"/>
      <w:r>
        <w:rPr>
          <w:rFonts w:ascii="Aptos" w:eastAsia="Aptos" w:hAnsi="Aptos" w:cs="Aptos"/>
          <w:b/>
          <w:bCs/>
          <w:color w:val="000000" w:themeColor="text1"/>
        </w:rPr>
        <w:t>Sehnem</w:t>
      </w:r>
      <w:proofErr w:type="spellEnd"/>
    </w:p>
    <w:p w14:paraId="022C2721" w14:textId="77777777" w:rsidR="00AC3233" w:rsidRPr="00AC3233" w:rsidRDefault="00AC3233" w:rsidP="00AC3233">
      <w:pPr>
        <w:rPr>
          <w:rFonts w:ascii="Aptos" w:eastAsia="Aptos" w:hAnsi="Aptos" w:cs="Aptos"/>
          <w:color w:val="000000" w:themeColor="text1"/>
        </w:rPr>
      </w:pPr>
      <w:r w:rsidRPr="005A3B7B">
        <w:rPr>
          <w:rFonts w:ascii="Aptos" w:eastAsia="Aptos" w:hAnsi="Aptos" w:cs="Aptos"/>
          <w:color w:val="0070C0"/>
        </w:rPr>
        <w:t xml:space="preserve"/>
      </w:r>
      <w:r w:rsidRPr="00AC3233">
        <w:rPr>
          <w:rFonts w:ascii="Aptos" w:eastAsia="Aptos" w:hAnsi="Aptos" w:cs="Aptos"/>
          <w:color w:val="000000" w:themeColor="text1"/>
        </w:rPr>
        <w:t>Me, too. See you. Bye, bye. Bye, bye.</w:t>
      </w:r>
    </w:p>
    <w:p w14:paraId="72E5D329" w14:textId="77777777" w:rsidR="00AC3233" w:rsidRPr="00AC3233" w:rsidRDefault="00AC3233" w:rsidP="00AC3233">
      <w:pPr>
        <w:rPr>
          <w:rFonts w:ascii="Aptos" w:eastAsia="Aptos" w:hAnsi="Aptos" w:cs="Aptos"/>
          <w:color w:val="000000" w:themeColor="text1"/>
        </w:rPr>
      </w:pPr>
    </w:p>
    <w:p w14:paraId="75E2B23F" w14:textId="77777777" w:rsidR="00AC3233" w:rsidRPr="00AE5376" w:rsidRDefault="00AC3233" w:rsidP="00AC3233">
      <w:pPr>
        <w:rPr>
          <w:rFonts w:ascii="Aptos" w:eastAsia="Aptos" w:hAnsi="Aptos" w:cs="Aptos"/>
          <w:b/>
          <w:bCs/>
          <w:color w:val="000000" w:themeColor="text1"/>
        </w:rPr>
      </w:pPr>
      <w:r w:rsidRPr="00AE5376">
        <w:rPr>
          <w:rFonts w:ascii="Aptos" w:eastAsia="Aptos" w:hAnsi="Aptos" w:cs="Aptos"/>
          <w:b/>
          <w:bCs/>
          <w:color w:val="000000" w:themeColor="text1"/>
        </w:rPr>
        <w:t>Hugo</w:t>
      </w:r>
    </w:p>
    <w:p w14:paraId="14DD1074" w14:textId="4ED73DBC" w:rsidR="00AC3233" w:rsidRPr="00AC3233" w:rsidRDefault="00AC3233" w:rsidP="00AC3233">
      <w:pPr>
        <w:rPr>
          <w:rFonts w:ascii="Aptos" w:eastAsia="Aptos" w:hAnsi="Aptos" w:cs="Aptos"/>
          <w:color w:val="000000" w:themeColor="text1"/>
        </w:rPr>
      </w:pPr>
      <w:r w:rsidRPr="005A3B7B">
        <w:rPr>
          <w:rFonts w:ascii="Aptos" w:eastAsia="Aptos" w:hAnsi="Aptos" w:cs="Aptos"/>
          <w:color w:val="0070C0"/>
        </w:rPr>
        <w:t xml:space="preserve"/>
      </w:r>
      <w:r w:rsidRPr="00AC3233">
        <w:rPr>
          <w:rFonts w:ascii="Aptos" w:eastAsia="Aptos" w:hAnsi="Aptos" w:cs="Aptos"/>
          <w:color w:val="000000" w:themeColor="text1"/>
        </w:rPr>
        <w:t xml:space="preserve">Bye, </w:t>
      </w:r>
      <w:r w:rsidR="00AE5376">
        <w:rPr>
          <w:rFonts w:ascii="Aptos" w:eastAsia="Aptos" w:hAnsi="Aptos" w:cs="Aptos"/>
          <w:color w:val="000000" w:themeColor="text1"/>
        </w:rPr>
        <w:t>Iara</w:t>
      </w:r>
      <w:r w:rsidRPr="00AC3233">
        <w:rPr>
          <w:rFonts w:ascii="Aptos" w:eastAsia="Aptos" w:hAnsi="Aptos" w:cs="Aptos"/>
          <w:color w:val="000000" w:themeColor="text1"/>
        </w:rPr>
        <w:t>.</w:t>
      </w:r>
    </w:p>
    <w:p w14:paraId="7FCCE577" w14:textId="77777777" w:rsidR="00AC3233" w:rsidRPr="00AE5376" w:rsidRDefault="00AC3233" w:rsidP="00AC3233">
      <w:pPr>
        <w:rPr>
          <w:rFonts w:ascii="Aptos" w:eastAsia="Aptos" w:hAnsi="Aptos" w:cs="Aptos"/>
          <w:b/>
          <w:bCs/>
          <w:color w:val="000000" w:themeColor="text1"/>
        </w:rPr>
      </w:pPr>
    </w:p>
    <w:p w14:paraId="728BF053" w14:textId="3775F6DB" w:rsidR="00AC3233" w:rsidRPr="00AE5376" w:rsidRDefault="0006176E" w:rsidP="00AC3233">
      <w:pPr>
        <w:rPr>
          <w:rFonts w:ascii="Aptos" w:eastAsia="Aptos" w:hAnsi="Aptos" w:cs="Aptos"/>
          <w:b/>
          <w:bCs/>
          <w:color w:val="000000" w:themeColor="text1"/>
        </w:rPr>
      </w:pPr>
      <w:r>
        <w:rPr>
          <w:rFonts w:ascii="Aptos" w:eastAsia="Aptos" w:hAnsi="Aptos" w:cs="Aptos"/>
          <w:b/>
          <w:bCs/>
          <w:color w:val="000000" w:themeColor="text1"/>
        </w:rPr>
        <w:t>Iara Vicente</w:t>
      </w:r>
    </w:p>
    <w:p w14:paraId="07D4F85E" w14:textId="7D8FA825" w:rsidR="00F76BD6" w:rsidRPr="00AC3233" w:rsidRDefault="00AC3233" w:rsidP="00AC3233">
      <w:pPr>
        <w:rPr>
          <w:rFonts w:ascii="Aptos" w:eastAsia="Aptos" w:hAnsi="Aptos" w:cs="Aptos"/>
          <w:color w:val="000000" w:themeColor="text1"/>
        </w:rPr>
      </w:pPr>
      <w:r w:rsidRPr="005A3B7B">
        <w:rPr>
          <w:rFonts w:ascii="Aptos" w:eastAsia="Aptos" w:hAnsi="Aptos" w:cs="Aptos"/>
          <w:color w:val="0070C0"/>
        </w:rPr>
        <w:t/>
      </w:r>
      <w:r w:rsidRPr="00AC3233">
        <w:rPr>
          <w:rFonts w:ascii="Aptos" w:eastAsia="Aptos" w:hAnsi="Aptos" w:cs="Aptos"/>
          <w:color w:val="000000" w:themeColor="text1"/>
        </w:rPr>
        <w:t xml:space="preserve">Okay, if you need anything, just write to me.</w:t>
      </w:r>
    </w:p>
    <w:p w14:paraId="4A2E066C" w14:textId="77777777" w:rsidR="00EC488C" w:rsidRPr="00AC3233" w:rsidRDefault="00EC488C" w:rsidP="00EC488C">
      <w:pPr>
        <w:rPr>
          <w:rFonts w:ascii="Aptos" w:eastAsia="Aptos" w:hAnsi="Aptos" w:cs="Aptos"/>
          <w:color w:val="000000" w:themeColor="text1"/>
        </w:rPr>
      </w:pPr>
    </w:p>
    <w:p w14:paraId="75381472" w14:textId="77777777" w:rsidR="00EC488C" w:rsidRPr="00AC3233" w:rsidRDefault="00EC488C" w:rsidP="00EC488C">
      <w:pPr>
        <w:rPr>
          <w:rFonts w:ascii="Aptos" w:eastAsia="Aptos" w:hAnsi="Aptos" w:cs="Aptos"/>
          <w:color w:val="000000" w:themeColor="text1"/>
        </w:rPr>
      </w:pPr>
    </w:p>
    <w:p w14:paraId="7AFF46C0" w14:textId="77777777" w:rsidR="00EC488C" w:rsidRPr="00AC3233" w:rsidRDefault="00EC488C" w:rsidP="00EC488C">
      <w:pPr>
        <w:rPr>
          <w:rFonts w:ascii="Aptos" w:eastAsia="Aptos" w:hAnsi="Aptos" w:cs="Aptos"/>
          <w:b/>
          <w:bCs/>
          <w:color w:val="000000" w:themeColor="text1"/>
          <w:sz w:val="32"/>
          <w:szCs w:val="32"/>
        </w:rPr>
      </w:pPr>
    </w:p>
    <w:p w14:paraId="67FAB397" w14:textId="77777777" w:rsidR="00116135" w:rsidRPr="00AC3233" w:rsidRDefault="00116135" w:rsidP="00EC488C"/>
    <w:sectPr w:rsidR="00116135" w:rsidRPr="00AC3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00B79"/>
    <w:rsid w:val="00030CC7"/>
    <w:rsid w:val="000443AB"/>
    <w:rsid w:val="00055BC7"/>
    <w:rsid w:val="00057D86"/>
    <w:rsid w:val="0006176E"/>
    <w:rsid w:val="000630B9"/>
    <w:rsid w:val="00095687"/>
    <w:rsid w:val="00096DBB"/>
    <w:rsid w:val="000A4739"/>
    <w:rsid w:val="000C0E5A"/>
    <w:rsid w:val="000D2DAE"/>
    <w:rsid w:val="000D6C1B"/>
    <w:rsid w:val="000F0332"/>
    <w:rsid w:val="001105A7"/>
    <w:rsid w:val="00116135"/>
    <w:rsid w:val="00141053"/>
    <w:rsid w:val="00160D6C"/>
    <w:rsid w:val="001A403F"/>
    <w:rsid w:val="001B56BC"/>
    <w:rsid w:val="001B575E"/>
    <w:rsid w:val="001F5967"/>
    <w:rsid w:val="00202496"/>
    <w:rsid w:val="0021031D"/>
    <w:rsid w:val="002152D3"/>
    <w:rsid w:val="00233A55"/>
    <w:rsid w:val="00240C88"/>
    <w:rsid w:val="00243E8F"/>
    <w:rsid w:val="00247E19"/>
    <w:rsid w:val="00252AF6"/>
    <w:rsid w:val="00272239"/>
    <w:rsid w:val="00280DDF"/>
    <w:rsid w:val="00293EFD"/>
    <w:rsid w:val="0029733A"/>
    <w:rsid w:val="002A0DD7"/>
    <w:rsid w:val="002F711F"/>
    <w:rsid w:val="00302A7E"/>
    <w:rsid w:val="00317E48"/>
    <w:rsid w:val="0033332B"/>
    <w:rsid w:val="00344BF3"/>
    <w:rsid w:val="00352506"/>
    <w:rsid w:val="00354475"/>
    <w:rsid w:val="00385B34"/>
    <w:rsid w:val="003F2C9A"/>
    <w:rsid w:val="00402FC6"/>
    <w:rsid w:val="004033AF"/>
    <w:rsid w:val="0040440D"/>
    <w:rsid w:val="00406CC8"/>
    <w:rsid w:val="004072D4"/>
    <w:rsid w:val="00412BCE"/>
    <w:rsid w:val="0041423A"/>
    <w:rsid w:val="0048445E"/>
    <w:rsid w:val="00485868"/>
    <w:rsid w:val="004D48A4"/>
    <w:rsid w:val="004D7048"/>
    <w:rsid w:val="004F6651"/>
    <w:rsid w:val="005203C1"/>
    <w:rsid w:val="00523D30"/>
    <w:rsid w:val="00525BDA"/>
    <w:rsid w:val="005655E8"/>
    <w:rsid w:val="00566D9B"/>
    <w:rsid w:val="00580AE2"/>
    <w:rsid w:val="005A3B7B"/>
    <w:rsid w:val="005D1257"/>
    <w:rsid w:val="005D2B2C"/>
    <w:rsid w:val="005F3E0D"/>
    <w:rsid w:val="00614581"/>
    <w:rsid w:val="006207C4"/>
    <w:rsid w:val="006C21F3"/>
    <w:rsid w:val="006D3829"/>
    <w:rsid w:val="006E055A"/>
    <w:rsid w:val="006E3A43"/>
    <w:rsid w:val="006E430A"/>
    <w:rsid w:val="006E7CD2"/>
    <w:rsid w:val="007754F8"/>
    <w:rsid w:val="00786B55"/>
    <w:rsid w:val="007A0F45"/>
    <w:rsid w:val="007C4633"/>
    <w:rsid w:val="007C77DD"/>
    <w:rsid w:val="007D06FF"/>
    <w:rsid w:val="007D133D"/>
    <w:rsid w:val="007D69C8"/>
    <w:rsid w:val="0080103F"/>
    <w:rsid w:val="00821A4B"/>
    <w:rsid w:val="00831049"/>
    <w:rsid w:val="00864704"/>
    <w:rsid w:val="008776E6"/>
    <w:rsid w:val="008874C5"/>
    <w:rsid w:val="00906FC0"/>
    <w:rsid w:val="0092082B"/>
    <w:rsid w:val="00937ED1"/>
    <w:rsid w:val="00946399"/>
    <w:rsid w:val="00947EB3"/>
    <w:rsid w:val="00963526"/>
    <w:rsid w:val="00990581"/>
    <w:rsid w:val="00993729"/>
    <w:rsid w:val="009A7CC8"/>
    <w:rsid w:val="009B72AB"/>
    <w:rsid w:val="00A01A95"/>
    <w:rsid w:val="00A01EE2"/>
    <w:rsid w:val="00A042EB"/>
    <w:rsid w:val="00A10C85"/>
    <w:rsid w:val="00A22E55"/>
    <w:rsid w:val="00A4558D"/>
    <w:rsid w:val="00A67E7F"/>
    <w:rsid w:val="00A82559"/>
    <w:rsid w:val="00A846CD"/>
    <w:rsid w:val="00AA1675"/>
    <w:rsid w:val="00AA5356"/>
    <w:rsid w:val="00AC3233"/>
    <w:rsid w:val="00AE5376"/>
    <w:rsid w:val="00B0266C"/>
    <w:rsid w:val="00B13961"/>
    <w:rsid w:val="00B32457"/>
    <w:rsid w:val="00B36E85"/>
    <w:rsid w:val="00B37E61"/>
    <w:rsid w:val="00B43C19"/>
    <w:rsid w:val="00B7300B"/>
    <w:rsid w:val="00B732D0"/>
    <w:rsid w:val="00B92488"/>
    <w:rsid w:val="00BC08C6"/>
    <w:rsid w:val="00BC2C1C"/>
    <w:rsid w:val="00BC3FF2"/>
    <w:rsid w:val="00BC482F"/>
    <w:rsid w:val="00BC6C6B"/>
    <w:rsid w:val="00BD3485"/>
    <w:rsid w:val="00BE205A"/>
    <w:rsid w:val="00C20409"/>
    <w:rsid w:val="00C24A1B"/>
    <w:rsid w:val="00C27EB0"/>
    <w:rsid w:val="00C727D5"/>
    <w:rsid w:val="00C776B7"/>
    <w:rsid w:val="00C87C69"/>
    <w:rsid w:val="00CA6741"/>
    <w:rsid w:val="00CA6FE5"/>
    <w:rsid w:val="00CC7B37"/>
    <w:rsid w:val="00CF1372"/>
    <w:rsid w:val="00D027A1"/>
    <w:rsid w:val="00D07696"/>
    <w:rsid w:val="00D17AE1"/>
    <w:rsid w:val="00D302B7"/>
    <w:rsid w:val="00D66ABA"/>
    <w:rsid w:val="00D709F4"/>
    <w:rsid w:val="00D75B32"/>
    <w:rsid w:val="00D75C42"/>
    <w:rsid w:val="00D87E6A"/>
    <w:rsid w:val="00DA1B64"/>
    <w:rsid w:val="00DA765C"/>
    <w:rsid w:val="00DB4A5B"/>
    <w:rsid w:val="00DE776E"/>
    <w:rsid w:val="00DF6B29"/>
    <w:rsid w:val="00E00EA9"/>
    <w:rsid w:val="00E02137"/>
    <w:rsid w:val="00E04FE8"/>
    <w:rsid w:val="00E112E1"/>
    <w:rsid w:val="00E16AB0"/>
    <w:rsid w:val="00E3319C"/>
    <w:rsid w:val="00E33A62"/>
    <w:rsid w:val="00E359C8"/>
    <w:rsid w:val="00E752D9"/>
    <w:rsid w:val="00E77F1F"/>
    <w:rsid w:val="00E86320"/>
    <w:rsid w:val="00EC488C"/>
    <w:rsid w:val="00ED0CA9"/>
    <w:rsid w:val="00ED228C"/>
    <w:rsid w:val="00F00F22"/>
    <w:rsid w:val="00F03BA3"/>
    <w:rsid w:val="00F175E8"/>
    <w:rsid w:val="00F22AF6"/>
    <w:rsid w:val="00F3139F"/>
    <w:rsid w:val="00F355C4"/>
    <w:rsid w:val="00F5644B"/>
    <w:rsid w:val="00F6614B"/>
    <w:rsid w:val="00F75873"/>
    <w:rsid w:val="00F76BD6"/>
    <w:rsid w:val="00F8207B"/>
    <w:rsid w:val="00F909C7"/>
    <w:rsid w:val="00FA52D8"/>
    <w:rsid w:val="00FC02F7"/>
    <w:rsid w:val="00FC1F17"/>
    <w:rsid w:val="00FE33DB"/>
    <w:rsid w:val="02FE119D"/>
    <w:rsid w:val="0CAC13E6"/>
    <w:rsid w:val="121A30BA"/>
    <w:rsid w:val="1C951809"/>
    <w:rsid w:val="2002EFCA"/>
    <w:rsid w:val="23AB9905"/>
    <w:rsid w:val="2407FCFF"/>
    <w:rsid w:val="2979FEE0"/>
    <w:rsid w:val="2B5950E7"/>
    <w:rsid w:val="2CB52F6A"/>
    <w:rsid w:val="340E37F2"/>
    <w:rsid w:val="43674133"/>
    <w:rsid w:val="43C1BED7"/>
    <w:rsid w:val="444CFAB6"/>
    <w:rsid w:val="47F81112"/>
    <w:rsid w:val="4805B965"/>
    <w:rsid w:val="4D452C24"/>
    <w:rsid w:val="539ED89A"/>
    <w:rsid w:val="642CAC43"/>
    <w:rsid w:val="65FA391C"/>
    <w:rsid w:val="66B36BFB"/>
    <w:rsid w:val="7B958FD2"/>
    <w:rsid w:val="7ECF6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D7DF25-378C-5E47-B919-7007928F4343}">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5DA7D6-CFEB-4822-A521-093ABAD865F2}">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4CEC1D94-C5F5-4F31-A06C-F834FAEA7EFE}">
  <ds:schemaRefs>
    <ds:schemaRef ds:uri="http://schemas.microsoft.com/sharepoint/v3/contenttype/forms"/>
  </ds:schemaRefs>
</ds:datastoreItem>
</file>

<file path=customXml/itemProps3.xml><?xml version="1.0" encoding="utf-8"?>
<ds:datastoreItem xmlns:ds="http://schemas.openxmlformats.org/officeDocument/2006/customXml" ds:itemID="{8EB42B73-3740-4FA4-AD2F-FCE66BF38E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7786</Words>
  <Characters>42826</Characters>
  <Application>Microsoft Office Word</Application>
  <DocSecurity>0</DocSecurity>
  <Lines>356</Lines>
  <Paragraphs>101</Paragraphs>
  <ScaleCrop>false</ScaleCrop>
  <Company/>
  <LinksUpToDate>false</LinksUpToDate>
  <CharactersWithSpaces>50511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2026-07-23T00:55:00Z</dcterms:created>
  <dcterms:modified xsi:type="dcterms:W3CDTF">2026-07-23T00:55:00Z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