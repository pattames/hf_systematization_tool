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7F5FFFC" w14:textId="77777777" w:rsidR="00766F01" w:rsidRPr="00B2362D" w:rsidRDefault="00766F01" w:rsidP="0014466B">
      <w:pPr>
        <w:pStyle w:val="paragraph"/>
        <w:spacing w:before="0" w:beforeAutospacing="0" w:after="0" w:afterAutospacing="0"/>
        <w:jc w:val="center"/>
        <w:textAlignment w:val="baseline"/>
        <w:rPr>
          <w:rFonts w:ascii="Calibri" w:hAnsi="Calibri" w:cs="Calibri"/>
        </w:rPr>
      </w:pPr>
      <w:r w:rsidRPr="00B2362D">
        <w:rPr>
          <w:rStyle w:val="normaltextrun"/>
          <w:rFonts w:ascii="Calibri" w:eastAsiaTheme="majorEastAsia" w:hAnsi="Calibri" w:cs="Calibri"/>
          <w:b/>
          <w:bCs/>
        </w:rPr>
        <w:t>Transcripción entrevista</w:t>
      </w:r>
    </w:p>
    <w:p w14:paraId="336A5EF5" w14:textId="77777777" w:rsidR="00766F01" w:rsidRPr="00B2362D" w:rsidRDefault="00766F01" w:rsidP="0014466B">
      <w:pPr>
        <w:pStyle w:val="paragraph"/>
        <w:spacing w:before="0" w:beforeAutospacing="0" w:after="0" w:afterAutospacing="0"/>
        <w:jc w:val="both"/>
        <w:textAlignment w:val="baseline"/>
        <w:rPr>
          <w:rFonts w:ascii="Calibri" w:hAnsi="Calibri" w:cs="Calibri"/>
        </w:rPr>
      </w:pPr>
      <w:r w:rsidRPr="00B2362D">
        <w:rPr>
          <w:rStyle w:val="normaltextrun"/>
          <w:rFonts w:ascii="Calibri" w:eastAsiaTheme="majorEastAsia" w:hAnsi="Calibri" w:cs="Calibri"/>
        </w:rPr>
        <w:t>  </w:t>
      </w:r>
      <w:r w:rsidRPr="00B2362D">
        <w:rPr>
          <w:rStyle w:val="eop"/>
          <w:rFonts w:ascii="Calibri" w:eastAsiaTheme="majorEastAsia" w:hAnsi="Calibri" w:cs="Calibri"/>
        </w:rPr>
        <w:t> </w:t>
      </w:r>
    </w:p>
    <w:p w14:paraId="12C9B2F3" w14:textId="1C2D0366" w:rsidR="00766F01" w:rsidRPr="00B2362D" w:rsidRDefault="00766F01" w:rsidP="0014466B">
      <w:pPr>
        <w:pStyle w:val="paragraph"/>
        <w:spacing w:before="0" w:beforeAutospacing="0" w:after="0" w:afterAutospacing="0"/>
        <w:jc w:val="both"/>
        <w:textAlignment w:val="baseline"/>
        <w:rPr>
          <w:rFonts w:ascii="Calibri" w:hAnsi="Calibri" w:cs="Calibri"/>
        </w:rPr>
      </w:pPr>
      <w:r w:rsidRPr="00B2362D">
        <w:rPr>
          <w:rStyle w:val="normaltextrun"/>
          <w:rFonts w:ascii="Calibri" w:eastAsiaTheme="majorEastAsia" w:hAnsi="Calibri" w:cs="Calibri"/>
          <w:b/>
          <w:bCs/>
        </w:rPr>
        <w:t xml:space="preserve">Nombre entrevistado: </w:t>
      </w:r>
      <w:r w:rsidRPr="00B2362D">
        <w:rPr>
          <w:rStyle w:val="normaltextrun"/>
          <w:rFonts w:ascii="Calibri" w:eastAsiaTheme="majorEastAsia" w:hAnsi="Calibri" w:cs="Calibri"/>
        </w:rPr>
        <w:t>Dr</w:t>
      </w:r>
      <w:r>
        <w:rPr>
          <w:rStyle w:val="normaltextrun"/>
          <w:rFonts w:ascii="Calibri" w:eastAsiaTheme="majorEastAsia" w:hAnsi="Calibri" w:cs="Calibri"/>
        </w:rPr>
        <w:t>. Luiz Síveres</w:t>
      </w:r>
    </w:p>
    <w:p w14:paraId="5EE2D4DD" w14:textId="77777777" w:rsidR="00766F01" w:rsidRPr="00B2362D" w:rsidRDefault="00766F01" w:rsidP="0014466B">
      <w:pPr>
        <w:pStyle w:val="paragraph"/>
        <w:spacing w:before="0" w:beforeAutospacing="0" w:after="0" w:afterAutospacing="0"/>
        <w:jc w:val="both"/>
        <w:textAlignment w:val="baseline"/>
        <w:rPr>
          <w:rFonts w:ascii="Calibri" w:hAnsi="Calibri" w:cs="Calibri"/>
        </w:rPr>
      </w:pPr>
      <w:r w:rsidRPr="00B2362D">
        <w:rPr>
          <w:rStyle w:val="normaltextrun"/>
          <w:rFonts w:ascii="Calibri" w:eastAsiaTheme="majorEastAsia" w:hAnsi="Calibri" w:cs="Calibri"/>
          <w:b/>
          <w:bCs/>
        </w:rPr>
        <w:t xml:space="preserve">País entrevistado: </w:t>
      </w:r>
      <w:r>
        <w:rPr>
          <w:rStyle w:val="normaltextrun"/>
          <w:rFonts w:ascii="Calibri" w:eastAsiaTheme="majorEastAsia" w:hAnsi="Calibri" w:cs="Calibri"/>
        </w:rPr>
        <w:t>Brasil</w:t>
      </w:r>
    </w:p>
    <w:p w14:paraId="3F0D1227" w14:textId="33089CAA" w:rsidR="00766F01" w:rsidRPr="00B2362D" w:rsidRDefault="00766F01" w:rsidP="0014466B">
      <w:pPr>
        <w:pStyle w:val="paragraph"/>
        <w:spacing w:before="0" w:beforeAutospacing="0" w:after="0" w:afterAutospacing="0"/>
        <w:jc w:val="both"/>
        <w:textAlignment w:val="baseline"/>
        <w:rPr>
          <w:rFonts w:ascii="Calibri" w:hAnsi="Calibri" w:cs="Calibri"/>
        </w:rPr>
      </w:pPr>
      <w:r w:rsidRPr="00B2362D">
        <w:rPr>
          <w:rStyle w:val="normaltextrun"/>
          <w:rFonts w:ascii="Calibri" w:eastAsiaTheme="majorEastAsia" w:hAnsi="Calibri" w:cs="Calibri"/>
          <w:b/>
          <w:bCs/>
        </w:rPr>
        <w:t xml:space="preserve">Fecha entrevista: </w:t>
      </w:r>
      <w:r w:rsidRPr="00B2362D">
        <w:rPr>
          <w:rStyle w:val="normaltextrun"/>
          <w:rFonts w:ascii="Calibri" w:eastAsiaTheme="majorEastAsia" w:hAnsi="Calibri" w:cs="Calibri"/>
        </w:rPr>
        <w:t xml:space="preserve"> </w:t>
      </w:r>
      <w:r>
        <w:rPr>
          <w:rStyle w:val="normaltextrun"/>
          <w:rFonts w:ascii="Calibri" w:eastAsiaTheme="majorEastAsia" w:hAnsi="Calibri" w:cs="Calibri"/>
        </w:rPr>
        <w:t xml:space="preserve">17 </w:t>
      </w:r>
      <w:r w:rsidRPr="00B2362D">
        <w:rPr>
          <w:rStyle w:val="normaltextrun"/>
          <w:rFonts w:ascii="Calibri" w:eastAsiaTheme="majorEastAsia" w:hAnsi="Calibri" w:cs="Calibri"/>
        </w:rPr>
        <w:t>de mayo del 2024  </w:t>
      </w:r>
      <w:r w:rsidRPr="00B2362D">
        <w:rPr>
          <w:rStyle w:val="eop"/>
          <w:rFonts w:ascii="Calibri" w:eastAsiaTheme="majorEastAsia" w:hAnsi="Calibri" w:cs="Calibri"/>
        </w:rPr>
        <w:t> </w:t>
      </w:r>
    </w:p>
    <w:p w14:paraId="737E4346" w14:textId="77777777" w:rsidR="00766F01" w:rsidRPr="00B2362D" w:rsidRDefault="00766F01" w:rsidP="0014466B">
      <w:pPr>
        <w:pStyle w:val="paragraph"/>
        <w:spacing w:before="0" w:beforeAutospacing="0" w:after="0" w:afterAutospacing="0"/>
        <w:jc w:val="both"/>
        <w:textAlignment w:val="baseline"/>
        <w:rPr>
          <w:rFonts w:ascii="Calibri" w:hAnsi="Calibri" w:cs="Calibri"/>
        </w:rPr>
      </w:pPr>
      <w:r w:rsidRPr="00B2362D">
        <w:rPr>
          <w:rStyle w:val="normaltextrun"/>
          <w:rFonts w:ascii="Calibri" w:eastAsiaTheme="majorEastAsia" w:hAnsi="Calibri" w:cs="Calibri"/>
          <w:b/>
          <w:bCs/>
        </w:rPr>
        <w:t xml:space="preserve">Nombre entrevistador: </w:t>
      </w:r>
      <w:r>
        <w:rPr>
          <w:rStyle w:val="normaltextrun"/>
          <w:rFonts w:ascii="Calibri" w:eastAsiaTheme="majorEastAsia" w:hAnsi="Calibri" w:cs="Calibri"/>
        </w:rPr>
        <w:t>Mtra. Iara Souza</w:t>
      </w:r>
    </w:p>
    <w:p w14:paraId="4DE7BDDA" w14:textId="77777777" w:rsidR="00766F01" w:rsidRPr="00B2362D" w:rsidRDefault="00766F01" w:rsidP="0014466B">
      <w:pPr>
        <w:pStyle w:val="paragraph"/>
        <w:spacing w:before="0" w:beforeAutospacing="0" w:after="0" w:afterAutospacing="0"/>
        <w:jc w:val="both"/>
        <w:textAlignment w:val="baseline"/>
        <w:rPr>
          <w:rFonts w:ascii="Calibri" w:hAnsi="Calibri" w:cs="Calibri"/>
        </w:rPr>
      </w:pPr>
      <w:r w:rsidRPr="00B2362D">
        <w:rPr>
          <w:rStyle w:val="normaltextrun"/>
          <w:rFonts w:ascii="Calibri" w:eastAsiaTheme="majorEastAsia" w:hAnsi="Calibri" w:cs="Calibri"/>
          <w:b/>
          <w:bCs/>
        </w:rPr>
        <w:t>Duración entrevista:</w:t>
      </w:r>
      <w:r w:rsidRPr="00B2362D">
        <w:rPr>
          <w:rStyle w:val="normaltextrun"/>
          <w:rFonts w:ascii="Calibri" w:eastAsiaTheme="majorEastAsia" w:hAnsi="Calibri" w:cs="Calibri"/>
        </w:rPr>
        <w:t xml:space="preserve"> </w:t>
      </w:r>
      <w:r>
        <w:rPr>
          <w:rStyle w:val="normaltextrun"/>
          <w:rFonts w:ascii="Calibri" w:eastAsiaTheme="majorEastAsia" w:hAnsi="Calibri" w:cs="Calibri"/>
        </w:rPr>
        <w:t>47 min.</w:t>
      </w:r>
      <w:r w:rsidRPr="00B2362D">
        <w:rPr>
          <w:rStyle w:val="normaltextrun"/>
          <w:rFonts w:ascii="Calibri" w:eastAsiaTheme="majorEastAsia" w:hAnsi="Calibri" w:cs="Calibri"/>
        </w:rPr>
        <w:t>   </w:t>
      </w:r>
      <w:r w:rsidRPr="00B2362D">
        <w:rPr>
          <w:rStyle w:val="eop"/>
          <w:rFonts w:ascii="Calibri" w:eastAsiaTheme="majorEastAsia" w:hAnsi="Calibri" w:cs="Calibri"/>
        </w:rPr>
        <w:t> </w:t>
      </w:r>
    </w:p>
    <w:p w14:paraId="4E6B43EA" w14:textId="77777777" w:rsidR="00766F01" w:rsidRPr="00B2362D" w:rsidRDefault="00766F01" w:rsidP="0014466B">
      <w:pPr>
        <w:pStyle w:val="paragraph"/>
        <w:spacing w:before="0" w:beforeAutospacing="0" w:after="0" w:afterAutospacing="0"/>
        <w:jc w:val="both"/>
        <w:textAlignment w:val="baseline"/>
        <w:rPr>
          <w:rFonts w:ascii="Calibri" w:hAnsi="Calibri" w:cs="Calibri"/>
        </w:rPr>
      </w:pPr>
      <w:r w:rsidRPr="00B2362D">
        <w:rPr>
          <w:rStyle w:val="normaltextrun"/>
          <w:rFonts w:ascii="Calibri" w:eastAsiaTheme="majorEastAsia" w:hAnsi="Calibri" w:cs="Calibri"/>
          <w:b/>
          <w:bCs/>
        </w:rPr>
        <w:t xml:space="preserve">Nombre asistente: </w:t>
      </w:r>
      <w:r w:rsidRPr="00B2362D">
        <w:rPr>
          <w:rStyle w:val="normaltextrun"/>
          <w:rFonts w:ascii="Calibri" w:eastAsiaTheme="majorEastAsia" w:hAnsi="Calibri" w:cs="Calibri"/>
        </w:rPr>
        <w:t>Grissel Galicia  </w:t>
      </w:r>
      <w:r w:rsidRPr="00B2362D">
        <w:rPr>
          <w:rStyle w:val="eop"/>
          <w:rFonts w:ascii="Calibri" w:eastAsiaTheme="majorEastAsia" w:hAnsi="Calibri" w:cs="Calibri"/>
        </w:rPr>
        <w:t> </w:t>
      </w:r>
    </w:p>
    <w:p w14:paraId="04193B2F" w14:textId="77777777" w:rsidR="00766F01" w:rsidRPr="00B2362D" w:rsidRDefault="00766F01" w:rsidP="0014466B">
      <w:pPr>
        <w:pStyle w:val="paragraph"/>
        <w:spacing w:before="0" w:beforeAutospacing="0" w:after="0" w:afterAutospacing="0"/>
        <w:jc w:val="both"/>
        <w:textAlignment w:val="baseline"/>
        <w:rPr>
          <w:rFonts w:ascii="Calibri" w:hAnsi="Calibri" w:cs="Calibri"/>
        </w:rPr>
      </w:pPr>
      <w:r w:rsidRPr="00B2362D">
        <w:rPr>
          <w:rStyle w:val="normaltextrun"/>
          <w:rFonts w:ascii="Calibri" w:eastAsiaTheme="majorEastAsia" w:hAnsi="Calibri" w:cs="Calibri"/>
          <w:b/>
          <w:bCs/>
        </w:rPr>
        <w:t xml:space="preserve">Nombre transcriptor: </w:t>
      </w:r>
      <w:r w:rsidRPr="00B2362D">
        <w:rPr>
          <w:rStyle w:val="normaltextrun"/>
          <w:rFonts w:ascii="Calibri" w:eastAsiaTheme="majorEastAsia" w:hAnsi="Calibri" w:cs="Calibri"/>
        </w:rPr>
        <w:t>Grissel Galicia</w:t>
      </w:r>
    </w:p>
    <w:p w14:paraId="7BB427CB" w14:textId="77777777" w:rsidR="0021737F" w:rsidRPr="0014466B" w:rsidRDefault="0021737F" w:rsidP="0014466B">
      <w:pPr>
        <w:jc w:val="both"/>
        <w:rPr>
          <w:b/>
          <w:bCs/>
        </w:rPr>
      </w:pPr>
    </w:p>
    <w:p w14:paraId="7ECEC0CB" w14:textId="77777777" w:rsidR="00C12CE5" w:rsidRPr="0014466B" w:rsidRDefault="00C12CE5" w:rsidP="0014466B">
      <w:pPr>
        <w:jc w:val="both"/>
        <w:rPr>
          <w:b/>
          <w:bCs/>
        </w:rPr>
      </w:pPr>
      <w:r w:rsidRPr="0014466B">
        <w:rPr>
          <w:b/>
          <w:bCs/>
        </w:rPr>
        <w:t>Iara</w:t>
      </w:r>
    </w:p>
    <w:p w14:paraId="76A736D1" w14:textId="537CACB0" w:rsidR="00C12CE5" w:rsidRDefault="00C12CE5" w:rsidP="0014466B">
      <w:pPr>
        <w:jc w:val="both"/>
      </w:pPr>
      <w:r>
        <w:t xml:space="preserve">Perfeito Doutor Luiz, muito obrigada </w:t>
      </w:r>
      <w:r w:rsidR="0014466B">
        <w:t>e</w:t>
      </w:r>
      <w:r>
        <w:t>u me chamo Iara</w:t>
      </w:r>
      <w:r w:rsidR="0014466B">
        <w:t>,</w:t>
      </w:r>
      <w:r>
        <w:t xml:space="preserve"> </w:t>
      </w:r>
      <w:r w:rsidR="0014466B">
        <w:t>e</w:t>
      </w:r>
      <w:r>
        <w:t xml:space="preserve">u sou a líder de projeto aqui </w:t>
      </w:r>
      <w:r w:rsidR="0014466B">
        <w:t>d</w:t>
      </w:r>
      <w:r>
        <w:t xml:space="preserve">o capítulo do Brasil </w:t>
      </w:r>
      <w:r w:rsidR="0014466B">
        <w:t>d</w:t>
      </w:r>
      <w:r>
        <w:t>essa pesquisa chamada Mapeamento no</w:t>
      </w:r>
      <w:r w:rsidR="0014466B">
        <w:t xml:space="preserve"> </w:t>
      </w:r>
      <w:r>
        <w:t>Florescimento Humano</w:t>
      </w:r>
      <w:r w:rsidR="0014466B">
        <w:t xml:space="preserve"> nosso objetivo com essa pesquisa é conseguir ter um diagnóstico de o que dentro desse grande tema que é o florescimento humano está sendo producido com o protagonismo da américa latina então a gente tem alguns países que estão sendo analisados, o brasil é um deles e poder entender também como é que o ecossistema de pesquisa, de fomento à pesquisa divulgação científica, se organiza em torno desse tema compreendendo ele como um amplo espectro de epistemologias que vão desde a questão do cuidado consigo mesmo até com a comunidade e até a desenvolvimento de ferramentas para o desenvolvimento econômico, educacional e ecológico e aí dentro desse proceso a gente tem três etapas da pesquisa, a primeira começou com esse levantamento bibliográfico inicial esse refinamento dos conceitos e nesse nossa análise bibliométrica o seu trabalho foi identificado como um dos mais citados e mais relevante também em número de publicações a gente entende que dentro do seu viés é mais voltado para a pesquisa para a educação, educação em situação ambiental qualidade do ensino qualidade das experiências de aprendizagem e tudo bem, porque a gente realmente está buscando essa diversidade dentro das abordagens que podem ser consideradas Florescimento Humano e aí essa segunda fase da pesquisa onde a gente está ouvindo os sujeitos de pesquisa que são os produtores de fato do conhecimento os pesquisadores, entre eles o senhor, e depois a gente vai fazer alguns grupos focais com o ecossistema de pesquisa no geral, caminhando para uma publicação em um seminário de divulgação de resultados que até o final do ano e início do ano que vem então o nosso objetivo é subsidiar a própria templeton que é uma das grandes financiadoras dentro desse tema de florescimento humano mas para que a gente possa começar a ter consensos latino-americanos e também subsidiar o ecossistema para que os nossos apoiadores entendam também o que significa de fato fomentar a agenda de pesquisa o que precisa, quais são as capacidades que a gente quer construir e como então, de forma resumida é isso e aí a gente pode começar pode falar. </w:t>
      </w:r>
    </w:p>
    <w:p w14:paraId="07EEEBDC" w14:textId="77777777" w:rsidR="00C12CE5" w:rsidRPr="0014466B" w:rsidRDefault="00C12CE5" w:rsidP="0014466B">
      <w:pPr>
        <w:jc w:val="both"/>
        <w:rPr>
          <w:b/>
          <w:bCs/>
        </w:rPr>
      </w:pPr>
    </w:p>
    <w:p w14:paraId="73DB1B2E" w14:textId="77777777" w:rsidR="00C12CE5" w:rsidRPr="0014466B" w:rsidRDefault="00C12CE5" w:rsidP="0014466B">
      <w:pPr>
        <w:jc w:val="both"/>
        <w:rPr>
          <w:b/>
          <w:bCs/>
        </w:rPr>
      </w:pPr>
      <w:r w:rsidRPr="0014466B">
        <w:rPr>
          <w:b/>
          <w:bCs/>
        </w:rPr>
        <w:t>Luiz Síveres</w:t>
      </w:r>
    </w:p>
    <w:p w14:paraId="28E7C041" w14:textId="59726F2F" w:rsidR="00C12CE5" w:rsidRDefault="00C12CE5" w:rsidP="0014466B">
      <w:pPr>
        <w:jc w:val="both"/>
      </w:pPr>
      <w:r>
        <w:t xml:space="preserve">Sim, eu li um pouco </w:t>
      </w:r>
      <w:r w:rsidR="5B98AFF9">
        <w:t>o</w:t>
      </w:r>
      <w:r>
        <w:t xml:space="preserve"> abstract de vocês</w:t>
      </w:r>
      <w:r w:rsidR="0014466B">
        <w:t>, e</w:t>
      </w:r>
      <w:r>
        <w:t>stou mais ou menos inteirado</w:t>
      </w:r>
      <w:r w:rsidR="0014466B">
        <w:t xml:space="preserve"> a</w:t>
      </w:r>
      <w:r>
        <w:t xml:space="preserve"> proposta</w:t>
      </w:r>
      <w:r w:rsidR="0014466B">
        <w:t>.</w:t>
      </w:r>
    </w:p>
    <w:p w14:paraId="5DC741CC" w14:textId="77777777" w:rsidR="00C12CE5" w:rsidRDefault="00C12CE5" w:rsidP="0014466B">
      <w:pPr>
        <w:jc w:val="both"/>
      </w:pPr>
    </w:p>
    <w:p w14:paraId="1550C529" w14:textId="77777777" w:rsidR="0014466B" w:rsidRDefault="0014466B" w:rsidP="0014466B">
      <w:pPr>
        <w:jc w:val="both"/>
        <w:rPr>
          <w:b/>
          <w:bCs/>
        </w:rPr>
      </w:pPr>
    </w:p>
    <w:p w14:paraId="40341430" w14:textId="56A8749C" w:rsidR="00C12CE5" w:rsidRPr="0014466B" w:rsidRDefault="00C12CE5" w:rsidP="0014466B">
      <w:pPr>
        <w:jc w:val="both"/>
        <w:rPr>
          <w:b/>
          <w:bCs/>
        </w:rPr>
      </w:pPr>
      <w:r w:rsidRPr="0014466B">
        <w:rPr>
          <w:b/>
          <w:bCs/>
        </w:rPr>
        <w:t>Iara</w:t>
      </w:r>
    </w:p>
    <w:p w14:paraId="712F3EC2" w14:textId="4FC61E59" w:rsidR="00C12CE5" w:rsidRDefault="00C12CE5" w:rsidP="0014466B">
      <w:pPr>
        <w:jc w:val="both"/>
      </w:pPr>
      <w:r>
        <w:lastRenderedPageBreak/>
        <w:t>Perf</w:t>
      </w:r>
      <w:r w:rsidR="0014466B">
        <w:t>eito, perfeito qualquer dúvida que o senhor tiver também preocupação, fica à vontade para levantar e aí com a sua licença vamos começar então a pesquisa semestruturada, aliás, a entrevista semestruturada a ideia é que seja uma conversa mesmo bem fluida só orientada por aqueles tópicos. Então, doutor, se o senhor puder começar me contando como que o senhor enxerga a relação entre as suas linhas de pesquisa e esse tema do florescimento humano.</w:t>
      </w:r>
    </w:p>
    <w:p w14:paraId="3C87936F" w14:textId="77777777" w:rsidR="00C12CE5" w:rsidRDefault="00C12CE5" w:rsidP="0014466B">
      <w:pPr>
        <w:jc w:val="both"/>
      </w:pPr>
    </w:p>
    <w:p w14:paraId="382FE603" w14:textId="77777777" w:rsidR="00C12CE5" w:rsidRPr="0014466B" w:rsidRDefault="00C12CE5" w:rsidP="0014466B">
      <w:pPr>
        <w:jc w:val="both"/>
        <w:rPr>
          <w:b/>
          <w:bCs/>
        </w:rPr>
      </w:pPr>
      <w:r w:rsidRPr="0014466B">
        <w:rPr>
          <w:b/>
          <w:bCs/>
        </w:rPr>
        <w:t>Luiz Síveres</w:t>
      </w:r>
    </w:p>
    <w:p w14:paraId="3486D108" w14:textId="47320641" w:rsidR="00C12CE5" w:rsidRDefault="0014466B" w:rsidP="0014466B">
      <w:pPr>
        <w:jc w:val="both"/>
      </w:pPr>
      <w:r>
        <w:t xml:space="preserve">Bom, contextualizando eu fui um acadêmico trabalhei na Universidade Católica de Brasília por 28 anos e agora eu construí estou criando o meu próprio </w:t>
      </w:r>
      <w:r w:rsidR="00D07871">
        <w:t>I</w:t>
      </w:r>
      <w:r>
        <w:t xml:space="preserve">nstituto chamado </w:t>
      </w:r>
      <w:r w:rsidR="00D07871">
        <w:t>I</w:t>
      </w:r>
      <w:r>
        <w:t xml:space="preserve">nstituto </w:t>
      </w:r>
      <w:r w:rsidR="00D07871">
        <w:t>P</w:t>
      </w:r>
      <w:r>
        <w:t xml:space="preserve">edagogia </w:t>
      </w:r>
      <w:r w:rsidR="00D07871">
        <w:t>A</w:t>
      </w:r>
      <w:r>
        <w:t>lfa e seja na academia seja como cidadão seja como</w:t>
      </w:r>
      <w:r w:rsidR="6F5D48DF">
        <w:t xml:space="preserve"> </w:t>
      </w:r>
      <w:r>
        <w:t xml:space="preserve">agora, vamos dizer, um </w:t>
      </w:r>
      <w:r w:rsidRPr="7F032251">
        <w:rPr>
          <w:i/>
          <w:iCs/>
        </w:rPr>
        <w:t>startups</w:t>
      </w:r>
      <w:r>
        <w:t xml:space="preserve"> sempre tenho trabalhado de forma integrada a dimensão mais pessoal</w:t>
      </w:r>
      <w:r w:rsidR="00D07871">
        <w:t xml:space="preserve"> </w:t>
      </w:r>
      <w:r>
        <w:t>relacional e ambiental</w:t>
      </w:r>
      <w:r w:rsidR="00D07871">
        <w:t xml:space="preserve">, </w:t>
      </w:r>
      <w:r>
        <w:t>e eu acho que é um ponto mesmo na academia eu sempre primei</w:t>
      </w:r>
      <w:r w:rsidR="00D07871">
        <w:t xml:space="preserve"> </w:t>
      </w:r>
      <w:r>
        <w:t xml:space="preserve">por integrar a dinâmica do planeta em toda a dimensão mais epistemológica também, né? </w:t>
      </w:r>
      <w:r w:rsidR="00D07871">
        <w:t>E</w:t>
      </w:r>
      <w:r>
        <w:t xml:space="preserve"> aí eu queria até</w:t>
      </w:r>
      <w:r w:rsidR="00D07871">
        <w:t xml:space="preserve"> </w:t>
      </w:r>
      <w:r>
        <w:t>parabenizar o grupo de vocês, que já estão no florescimento humano, mas anteriormente é importante perceber que tem que ter uma polinização</w:t>
      </w:r>
      <w:r w:rsidR="00D07871">
        <w:t xml:space="preserve">, </w:t>
      </w:r>
      <w:r>
        <w:t>tem que ter uma semeadura e tem que ter todo o cuidado então, parabéns, porque vocês já estão florescendo isso já é um avanço significativo, inclusive eu tenho um artigo só sobre a polinização do conhecimento está disponível na minha rede</w:t>
      </w:r>
      <w:r w:rsidR="00D07871">
        <w:t>. T</w:t>
      </w:r>
      <w:r>
        <w:t>rabalhando muito isso, o quanto a gente precisa começar a polinizar um conhecimento que seja diferente transdisciplinar, holístico sustentável,</w:t>
      </w:r>
      <w:r w:rsidR="00D07871">
        <w:t xml:space="preserve"> </w:t>
      </w:r>
      <w:r>
        <w:t>sustentável</w:t>
      </w:r>
      <w:r w:rsidR="00D07871">
        <w:t xml:space="preserve"> </w:t>
      </w:r>
      <w:r>
        <w:t>para fugir um pouco dessa lógica mais mecanicista uma lógica muito de justaposição de conhecimentos ou uma somatória de conhecimentos</w:t>
      </w:r>
      <w:r w:rsidR="00D07871">
        <w:t xml:space="preserve"> </w:t>
      </w:r>
      <w:r>
        <w:t>e hoje nós na academia eu agora não mais tanto mas a gente é avaliado pela somatória de artigos</w:t>
      </w:r>
      <w:r w:rsidR="00D07871">
        <w:t>,</w:t>
      </w:r>
      <w:r>
        <w:t xml:space="preserve"> de títulos, de livros e assim por diante</w:t>
      </w:r>
      <w:r w:rsidR="0A931E68">
        <w:t xml:space="preserve"> </w:t>
      </w:r>
      <w:r>
        <w:t>e por trás disso tem toda uma percepção epistemológica, então esse é um pouco o objeto,</w:t>
      </w:r>
      <w:r w:rsidR="00D07871">
        <w:t xml:space="preserve"> </w:t>
      </w:r>
      <w:r>
        <w:t>de meus estudos, de meus trabalhos</w:t>
      </w:r>
      <w:r w:rsidR="00D07871">
        <w:t>,</w:t>
      </w:r>
      <w:r>
        <w:t xml:space="preserve"> das minhas iniciativas tentar sempre pensar de forma mais holística tentando relacionar os diversos elementos</w:t>
      </w:r>
      <w:r w:rsidR="00D07871">
        <w:t xml:space="preserve">, </w:t>
      </w:r>
      <w:r>
        <w:t>os diversos paradigmas para a gente projetar de fato a partir da floração uma frutificação</w:t>
      </w:r>
      <w:r w:rsidR="00D07871">
        <w:t xml:space="preserve">. </w:t>
      </w:r>
    </w:p>
    <w:p w14:paraId="330DFA32" w14:textId="77777777" w:rsidR="00C12CE5" w:rsidRDefault="00C12CE5" w:rsidP="0014466B">
      <w:pPr>
        <w:jc w:val="both"/>
      </w:pPr>
    </w:p>
    <w:p w14:paraId="3A442549" w14:textId="77777777" w:rsidR="00C12CE5" w:rsidRPr="00D07871" w:rsidRDefault="00C12CE5" w:rsidP="0014466B">
      <w:pPr>
        <w:jc w:val="both"/>
        <w:rPr>
          <w:b/>
          <w:bCs/>
        </w:rPr>
      </w:pPr>
      <w:r w:rsidRPr="00D07871">
        <w:rPr>
          <w:b/>
          <w:bCs/>
        </w:rPr>
        <w:t>Iara</w:t>
      </w:r>
    </w:p>
    <w:p w14:paraId="55EC0044" w14:textId="25A6751F" w:rsidR="00C12CE5" w:rsidRDefault="00C12CE5" w:rsidP="0014466B">
      <w:pPr>
        <w:jc w:val="both"/>
      </w:pPr>
      <w:r w:rsidRPr="7F032251">
        <w:rPr>
          <w:lang w:val="pt-BR"/>
        </w:rPr>
        <w:t>Ma</w:t>
      </w:r>
      <w:r w:rsidR="00D07871" w:rsidRPr="7F032251">
        <w:rPr>
          <w:lang w:val="pt-BR"/>
        </w:rPr>
        <w:t>s comentando que é interessante como esses conceitos biomiméticos eles vêm se colocando como quase etapas mesmo dessa descolonização do pensamento muito interesante, da polonização, da frutificação agora a gente é no florescimento muito legal. E doutor, dentro dessa sua ampla trajetória dentro da academia até chegar ao ponto de partir para o empreendedorismo como foi esse seu processo de escolha pelos temas, né? Desde os seus temas fundadores até o amadurecimento</w:t>
      </w:r>
      <w:r w:rsidR="6420EF54" w:rsidRPr="7F032251">
        <w:rPr>
          <w:lang w:val="pt-BR"/>
        </w:rPr>
        <w:t xml:space="preserve"> p</w:t>
      </w:r>
      <w:r w:rsidR="00D07871" w:rsidRPr="7F032251">
        <w:rPr>
          <w:lang w:val="pt-BR"/>
        </w:rPr>
        <w:t>ara as suas formulações mais atuais que também embasam essa nova fase no empreendedorismo, poder contar um pouquinho para mim?</w:t>
      </w:r>
    </w:p>
    <w:p w14:paraId="59D31CD3" w14:textId="77777777" w:rsidR="00C12CE5" w:rsidRDefault="00C12CE5" w:rsidP="0014466B">
      <w:pPr>
        <w:jc w:val="both"/>
      </w:pPr>
    </w:p>
    <w:p w14:paraId="1305A89E" w14:textId="77777777" w:rsidR="00C12CE5" w:rsidRPr="00D07871" w:rsidRDefault="00C12CE5" w:rsidP="0014466B">
      <w:pPr>
        <w:jc w:val="both"/>
        <w:rPr>
          <w:b/>
          <w:bCs/>
        </w:rPr>
      </w:pPr>
      <w:r w:rsidRPr="00D07871">
        <w:rPr>
          <w:b/>
          <w:bCs/>
        </w:rPr>
        <w:t>Luiz Síveres</w:t>
      </w:r>
    </w:p>
    <w:p w14:paraId="419515A7" w14:textId="3ACEC6DE" w:rsidR="00C12CE5" w:rsidRDefault="00D07871" w:rsidP="600ECDEF">
      <w:pPr>
        <w:jc w:val="both"/>
        <w:rPr>
          <w:lang w:val="pt-BR"/>
        </w:rPr>
      </w:pPr>
      <w:r w:rsidRPr="600ECDEF">
        <w:rPr>
          <w:lang w:val="pt-BR"/>
        </w:rPr>
        <w:t xml:space="preserve">Então, toda a experiência de vida minha sempre foi muito articulada com os movimentos sociais pensando sempre uma política muito mais democrática, participativa e isso vem se consolidando com as minhas leituras que eu ia fazendo nessa lógica mais decolonial, não tão vinculada a colonização e pensando sempre em possibilidades novas, em protagonismo diferenciado porque a lógica </w:t>
      </w:r>
      <w:r w:rsidRPr="600ECDEF">
        <w:rPr>
          <w:lang w:val="pt-BR"/>
        </w:rPr>
        <w:lastRenderedPageBreak/>
        <w:t xml:space="preserve">majoritária está aí , mas eu sempre tentei sair um pouco  dessa correnteza e correr sempre um pouco mais no riachinho ao lado então, é por isso que eu não estou no mainstream vamos dizer assim, nesse movimento mais global tentando pensar sempre de forma um pouco mais alternativa. Bom, e fundamentalmente a pesquisa que foi sendo feita nos vários níveis, seja a nível de um grupo de pesquisa que eu tinha e continuo mantendo, bem como as pesquisas que a gente realizou com financiamento da </w:t>
      </w:r>
      <w:r w:rsidRPr="600ECDEF">
        <w:rPr>
          <w:highlight w:val="yellow"/>
          <w:lang w:val="pt-BR"/>
        </w:rPr>
        <w:t>FAP</w:t>
      </w:r>
      <w:ins w:id="0" w:author="iara@nossaterrafirme.com" w:date="2024-07-17T07:38:00Z">
        <w:r w:rsidR="7CF93A23" w:rsidRPr="600ECDEF">
          <w:rPr>
            <w:highlight w:val="yellow"/>
            <w:lang w:val="pt-BR"/>
          </w:rPr>
          <w:t>DF</w:t>
        </w:r>
      </w:ins>
      <w:r w:rsidRPr="600ECDEF">
        <w:rPr>
          <w:lang w:val="pt-BR"/>
        </w:rPr>
        <w:t xml:space="preserve"> que é aqui de Brasília a Fundação de amparo à pesquisa,</w:t>
      </w:r>
      <w:r w:rsidR="4A486D1E" w:rsidRPr="600ECDEF">
        <w:rPr>
          <w:lang w:val="pt-BR"/>
        </w:rPr>
        <w:t xml:space="preserve"> </w:t>
      </w:r>
      <w:r w:rsidRPr="600ECDEF">
        <w:rPr>
          <w:lang w:val="pt-BR"/>
        </w:rPr>
        <w:t xml:space="preserve">e eu cheguei a ser pesquisador produtividade do cnpq então, esse conjunto de pesquisas as leituras que eu fui fazendo a inserção que eu tenho no ambiente, e na realidade social foram me dando esse background assim, para começar a pensar e não uma alternativa mas um recorte diferenciado no que geralmente está posto então, como é que a gente vai florescer? </w:t>
      </w:r>
      <w:r w:rsidRPr="600ECDEF">
        <w:rPr>
          <w:highlight w:val="cyan"/>
          <w:lang w:val="pt-BR"/>
        </w:rPr>
        <w:t>Se a gente</w:t>
      </w:r>
      <w:r w:rsidRPr="600ECDEF">
        <w:rPr>
          <w:lang w:val="pt-BR"/>
        </w:rPr>
        <w:t xml:space="preserve"> não, de fato não semear, não cuidar disso não vai ter florescimento humano, toda lógica contemporânea seja nas grandes potências, seja nos nos nos territórios majoritários quer dizer, não tem floração, justamente o movimento contrário de destruição seja da natureza destruição das culturas mais originárias, dos povos mais típicos de cada cultura então, a gente está num contrafluxo então, em vez desse Florescimento nós estamos num processo de murcha de murchamento sabe? Das iniciativas dos países das culturas sabe? Então, aí tem as polarizações sejam económicas, políticas, religiosas que estão postas hoje em dia essa disseminação das fake news</w:t>
      </w:r>
      <w:r w:rsidR="7E535F62" w:rsidRPr="600ECDEF">
        <w:rPr>
          <w:lang w:val="pt-BR"/>
        </w:rPr>
        <w:t xml:space="preserve"> </w:t>
      </w:r>
      <w:r>
        <w:t xml:space="preserve">que está invadindo mentes e corações então, quer dizer a gente está num movimento justamente contrário não de florescimento, mas de desabamento de defloração de tudo o que está acontecendo das culturas e sociedades então, mais ou menos por aí. </w:t>
      </w:r>
    </w:p>
    <w:p w14:paraId="0F6C906C" w14:textId="77777777" w:rsidR="00C12CE5" w:rsidRDefault="00C12CE5" w:rsidP="0014466B">
      <w:pPr>
        <w:jc w:val="both"/>
      </w:pPr>
    </w:p>
    <w:p w14:paraId="52ED3029" w14:textId="77777777" w:rsidR="00C12CE5" w:rsidRPr="00D07871" w:rsidRDefault="00C12CE5" w:rsidP="0014466B">
      <w:pPr>
        <w:jc w:val="both"/>
        <w:rPr>
          <w:b/>
          <w:bCs/>
        </w:rPr>
      </w:pPr>
      <w:r w:rsidRPr="00D07871">
        <w:rPr>
          <w:b/>
          <w:bCs/>
        </w:rPr>
        <w:t>Iara</w:t>
      </w:r>
    </w:p>
    <w:p w14:paraId="705D862F" w14:textId="16163F31" w:rsidR="00C12CE5" w:rsidRDefault="00C12CE5" w:rsidP="0014466B">
      <w:pPr>
        <w:jc w:val="both"/>
      </w:pPr>
      <w:r>
        <w:t xml:space="preserve">Desculpa </w:t>
      </w:r>
      <w:r w:rsidR="00D07871">
        <w:t>e</w:t>
      </w:r>
      <w:r>
        <w:t xml:space="preserve">u fecho </w:t>
      </w:r>
      <w:r w:rsidR="00D07871">
        <w:t>p</w:t>
      </w:r>
      <w:r>
        <w:t>orque como eu estou digitando</w:t>
      </w:r>
      <w:r w:rsidR="00D07871">
        <w:t>, e</w:t>
      </w:r>
      <w:r>
        <w:t>u não consigo muito assim 100% da tecnologia, sabe? Então, eu fico transcrevendo</w:t>
      </w:r>
      <w:r w:rsidR="00D07871">
        <w:t>.</w:t>
      </w:r>
    </w:p>
    <w:p w14:paraId="4EF1AB7D" w14:textId="77777777" w:rsidR="00C12CE5" w:rsidRDefault="00C12CE5" w:rsidP="0014466B">
      <w:pPr>
        <w:jc w:val="both"/>
      </w:pPr>
    </w:p>
    <w:p w14:paraId="284CC256" w14:textId="77777777" w:rsidR="00C12CE5" w:rsidRPr="00D07871" w:rsidRDefault="00C12CE5" w:rsidP="0014466B">
      <w:pPr>
        <w:jc w:val="both"/>
        <w:rPr>
          <w:b/>
          <w:bCs/>
        </w:rPr>
      </w:pPr>
      <w:r w:rsidRPr="00D07871">
        <w:rPr>
          <w:b/>
          <w:bCs/>
        </w:rPr>
        <w:t>Luiz Síveres</w:t>
      </w:r>
    </w:p>
    <w:p w14:paraId="23C8349C" w14:textId="302CC944" w:rsidR="00C12CE5" w:rsidRDefault="00C12CE5" w:rsidP="0014466B">
      <w:pPr>
        <w:jc w:val="both"/>
      </w:pPr>
      <w:r>
        <w:t xml:space="preserve">Pode continuar transcrevendo </w:t>
      </w:r>
      <w:r w:rsidR="00D07871">
        <w:t>s</w:t>
      </w:r>
      <w:r>
        <w:t>em problema</w:t>
      </w:r>
      <w:r w:rsidR="00D07871">
        <w:t xml:space="preserve">. </w:t>
      </w:r>
    </w:p>
    <w:p w14:paraId="52971691" w14:textId="77777777" w:rsidR="00C12CE5" w:rsidRDefault="00C12CE5" w:rsidP="0014466B">
      <w:pPr>
        <w:jc w:val="both"/>
      </w:pPr>
    </w:p>
    <w:p w14:paraId="0949A6F9" w14:textId="77777777" w:rsidR="00C12CE5" w:rsidRPr="00D07871" w:rsidRDefault="00C12CE5" w:rsidP="0014466B">
      <w:pPr>
        <w:jc w:val="both"/>
        <w:rPr>
          <w:b/>
          <w:bCs/>
        </w:rPr>
      </w:pPr>
      <w:r w:rsidRPr="00D07871">
        <w:rPr>
          <w:b/>
          <w:bCs/>
        </w:rPr>
        <w:t>Iara</w:t>
      </w:r>
    </w:p>
    <w:p w14:paraId="69976051" w14:textId="705D89CB" w:rsidR="00C12CE5" w:rsidRDefault="00C12CE5" w:rsidP="0014466B">
      <w:pPr>
        <w:jc w:val="both"/>
      </w:pPr>
      <w:r>
        <w:t xml:space="preserve">Mas se não fica o barulhinho chato </w:t>
      </w:r>
      <w:r w:rsidR="00E76A19">
        <w:t>d</w:t>
      </w:r>
      <w:r>
        <w:t>o...</w:t>
      </w:r>
    </w:p>
    <w:p w14:paraId="6F56F6AA" w14:textId="77777777" w:rsidR="00C12CE5" w:rsidRDefault="00C12CE5" w:rsidP="0014466B">
      <w:pPr>
        <w:jc w:val="both"/>
      </w:pPr>
    </w:p>
    <w:p w14:paraId="7641BF88" w14:textId="77777777" w:rsidR="00C12CE5" w:rsidRPr="00E76A19" w:rsidRDefault="00C12CE5" w:rsidP="0014466B">
      <w:pPr>
        <w:jc w:val="both"/>
        <w:rPr>
          <w:b/>
          <w:bCs/>
        </w:rPr>
      </w:pPr>
      <w:r w:rsidRPr="00E76A19">
        <w:rPr>
          <w:b/>
          <w:bCs/>
        </w:rPr>
        <w:t>Luiz Síveres</w:t>
      </w:r>
    </w:p>
    <w:p w14:paraId="535DB446" w14:textId="77777777" w:rsidR="00C12CE5" w:rsidRDefault="00C12CE5" w:rsidP="0014466B">
      <w:pPr>
        <w:jc w:val="both"/>
      </w:pPr>
      <w:r>
        <w:t>Ah, sim, grava também</w:t>
      </w:r>
    </w:p>
    <w:p w14:paraId="4CD9C29C" w14:textId="77777777" w:rsidR="00C12CE5" w:rsidRDefault="00C12CE5" w:rsidP="0014466B">
      <w:pPr>
        <w:jc w:val="both"/>
      </w:pPr>
    </w:p>
    <w:p w14:paraId="590BCB10" w14:textId="77777777" w:rsidR="00C12CE5" w:rsidRPr="00E76A19" w:rsidRDefault="00C12CE5" w:rsidP="0014466B">
      <w:pPr>
        <w:jc w:val="both"/>
        <w:rPr>
          <w:b/>
          <w:bCs/>
        </w:rPr>
      </w:pPr>
      <w:r w:rsidRPr="00E76A19">
        <w:rPr>
          <w:b/>
          <w:bCs/>
        </w:rPr>
        <w:t>Iara</w:t>
      </w:r>
    </w:p>
    <w:p w14:paraId="347A1056" w14:textId="421D9A53" w:rsidR="00C12CE5" w:rsidRDefault="00C12CE5" w:rsidP="0014466B">
      <w:pPr>
        <w:jc w:val="both"/>
      </w:pPr>
      <w:r>
        <w:t xml:space="preserve">Por isso que eu boto a muda </w:t>
      </w:r>
      <w:r w:rsidR="00E76A19">
        <w:t>m</w:t>
      </w:r>
      <w:r>
        <w:t xml:space="preserve">as o senhor pode contar um pouco </w:t>
      </w:r>
      <w:r w:rsidR="00E76A19">
        <w:t>d</w:t>
      </w:r>
      <w:r>
        <w:t>esse grupo de pesquisa que o senhor fundou</w:t>
      </w:r>
      <w:r w:rsidR="00E76A19">
        <w:t xml:space="preserve">, e </w:t>
      </w:r>
      <w:r>
        <w:t>que continua mantendo? Sim, quem que participa? Quais são as linhas? E quais são os horizontes daqui para frente?</w:t>
      </w:r>
    </w:p>
    <w:p w14:paraId="49D17FD2" w14:textId="77777777" w:rsidR="00C12CE5" w:rsidRDefault="00C12CE5" w:rsidP="0014466B">
      <w:pPr>
        <w:jc w:val="both"/>
      </w:pPr>
    </w:p>
    <w:p w14:paraId="05216732" w14:textId="77777777" w:rsidR="00C12CE5" w:rsidRPr="00E76A19" w:rsidRDefault="00C12CE5" w:rsidP="0014466B">
      <w:pPr>
        <w:jc w:val="both"/>
        <w:rPr>
          <w:b/>
          <w:bCs/>
        </w:rPr>
      </w:pPr>
      <w:r w:rsidRPr="00E76A19">
        <w:rPr>
          <w:b/>
          <w:bCs/>
        </w:rPr>
        <w:t>Luiz Síveres</w:t>
      </w:r>
    </w:p>
    <w:p w14:paraId="6F4CB5BE" w14:textId="0F4385B6" w:rsidR="00C12CE5" w:rsidRDefault="00C12CE5" w:rsidP="0014466B">
      <w:pPr>
        <w:jc w:val="both"/>
      </w:pPr>
      <w:r>
        <w:t xml:space="preserve">Isso, </w:t>
      </w:r>
      <w:r w:rsidR="00E76A19">
        <w:t>então os últimos na academia a gente sempre tem um grupo de pesquisa e agora, na criação desse Instituto, eu estou mantendo um núcleo de pesquisadores</w:t>
      </w:r>
      <w:r w:rsidR="126440A1">
        <w:t xml:space="preserve"> </w:t>
      </w:r>
      <w:r w:rsidR="00E76A19">
        <w:t xml:space="preserve">Associados, e na academia nos últimos dois projetos de pesquisa o grande </w:t>
      </w:r>
      <w:r w:rsidR="00E76A19">
        <w:lastRenderedPageBreak/>
        <w:t xml:space="preserve">referencial da pesquisa era a temática do diálogo. Era o diálogo como uma manifestação pessoal de interação entre as pessoas mas de relacionamento também e apontando também o diálogo como uma forma de transcendência da condição humana, mas também de chegar numa possível transcendência cada um na sua profissão de fé e assim por diante então, e aí nós puxamos essa temática do diálogo para a questão da educação porque o que acontece na nossa educação nós, como educadores profesores, nós fazemos discursos e não dialogamos então, toda a educação está na contramão, da história, da possibilidade de florescer então, </w:t>
      </w:r>
      <w:r w:rsidR="00E76A19" w:rsidRPr="600ECDEF">
        <w:rPr>
          <w:highlight w:val="cyan"/>
        </w:rPr>
        <w:t>se eu faço</w:t>
      </w:r>
      <w:r w:rsidR="00E76A19">
        <w:t xml:space="preserve"> contínuos discursos quer dizer, eu tenho a razão outro não tem, eu sei outro não sabe e o diálogo é justamente uma inversão dessa lógica então, com discursos eu não floresço. Eu só floresço por meio do diálogo então, eu crio algo novo então, essa foi uma temática que nos envolveu ultimamente nós temos uma produção significativa, os meus últimos livros todos são pautados na questão do diálogo e agora, com o meu Instituto que a gente tem um pouco mais de abertura, de liberdade a gente está procurando fazer uma pesquisa mais na linha da cooperação, isso advém do último relatório da unesco que propõe para 2050 uma pedagogia de cooperação e solidariedade então, hoje nós estamos acostumados muito a metodologias ativas, reflexivas, passivas mas nós não temos uma metodologia de cooperação e isso veio então, mediado por esse relatório da UNESCO mas muito mais por um livro que eu li recentemente sobre o cálice e a espada o cálice dá toda uma conotação de cooperação e a espada uma tonalidade de competição, e essa historiadora americana ela analisa a civilização humana e percebe que de forma majoritária a civilização humana foi pautada pela espada, pela competição, pelo masculino. É hora da gente reforçar uma dinâmica de cooperação mais em torno do cálice sentado na mesma mesa e buscando então essa energia femenina. Não necessita necessariamente ser mulher, mas é despertar a energia feminina que existe no planeta nas pessoas bom, se a gente consegue fecundar a energia femInina a gente vai ter um florescimento senão não vai ter florescimento humano se a gente não fecundar a energia feminina que está no ambiente, que está nas pessoas e está nos sistemas então esses foram os dois temas centrais assim que primeiro, a gente tem que estar muito mais desenvolvido o segundo está incipiente e nós estamos começando a nos dedicar nesse momento aí. </w:t>
      </w:r>
    </w:p>
    <w:p w14:paraId="6CE52E3C" w14:textId="77777777" w:rsidR="00C12CE5" w:rsidRDefault="00C12CE5" w:rsidP="0014466B">
      <w:pPr>
        <w:jc w:val="both"/>
      </w:pPr>
    </w:p>
    <w:p w14:paraId="2F2BA983" w14:textId="77777777" w:rsidR="00C12CE5" w:rsidRPr="00E76A19" w:rsidRDefault="00C12CE5" w:rsidP="0014466B">
      <w:pPr>
        <w:jc w:val="both"/>
        <w:rPr>
          <w:b/>
          <w:bCs/>
        </w:rPr>
      </w:pPr>
      <w:r w:rsidRPr="00E76A19">
        <w:rPr>
          <w:b/>
          <w:bCs/>
        </w:rPr>
        <w:t>Iara</w:t>
      </w:r>
    </w:p>
    <w:p w14:paraId="3912C7DA" w14:textId="3671C997" w:rsidR="00C12CE5" w:rsidRDefault="00E76A19" w:rsidP="0014466B">
      <w:pPr>
        <w:jc w:val="both"/>
      </w:pPr>
      <w:r>
        <w:t>Incrível, profesor. O senhor pode me contar um pouco mais de qual que é a missão do Instituto Pedagógico de Alfa? Quais vão ser as atividades de vocês? Vai ser focado mais continuar em pesquisa? ou vai ter também linha de serviços?</w:t>
      </w:r>
    </w:p>
    <w:p w14:paraId="2089D80E" w14:textId="36D139B0" w:rsidR="00C12CE5" w:rsidRDefault="00E76A19" w:rsidP="0014466B">
      <w:pPr>
        <w:jc w:val="both"/>
      </w:pPr>
      <w:r>
        <w:t>Me conte.</w:t>
      </w:r>
    </w:p>
    <w:p w14:paraId="63324D1A" w14:textId="77777777" w:rsidR="00C12CE5" w:rsidRDefault="00C12CE5" w:rsidP="0014466B">
      <w:pPr>
        <w:jc w:val="both"/>
      </w:pPr>
    </w:p>
    <w:p w14:paraId="1BC4CB3E" w14:textId="77777777" w:rsidR="00C12CE5" w:rsidRPr="00E76A19" w:rsidRDefault="00C12CE5" w:rsidP="0014466B">
      <w:pPr>
        <w:jc w:val="both"/>
        <w:rPr>
          <w:b/>
          <w:bCs/>
        </w:rPr>
      </w:pPr>
      <w:r w:rsidRPr="00E76A19">
        <w:rPr>
          <w:b/>
          <w:bCs/>
        </w:rPr>
        <w:t>Luiz Síveres</w:t>
      </w:r>
    </w:p>
    <w:p w14:paraId="63590C87" w14:textId="2D8C20F6" w:rsidR="00C12CE5" w:rsidRDefault="00C12CE5" w:rsidP="0014466B">
      <w:pPr>
        <w:jc w:val="both"/>
      </w:pPr>
      <w:r w:rsidRPr="7F032251">
        <w:rPr>
          <w:lang w:val="pt-BR"/>
        </w:rPr>
        <w:t xml:space="preserve">Então, é um </w:t>
      </w:r>
      <w:r w:rsidR="00E76A19" w:rsidRPr="7F032251">
        <w:rPr>
          <w:lang w:val="pt-BR"/>
        </w:rPr>
        <w:t>I</w:t>
      </w:r>
      <w:r w:rsidRPr="7F032251">
        <w:rPr>
          <w:lang w:val="pt-BR"/>
        </w:rPr>
        <w:t xml:space="preserve">nstituto </w:t>
      </w:r>
      <w:r w:rsidR="00E76A19" w:rsidRPr="7F032251">
        <w:rPr>
          <w:lang w:val="pt-BR"/>
        </w:rPr>
        <w:t>tem praticamente três núcleos tem um núcleo de pesquisa que é esse núcleo de pesquisa e tem esses colaboradores que vão continuar pesquisando</w:t>
      </w:r>
      <w:r w:rsidR="00C27E48" w:rsidRPr="7F032251">
        <w:rPr>
          <w:lang w:val="pt-BR"/>
        </w:rPr>
        <w:t xml:space="preserve">, </w:t>
      </w:r>
      <w:r w:rsidR="00E76A19" w:rsidRPr="7F032251">
        <w:rPr>
          <w:lang w:val="pt-BR"/>
        </w:rPr>
        <w:t xml:space="preserve">mas tem uma rede de assessores e consultorias principalmente na linha de formação de professores para divulgar </w:t>
      </w:r>
      <w:r w:rsidR="00E76A19" w:rsidRPr="7F032251">
        <w:rPr>
          <w:highlight w:val="yellow"/>
          <w:lang w:val="pt-BR"/>
        </w:rPr>
        <w:t xml:space="preserve">a </w:t>
      </w:r>
      <w:r w:rsidR="00C27E48" w:rsidRPr="7F032251">
        <w:rPr>
          <w:highlight w:val="yellow"/>
          <w:lang w:val="pt-BR"/>
        </w:rPr>
        <w:t>P</w:t>
      </w:r>
      <w:r w:rsidR="00E76A19" w:rsidRPr="7F032251">
        <w:rPr>
          <w:highlight w:val="yellow"/>
          <w:lang w:val="pt-BR"/>
        </w:rPr>
        <w:t xml:space="preserve">edagogia </w:t>
      </w:r>
      <w:r w:rsidR="00C27E48" w:rsidRPr="7F032251">
        <w:rPr>
          <w:highlight w:val="yellow"/>
          <w:lang w:val="pt-BR"/>
        </w:rPr>
        <w:t>A</w:t>
      </w:r>
      <w:r w:rsidR="00E76A19" w:rsidRPr="7F032251">
        <w:rPr>
          <w:highlight w:val="yellow"/>
          <w:lang w:val="pt-BR"/>
        </w:rPr>
        <w:t>lfa</w:t>
      </w:r>
      <w:r w:rsidR="00C27E48" w:rsidRPr="7F032251">
        <w:rPr>
          <w:highlight w:val="yellow"/>
          <w:lang w:val="pt-BR"/>
        </w:rPr>
        <w:t>.</w:t>
      </w:r>
      <w:r w:rsidR="00C27E48" w:rsidRPr="7F032251">
        <w:rPr>
          <w:lang w:val="pt-BR"/>
        </w:rPr>
        <w:t xml:space="preserve"> J</w:t>
      </w:r>
      <w:r w:rsidR="00E76A19" w:rsidRPr="7F032251">
        <w:rPr>
          <w:lang w:val="pt-BR"/>
        </w:rPr>
        <w:t>á vou te explicar isso o que é a pedagogia alfa e o terceiro é a gente criar espaços, tempos e oportunidades para as pessoas viverem uma espiritualidade muito mais</w:t>
      </w:r>
      <w:r w:rsidR="00C27E48" w:rsidRPr="7F032251">
        <w:rPr>
          <w:lang w:val="pt-BR"/>
        </w:rPr>
        <w:t xml:space="preserve"> </w:t>
      </w:r>
      <w:r w:rsidR="00E76A19" w:rsidRPr="7F032251">
        <w:rPr>
          <w:lang w:val="pt-BR"/>
        </w:rPr>
        <w:t xml:space="preserve">conjugada </w:t>
      </w:r>
      <w:r w:rsidR="00E76A19" w:rsidRPr="7F032251">
        <w:rPr>
          <w:lang w:val="pt-BR"/>
        </w:rPr>
        <w:lastRenderedPageBreak/>
        <w:t>com essa temática da pedagogia alfa então, o meu livro que é resultado da minha tese de doutorado</w:t>
      </w:r>
      <w:r w:rsidR="00C27E48" w:rsidRPr="7F032251">
        <w:rPr>
          <w:lang w:val="pt-BR"/>
        </w:rPr>
        <w:t xml:space="preserve"> </w:t>
      </w:r>
      <w:r w:rsidR="00E76A19" w:rsidRPr="7F032251">
        <w:rPr>
          <w:lang w:val="pt-BR"/>
        </w:rPr>
        <w:t>então, é a pedagogia alfa então, tem um alfa o alfa é a primeira letrinha do alfabeto grego</w:t>
      </w:r>
      <w:r w:rsidR="00D9513C" w:rsidRPr="7F032251">
        <w:rPr>
          <w:lang w:val="pt-BR"/>
        </w:rPr>
        <w:t xml:space="preserve">, </w:t>
      </w:r>
      <w:r w:rsidR="00E76A19" w:rsidRPr="7F032251">
        <w:rPr>
          <w:lang w:val="pt-BR"/>
        </w:rPr>
        <w:t>e eu escolhi porque ele tem três movimentos, o símbolo ele tem um movimento de circularidade</w:t>
      </w:r>
      <w:r w:rsidR="00D9513C" w:rsidRPr="7F032251">
        <w:rPr>
          <w:lang w:val="pt-BR"/>
        </w:rPr>
        <w:t>,</w:t>
      </w:r>
      <w:r w:rsidR="00E76A19" w:rsidRPr="7F032251">
        <w:rPr>
          <w:lang w:val="pt-BR"/>
        </w:rPr>
        <w:t xml:space="preserve"> ele tem um movimento de conexão</w:t>
      </w:r>
      <w:r w:rsidR="00D9513C" w:rsidRPr="7F032251">
        <w:rPr>
          <w:lang w:val="pt-BR"/>
        </w:rPr>
        <w:t xml:space="preserve">, </w:t>
      </w:r>
      <w:r w:rsidR="00E76A19" w:rsidRPr="7F032251">
        <w:rPr>
          <w:lang w:val="pt-BR"/>
        </w:rPr>
        <w:t>e tem um movimento de abertura por isso que eu não escolhi o infinito porque o infinito me fecha e o ser humano é justamente isso ele nasce numa circularidade</w:t>
      </w:r>
      <w:r w:rsidR="00D9513C" w:rsidRPr="7F032251">
        <w:rPr>
          <w:lang w:val="pt-BR"/>
        </w:rPr>
        <w:t xml:space="preserve"> </w:t>
      </w:r>
      <w:r w:rsidR="00E76A19" w:rsidRPr="7F032251">
        <w:rPr>
          <w:lang w:val="pt-BR"/>
        </w:rPr>
        <w:t>familiar, comunitária ele depois interage socialmente e, ou você se vincula com alguém com alguma causa</w:t>
      </w:r>
      <w:r w:rsidR="00D9513C" w:rsidRPr="7F032251">
        <w:rPr>
          <w:lang w:val="pt-BR"/>
        </w:rPr>
        <w:t xml:space="preserve">, </w:t>
      </w:r>
      <w:r w:rsidR="00E76A19" w:rsidRPr="7F032251">
        <w:rPr>
          <w:lang w:val="pt-BR"/>
        </w:rPr>
        <w:t>mas você é sempre um ser humano</w:t>
      </w:r>
      <w:r w:rsidR="00D9513C" w:rsidRPr="7F032251">
        <w:rPr>
          <w:lang w:val="pt-BR"/>
        </w:rPr>
        <w:t>,</w:t>
      </w:r>
      <w:r w:rsidR="00E76A19" w:rsidRPr="7F032251">
        <w:rPr>
          <w:lang w:val="pt-BR"/>
        </w:rPr>
        <w:t xml:space="preserve"> segundo </w:t>
      </w:r>
      <w:r w:rsidR="00D9513C" w:rsidRPr="7F032251">
        <w:rPr>
          <w:highlight w:val="yellow"/>
          <w:lang w:val="pt-BR"/>
        </w:rPr>
        <w:t>P</w:t>
      </w:r>
      <w:r w:rsidR="00E76A19" w:rsidRPr="7F032251">
        <w:rPr>
          <w:highlight w:val="yellow"/>
          <w:lang w:val="pt-BR"/>
        </w:rPr>
        <w:t xml:space="preserve">aulo </w:t>
      </w:r>
      <w:r w:rsidR="00D9513C" w:rsidRPr="7F032251">
        <w:rPr>
          <w:highlight w:val="yellow"/>
          <w:lang w:val="pt-BR"/>
        </w:rPr>
        <w:t>F</w:t>
      </w:r>
      <w:r w:rsidR="00E76A19" w:rsidRPr="7F032251">
        <w:rPr>
          <w:highlight w:val="yellow"/>
          <w:lang w:val="pt-BR"/>
        </w:rPr>
        <w:t>reire</w:t>
      </w:r>
      <w:r w:rsidR="00D9513C" w:rsidRPr="7F032251">
        <w:rPr>
          <w:lang w:val="pt-BR"/>
        </w:rPr>
        <w:t xml:space="preserve">, </w:t>
      </w:r>
      <w:r w:rsidR="00E76A19" w:rsidRPr="7F032251">
        <w:rPr>
          <w:lang w:val="pt-BR"/>
        </w:rPr>
        <w:t>inacabado ou heidegger diria você está sendo</w:t>
      </w:r>
      <w:r w:rsidR="00D9513C" w:rsidRPr="7F032251">
        <w:rPr>
          <w:lang w:val="pt-BR"/>
        </w:rPr>
        <w:t xml:space="preserve"> </w:t>
      </w:r>
      <w:r w:rsidR="00E76A19" w:rsidRPr="7F032251">
        <w:rPr>
          <w:lang w:val="pt-BR"/>
        </w:rPr>
        <w:t>e esse estar sendo e essa busca do acabamento ninguém sabe quando será</w:t>
      </w:r>
      <w:r w:rsidR="00D9513C" w:rsidRPr="7F032251">
        <w:rPr>
          <w:lang w:val="pt-BR"/>
        </w:rPr>
        <w:t xml:space="preserve">, </w:t>
      </w:r>
      <w:r w:rsidR="00E76A19" w:rsidRPr="7F032251">
        <w:rPr>
          <w:lang w:val="pt-BR"/>
        </w:rPr>
        <w:t>e isso consegui trabalhar também</w:t>
      </w:r>
      <w:r w:rsidR="00D9513C" w:rsidRPr="7F032251">
        <w:rPr>
          <w:lang w:val="pt-BR"/>
        </w:rPr>
        <w:t xml:space="preserve"> </w:t>
      </w:r>
      <w:r w:rsidR="00E76A19" w:rsidRPr="7F032251">
        <w:rPr>
          <w:lang w:val="pt-BR"/>
        </w:rPr>
        <w:t>por meio da mitologia tem o mito das fiandeiras que descreve um pouco esse percurso e aí eu trabalhei a pedagogia alfa é justamente presença</w:t>
      </w:r>
      <w:r w:rsidR="00D9513C" w:rsidRPr="7F032251">
        <w:rPr>
          <w:lang w:val="pt-BR"/>
        </w:rPr>
        <w:t xml:space="preserve"> </w:t>
      </w:r>
      <w:r w:rsidR="00E76A19" w:rsidRPr="7F032251">
        <w:rPr>
          <w:lang w:val="pt-BR"/>
        </w:rPr>
        <w:t>na circularidade</w:t>
      </w:r>
      <w:r w:rsidR="00D9513C" w:rsidRPr="7F032251">
        <w:rPr>
          <w:lang w:val="pt-BR"/>
        </w:rPr>
        <w:t>,</w:t>
      </w:r>
      <w:r w:rsidR="00E76A19" w:rsidRPr="7F032251">
        <w:rPr>
          <w:lang w:val="pt-BR"/>
        </w:rPr>
        <w:t xml:space="preserve"> proximidade na conexão e partida no horizonte aberto então</w:t>
      </w:r>
      <w:r w:rsidR="00D9513C" w:rsidRPr="7F032251">
        <w:rPr>
          <w:lang w:val="pt-BR"/>
        </w:rPr>
        <w:t>,</w:t>
      </w:r>
      <w:r w:rsidR="00E76A19" w:rsidRPr="7F032251">
        <w:rPr>
          <w:lang w:val="pt-BR"/>
        </w:rPr>
        <w:t xml:space="preserve"> é a pedagogia que trabalha presença proximidade e partida</w:t>
      </w:r>
      <w:r w:rsidR="00D9513C" w:rsidRPr="7F032251">
        <w:rPr>
          <w:lang w:val="pt-BR"/>
        </w:rPr>
        <w:t xml:space="preserve"> </w:t>
      </w:r>
      <w:r w:rsidR="00E76A19" w:rsidRPr="7F032251">
        <w:rPr>
          <w:lang w:val="pt-BR"/>
        </w:rPr>
        <w:t>e independente da matriz curricular você pode trabalhar</w:t>
      </w:r>
      <w:r w:rsidR="00D9513C" w:rsidRPr="7F032251">
        <w:rPr>
          <w:lang w:val="pt-BR"/>
        </w:rPr>
        <w:t>,</w:t>
      </w:r>
      <w:r w:rsidR="00E76A19" w:rsidRPr="7F032251">
        <w:rPr>
          <w:lang w:val="pt-BR"/>
        </w:rPr>
        <w:t xml:space="preserve"> eu trabalho isso a nível pessoal a nível de espiritualidade depois você pode adaptar isso</w:t>
      </w:r>
      <w:r w:rsidR="00D9513C" w:rsidRPr="7F032251">
        <w:rPr>
          <w:lang w:val="pt-BR"/>
        </w:rPr>
        <w:t xml:space="preserve"> </w:t>
      </w:r>
      <w:r w:rsidR="00E76A19" w:rsidRPr="7F032251">
        <w:rPr>
          <w:lang w:val="pt-BR"/>
        </w:rPr>
        <w:t>a qualquer realidade do cotidiano</w:t>
      </w:r>
      <w:r w:rsidR="00D9513C" w:rsidRPr="7F032251">
        <w:rPr>
          <w:lang w:val="pt-BR"/>
        </w:rPr>
        <w:t>,</w:t>
      </w:r>
      <w:r w:rsidR="00E76A19" w:rsidRPr="7F032251">
        <w:rPr>
          <w:lang w:val="pt-BR"/>
        </w:rPr>
        <w:t xml:space="preserve"> mas nós estamos trabalhando com essa proposta principalmente na educação então</w:t>
      </w:r>
      <w:r w:rsidR="00D9513C" w:rsidRPr="7F032251">
        <w:rPr>
          <w:lang w:val="pt-BR"/>
        </w:rPr>
        <w:t>,</w:t>
      </w:r>
      <w:r w:rsidR="00E76A19" w:rsidRPr="7F032251">
        <w:rPr>
          <w:lang w:val="pt-BR"/>
        </w:rPr>
        <w:t xml:space="preserve"> isso é o que eu estou trabalhando</w:t>
      </w:r>
      <w:r w:rsidR="00D9513C" w:rsidRPr="7F032251">
        <w:rPr>
          <w:lang w:val="pt-BR"/>
        </w:rPr>
        <w:t xml:space="preserve"> </w:t>
      </w:r>
      <w:r w:rsidR="00E76A19" w:rsidRPr="7F032251">
        <w:rPr>
          <w:lang w:val="pt-BR"/>
        </w:rPr>
        <w:t xml:space="preserve">é pedagogia alfa, tão simples como usar a chinela havaiana. </w:t>
      </w:r>
      <w:r w:rsidR="00D9513C" w:rsidRPr="7F032251">
        <w:rPr>
          <w:lang w:val="pt-BR"/>
        </w:rPr>
        <w:t>P</w:t>
      </w:r>
      <w:r w:rsidR="00E76A19" w:rsidRPr="7F032251">
        <w:rPr>
          <w:lang w:val="pt-BR"/>
        </w:rPr>
        <w:t xml:space="preserve">resença, proximidade e partida. </w:t>
      </w:r>
      <w:r w:rsidR="00D9513C" w:rsidRPr="7F032251">
        <w:rPr>
          <w:lang w:val="pt-BR"/>
        </w:rPr>
        <w:t>E</w:t>
      </w:r>
      <w:r w:rsidR="00E76A19" w:rsidRPr="7F032251">
        <w:rPr>
          <w:lang w:val="pt-BR"/>
        </w:rPr>
        <w:t xml:space="preserve"> a partida te leva a uma nova presença,</w:t>
      </w:r>
      <w:r w:rsidR="00D9513C" w:rsidRPr="7F032251">
        <w:rPr>
          <w:lang w:val="pt-BR"/>
        </w:rPr>
        <w:t xml:space="preserve"> </w:t>
      </w:r>
      <w:r w:rsidR="00E76A19" w:rsidRPr="7F032251">
        <w:rPr>
          <w:lang w:val="pt-BR"/>
        </w:rPr>
        <w:t xml:space="preserve">a uma nova proximidade e a novas partidas. </w:t>
      </w:r>
      <w:r w:rsidR="00D9513C" w:rsidRPr="7F032251">
        <w:rPr>
          <w:lang w:val="pt-BR"/>
        </w:rPr>
        <w:t>E</w:t>
      </w:r>
      <w:r w:rsidR="00E76A19" w:rsidRPr="7F032251">
        <w:rPr>
          <w:lang w:val="pt-BR"/>
        </w:rPr>
        <w:t>ntão, essa é um pouco a pedagogia alfa, mas tem um livro inteiro para ler.</w:t>
      </w:r>
    </w:p>
    <w:p w14:paraId="6A4284F6" w14:textId="77777777" w:rsidR="00C12CE5" w:rsidRDefault="00C12CE5" w:rsidP="0014466B">
      <w:pPr>
        <w:jc w:val="both"/>
      </w:pPr>
    </w:p>
    <w:p w14:paraId="14F3BD1E" w14:textId="77777777" w:rsidR="00C12CE5" w:rsidRPr="00D9513C" w:rsidRDefault="00C12CE5" w:rsidP="0014466B">
      <w:pPr>
        <w:jc w:val="both"/>
        <w:rPr>
          <w:b/>
          <w:bCs/>
        </w:rPr>
      </w:pPr>
      <w:r w:rsidRPr="00D9513C">
        <w:rPr>
          <w:b/>
          <w:bCs/>
        </w:rPr>
        <w:t>Iara</w:t>
      </w:r>
    </w:p>
    <w:p w14:paraId="67D3F65A" w14:textId="709224DA" w:rsidR="00C12CE5" w:rsidRDefault="00C12CE5" w:rsidP="0014466B">
      <w:pPr>
        <w:jc w:val="both"/>
      </w:pPr>
      <w:r>
        <w:t>Incrível, incrível. Eu realmente não tive condição de me aprofundar no conceito antes da entrevista, e eu fiquei pensando.</w:t>
      </w:r>
      <w:r w:rsidR="00D9513C">
        <w:t xml:space="preserve"> </w:t>
      </w:r>
      <w:r>
        <w:t>É uma coisa bem brasileira, apesar do símbolo. Tem muito a ver com...</w:t>
      </w:r>
    </w:p>
    <w:p w14:paraId="499EDC19" w14:textId="77777777" w:rsidR="00C12CE5" w:rsidRDefault="00C12CE5" w:rsidP="0014466B">
      <w:pPr>
        <w:jc w:val="both"/>
      </w:pPr>
    </w:p>
    <w:p w14:paraId="6E6E7928" w14:textId="77777777" w:rsidR="00C12CE5" w:rsidRPr="00D9513C" w:rsidRDefault="00C12CE5" w:rsidP="0014466B">
      <w:pPr>
        <w:jc w:val="both"/>
        <w:rPr>
          <w:b/>
          <w:bCs/>
        </w:rPr>
      </w:pPr>
      <w:r w:rsidRPr="00D9513C">
        <w:rPr>
          <w:b/>
          <w:bCs/>
        </w:rPr>
        <w:t>Luiz Síveres</w:t>
      </w:r>
    </w:p>
    <w:p w14:paraId="1F2AD7B6" w14:textId="77777777" w:rsidR="00C12CE5" w:rsidRDefault="00C12CE5" w:rsidP="0014466B">
      <w:pPr>
        <w:jc w:val="both"/>
      </w:pPr>
      <w:r>
        <w:t>O símbolo é universal.</w:t>
      </w:r>
    </w:p>
    <w:p w14:paraId="49A23569" w14:textId="77777777" w:rsidR="00C12CE5" w:rsidRDefault="00C12CE5" w:rsidP="0014466B">
      <w:pPr>
        <w:jc w:val="both"/>
      </w:pPr>
    </w:p>
    <w:p w14:paraId="6EE7E43E" w14:textId="77777777" w:rsidR="00C12CE5" w:rsidRPr="00D9513C" w:rsidRDefault="00C12CE5" w:rsidP="0014466B">
      <w:pPr>
        <w:jc w:val="both"/>
        <w:rPr>
          <w:b/>
          <w:bCs/>
        </w:rPr>
      </w:pPr>
      <w:r w:rsidRPr="00D9513C">
        <w:rPr>
          <w:b/>
          <w:bCs/>
        </w:rPr>
        <w:t>Iara</w:t>
      </w:r>
    </w:p>
    <w:p w14:paraId="6A23A248" w14:textId="31DED98E" w:rsidR="00C12CE5" w:rsidRDefault="00C12CE5" w:rsidP="0014466B">
      <w:pPr>
        <w:jc w:val="both"/>
      </w:pPr>
      <w:r>
        <w:t>Sim, é verdade. Perfeito. E aí, o senhor que está transitando entre a disrupção,</w:t>
      </w:r>
      <w:r w:rsidR="00D9513C">
        <w:t xml:space="preserve"> </w:t>
      </w:r>
      <w:r>
        <w:t>formar novos conceitos e também entre ser um membro muito ativo da academia aqui na América Latina, como é que o senhor enxerga as principais tendências dentro desse estudo da educação para o florescimento humano, para a polinização? Quais são as suas principais tendências em pesquisa aqui no Brasil</w:t>
      </w:r>
    </w:p>
    <w:p w14:paraId="741588A2" w14:textId="77777777" w:rsidR="00C12CE5" w:rsidRDefault="00C12CE5" w:rsidP="0014466B">
      <w:pPr>
        <w:jc w:val="both"/>
      </w:pPr>
      <w:r>
        <w:t>e na América Latina, segundo a sua perspectiva?</w:t>
      </w:r>
    </w:p>
    <w:p w14:paraId="79279EF1" w14:textId="77777777" w:rsidR="00C12CE5" w:rsidRDefault="00C12CE5" w:rsidP="0014466B">
      <w:pPr>
        <w:jc w:val="both"/>
      </w:pPr>
    </w:p>
    <w:p w14:paraId="00097991" w14:textId="77777777" w:rsidR="00C12CE5" w:rsidRPr="00D9513C" w:rsidRDefault="00C12CE5" w:rsidP="0014466B">
      <w:pPr>
        <w:jc w:val="both"/>
        <w:rPr>
          <w:b/>
          <w:bCs/>
        </w:rPr>
      </w:pPr>
      <w:r w:rsidRPr="00D9513C">
        <w:rPr>
          <w:b/>
          <w:bCs/>
        </w:rPr>
        <w:t>Luiz Síveres</w:t>
      </w:r>
    </w:p>
    <w:p w14:paraId="28803AC7" w14:textId="6E10D666" w:rsidR="00C12CE5" w:rsidRDefault="00C12CE5" w:rsidP="0014466B">
      <w:pPr>
        <w:jc w:val="both"/>
      </w:pPr>
      <w:r>
        <w:t>Então, a nível de Brasil e América Latina, toda a educação está, vamos dizer, 80%, 85% direcionada para o mercado.</w:t>
      </w:r>
      <w:r w:rsidR="00D9513C">
        <w:t xml:space="preserve"> </w:t>
      </w:r>
      <w:r>
        <w:t xml:space="preserve">Quer dizer, são </w:t>
      </w:r>
      <w:r w:rsidR="00D9513C">
        <w:t xml:space="preserve">tendencias </w:t>
      </w:r>
      <w:r w:rsidR="00C6243B">
        <w:t>e</w:t>
      </w:r>
      <w:r>
        <w:t xml:space="preserve"> aí, não sei se tem florescimento, mas tem </w:t>
      </w:r>
      <w:r w:rsidR="00D9513C">
        <w:t>a</w:t>
      </w:r>
      <w:r>
        <w:t xml:space="preserve"> pesquisa é que vai ter que dizer se nessa lógica do mercado,</w:t>
      </w:r>
      <w:r w:rsidR="00D9513C">
        <w:t xml:space="preserve"> </w:t>
      </w:r>
      <w:r>
        <w:t>da competição, da destruição, se tem florescimento. É uma dúvida que me deixa assim.</w:t>
      </w:r>
      <w:r w:rsidR="00D9513C">
        <w:t xml:space="preserve"> </w:t>
      </w:r>
      <w:r>
        <w:t>Então, me parece que essa temática vai ser quase como um florescimento numa coisa assim, um oásis no deserto.</w:t>
      </w:r>
      <w:r w:rsidR="00C6243B">
        <w:t xml:space="preserve"> </w:t>
      </w:r>
      <w:r>
        <w:t>Mas eu acho que é importante acreditar, sabe? Que todo mundo que está no deserto, ele procura um oásis.</w:t>
      </w:r>
      <w:r w:rsidR="00D9513C">
        <w:t xml:space="preserve"> </w:t>
      </w:r>
      <w:r>
        <w:t xml:space="preserve">Então, acho que o florescimento humano pode ser um oásis dentro do </w:t>
      </w:r>
      <w:r>
        <w:lastRenderedPageBreak/>
        <w:t>deserto. Não seja ainda predominante, mas seja um farol de luz,</w:t>
      </w:r>
      <w:r w:rsidR="00C6243B">
        <w:t xml:space="preserve"> </w:t>
      </w:r>
      <w:r>
        <w:t xml:space="preserve">seja uma ilha da esperança, seja uma flor que brota por entre os pedregulhos. Então, </w:t>
      </w:r>
      <w:r w:rsidR="00C6243B">
        <w:t>m</w:t>
      </w:r>
      <w:r>
        <w:t>ajoritariamente tem essa tendência.</w:t>
      </w:r>
      <w:r w:rsidR="00D9513C">
        <w:t xml:space="preserve"> </w:t>
      </w:r>
      <w:r>
        <w:t>E aí tem alternativas outras, o pessoal que trabalha com mulheres, com meio ambiente, com a questão do sofrimento humano, a psicologia, muitas vezes.</w:t>
      </w:r>
      <w:r w:rsidR="00C6243B">
        <w:t xml:space="preserve"> </w:t>
      </w:r>
      <w:r>
        <w:t xml:space="preserve">Então, </w:t>
      </w:r>
      <w:r w:rsidR="00C6243B">
        <w:t>n</w:t>
      </w:r>
      <w:r>
        <w:t>ão é majoritário, mas na América Latina e no Brasil, como eu já falei antes, nós somos avaliados por uma métrica.</w:t>
      </w:r>
    </w:p>
    <w:p w14:paraId="5A5BB344" w14:textId="77777777" w:rsidR="00C12CE5" w:rsidRDefault="00C12CE5" w:rsidP="0014466B">
      <w:pPr>
        <w:jc w:val="both"/>
      </w:pPr>
      <w:r>
        <w:t>Eu agora estou fora dessa lógica, eu vou tentar pensar de forma diferente. Mas o conjunto das instituições, ela tem uma métrica.</w:t>
      </w:r>
    </w:p>
    <w:p w14:paraId="12B7F56D" w14:textId="29D3C773" w:rsidR="00C12CE5" w:rsidRDefault="00C12CE5" w:rsidP="0014466B">
      <w:pPr>
        <w:jc w:val="both"/>
      </w:pPr>
      <w:r>
        <w:t>E você tem que, mais ou menos, segundo essa medida, ir produzindo. E aí, eu acho que o florescimento humano, ele aparece assim, meio que, de forma muito tangencial.</w:t>
      </w:r>
      <w:r w:rsidR="00C6243B">
        <w:t xml:space="preserve"> </w:t>
      </w:r>
      <w:r>
        <w:t>Pensando o florescimento humano naquela perspectiva que vocês estão colocando, do bem-estar individual, comunitário e planetário.</w:t>
      </w:r>
    </w:p>
    <w:p w14:paraId="364F14DD" w14:textId="77777777" w:rsidR="00C12CE5" w:rsidRDefault="00C12CE5" w:rsidP="0014466B">
      <w:pPr>
        <w:jc w:val="both"/>
      </w:pPr>
      <w:r>
        <w:t>É o que eu percebi na proposta de vocês. Então, é isso, sabe? Então, vamos dizer, vamos acreditar na polinização.</w:t>
      </w:r>
    </w:p>
    <w:p w14:paraId="3F1C0D0C" w14:textId="14FB0F3D" w:rsidR="00C12CE5" w:rsidRDefault="00C12CE5" w:rsidP="0014466B">
      <w:pPr>
        <w:jc w:val="both"/>
      </w:pPr>
      <w:r>
        <w:t>Agora, se a gente matar todas as abelhas, aí não tem polinização. Então, vamos começar a cultivar pequenas caixinhas de abelha,</w:t>
      </w:r>
      <w:r w:rsidR="00C6243B">
        <w:t xml:space="preserve"> </w:t>
      </w:r>
      <w:r>
        <w:t>pequenos projetos de pesquisa, para começar a polinizar esse mundo de novo, para ter perspectiva de esperança.</w:t>
      </w:r>
    </w:p>
    <w:p w14:paraId="322D632C" w14:textId="77777777" w:rsidR="00C12CE5" w:rsidRDefault="00C12CE5" w:rsidP="0014466B">
      <w:pPr>
        <w:jc w:val="both"/>
      </w:pPr>
    </w:p>
    <w:p w14:paraId="12425259" w14:textId="77777777" w:rsidR="00C12CE5" w:rsidRPr="00D9513C" w:rsidRDefault="00C12CE5" w:rsidP="0014466B">
      <w:pPr>
        <w:jc w:val="both"/>
        <w:rPr>
          <w:b/>
          <w:bCs/>
        </w:rPr>
      </w:pPr>
      <w:r w:rsidRPr="00D9513C">
        <w:rPr>
          <w:b/>
          <w:bCs/>
        </w:rPr>
        <w:t>Iara</w:t>
      </w:r>
    </w:p>
    <w:p w14:paraId="7FD922E3" w14:textId="22F51343" w:rsidR="00C12CE5" w:rsidRDefault="00C12CE5" w:rsidP="0014466B">
      <w:pPr>
        <w:jc w:val="both"/>
      </w:pPr>
      <w:r>
        <w:t>Eu vou até pular um pouco. Vou mudar um pouco a ordem do meu planejamento aqui. Porque eu queria perguntar para o senhor, então, o que que, na sua perspectiva, seria necessário para a gente polinizar esse ecossistema de capacidade de pesquisa</w:t>
      </w:r>
      <w:r w:rsidR="00C6243B">
        <w:t xml:space="preserve"> </w:t>
      </w:r>
      <w:r>
        <w:t>e florescimento humano aqui no Brasil e na América Latina? Tanto em relação, assim, tipo, recursos financeiros, mas também essas outras coisas,</w:t>
      </w:r>
      <w:r w:rsidR="00C6243B">
        <w:t xml:space="preserve"> </w:t>
      </w:r>
      <w:r>
        <w:t>que são mais profundas e falam da lógica, da divisão social do trabalho científico, e de outras sutilezas que o senhor possa enxergar aí. Queria muito ouvir nesse ponto.</w:t>
      </w:r>
    </w:p>
    <w:p w14:paraId="481C6543" w14:textId="77777777" w:rsidR="00C12CE5" w:rsidRDefault="00C12CE5" w:rsidP="0014466B">
      <w:pPr>
        <w:jc w:val="both"/>
      </w:pPr>
    </w:p>
    <w:p w14:paraId="04658C7E" w14:textId="77777777" w:rsidR="00C12CE5" w:rsidRPr="00C6243B" w:rsidRDefault="00C12CE5" w:rsidP="0014466B">
      <w:pPr>
        <w:jc w:val="both"/>
        <w:rPr>
          <w:b/>
          <w:bCs/>
        </w:rPr>
      </w:pPr>
      <w:r w:rsidRPr="00C6243B">
        <w:rPr>
          <w:b/>
          <w:bCs/>
        </w:rPr>
        <w:t>Luiz Síveres</w:t>
      </w:r>
    </w:p>
    <w:p w14:paraId="46CB6662" w14:textId="77777777" w:rsidR="00C12CE5" w:rsidRDefault="00C12CE5" w:rsidP="0014466B">
      <w:pPr>
        <w:jc w:val="both"/>
      </w:pPr>
      <w:r>
        <w:t>Eu acho que a lógica majoritária está posta e a gente, se você quiser conseguir</w:t>
      </w:r>
    </w:p>
    <w:p w14:paraId="670ABDFA" w14:textId="28051F29" w:rsidR="00C6243B" w:rsidRDefault="00C12CE5" w:rsidP="00C6243B">
      <w:pPr>
        <w:jc w:val="both"/>
      </w:pPr>
      <w:r>
        <w:t>recursos ou quiser ter um nome, vamos dizer, mais reconhecido, você tem que entrar nessa lógica da competição. Não tem</w:t>
      </w:r>
      <w:r w:rsidR="00C6243B">
        <w:t xml:space="preserve"> a</w:t>
      </w:r>
      <w:r>
        <w:t xml:space="preserve"> alternativa é muito frágil nos outros sentidos. Mas eu acredito, justamente, também no pequeno. Naquelas iniciativas</w:t>
      </w:r>
    </w:p>
    <w:p w14:paraId="4DE28771" w14:textId="32C1217D" w:rsidR="00C12CE5" w:rsidRDefault="00C12CE5" w:rsidP="0014466B">
      <w:pPr>
        <w:jc w:val="both"/>
      </w:pPr>
      <w:r>
        <w:t>nucleares, familiares, comunitárias, culturas menores, né? Acreditar novamente no pequeno, sabe? Então, esse é o primeiro ponto.</w:t>
      </w:r>
      <w:r w:rsidR="00C6243B">
        <w:t xml:space="preserve"> </w:t>
      </w:r>
      <w:r>
        <w:t>Acreditar em</w:t>
      </w:r>
      <w:r w:rsidR="00C6243B">
        <w:t xml:space="preserve"> n</w:t>
      </w:r>
      <w:r>
        <w:t>um pólen que você não vê, que você não imagina, mas a abelha coloca lá, de repente, a floração aparece.</w:t>
      </w:r>
    </w:p>
    <w:p w14:paraId="0134411A" w14:textId="397B4CF9" w:rsidR="00C12CE5" w:rsidRDefault="00C12CE5" w:rsidP="0014466B">
      <w:pPr>
        <w:jc w:val="both"/>
      </w:pPr>
      <w:r>
        <w:t>Então, a minha percepção é, considerando esse sistema majoritário</w:t>
      </w:r>
      <w:r w:rsidR="00C6243B">
        <w:t>, c</w:t>
      </w:r>
      <w:r>
        <w:t>olonial, mercantil, são pequenos gestos, pequenas iniciativas que vão começar, talvez, a sinalizar.</w:t>
      </w:r>
    </w:p>
    <w:p w14:paraId="4CB245CE" w14:textId="77777777" w:rsidR="00C12CE5" w:rsidRDefault="00C12CE5" w:rsidP="0014466B">
      <w:pPr>
        <w:jc w:val="both"/>
      </w:pPr>
      <w:r>
        <w:t>Eu não tenho uma proposta de pensar como é que pequenas iniciativas poderiam ser ampliadas nessa conjuntura. Mas isso seria um primeiro passo.</w:t>
      </w:r>
    </w:p>
    <w:p w14:paraId="6E2CD4FD" w14:textId="4A5E6FF4" w:rsidR="00C12CE5" w:rsidRDefault="00C12CE5" w:rsidP="0014466B">
      <w:pPr>
        <w:jc w:val="both"/>
      </w:pPr>
      <w:r>
        <w:t xml:space="preserve">Um segundo é a gente começar a somar esforços com aqueles que minimamente comungam com essa </w:t>
      </w:r>
      <w:r w:rsidR="00C6243B">
        <w:t>n</w:t>
      </w:r>
      <w:r>
        <w:t>a linha de relação, sabe?</w:t>
      </w:r>
    </w:p>
    <w:p w14:paraId="48F3DB75" w14:textId="77777777" w:rsidR="00C12CE5" w:rsidRDefault="00C12CE5" w:rsidP="0014466B">
      <w:pPr>
        <w:jc w:val="both"/>
      </w:pPr>
      <w:r>
        <w:t>E relacionar a questão do meio ambiente com a economia. Aí se fala já de uma economia criativa.</w:t>
      </w:r>
    </w:p>
    <w:p w14:paraId="4E36E08F" w14:textId="77777777" w:rsidR="00C12CE5" w:rsidRDefault="00C12CE5" w:rsidP="0014466B">
      <w:pPr>
        <w:jc w:val="both"/>
      </w:pPr>
      <w:r>
        <w:t>Se criar a questão da sustentabilidade por outras lógicas, não só econômica, mas</w:t>
      </w:r>
    </w:p>
    <w:p w14:paraId="1A315B76" w14:textId="40C5B340" w:rsidR="00C12CE5" w:rsidRDefault="00C12CE5" w:rsidP="0014466B">
      <w:pPr>
        <w:jc w:val="both"/>
      </w:pPr>
      <w:r>
        <w:lastRenderedPageBreak/>
        <w:t>ter uma sustentabilidade humana, ambiental, cultural, social e assim por diante. Então, acho que a gente buscar a nucleação.</w:t>
      </w:r>
      <w:r w:rsidR="00C6243B">
        <w:t xml:space="preserve"> </w:t>
      </w:r>
      <w:r>
        <w:t>Aportar recursos e acreditar nas relações possíveis que se estabelecem entre as pessoas e entre as lógicas postas.</w:t>
      </w:r>
    </w:p>
    <w:p w14:paraId="728E84E5" w14:textId="77777777" w:rsidR="00C12CE5" w:rsidRDefault="00C12CE5" w:rsidP="0014466B">
      <w:pPr>
        <w:jc w:val="both"/>
      </w:pPr>
      <w:r>
        <w:t>E um terceiro elemento é que eu acho que a gente precisaria recuperar uma espiritualidade, não vinculada às religiões.</w:t>
      </w:r>
    </w:p>
    <w:p w14:paraId="27CB7882" w14:textId="67010A8F" w:rsidR="00C12CE5" w:rsidRDefault="00C12CE5" w:rsidP="0014466B">
      <w:pPr>
        <w:jc w:val="both"/>
      </w:pPr>
      <w:r>
        <w:t>E aí tem vários teóricos dizendo, ou nós recuperamos, ou nós vamos ser espirituais, ou</w:t>
      </w:r>
      <w:r w:rsidR="00C6243B">
        <w:t xml:space="preserve"> o</w:t>
      </w:r>
      <w:r>
        <w:t xml:space="preserve"> terceiro milênio não vai existir. Então, tem indicações já.</w:t>
      </w:r>
      <w:r w:rsidR="00C6243B">
        <w:t xml:space="preserve"> </w:t>
      </w:r>
      <w:r>
        <w:t>Então, uma espiritualidade que percebe, por exemplo, uma natureza, algo vislumbrante. Que nas pessoas você detecta um elemento iluminador.</w:t>
      </w:r>
    </w:p>
    <w:p w14:paraId="43DAD71D" w14:textId="3758A495" w:rsidR="00C12CE5" w:rsidRDefault="00C12CE5" w:rsidP="0014466B">
      <w:pPr>
        <w:jc w:val="both"/>
      </w:pPr>
      <w:r>
        <w:t>Que nas relações transpareçam lógicas de harmonia, de paz, de bem-estar, aquilo que vocês</w:t>
      </w:r>
      <w:r w:rsidR="00C6243B">
        <w:t>, é</w:t>
      </w:r>
      <w:r>
        <w:t xml:space="preserve"> tanto preso, né? Esse bem-estar das pessoas. E assim por diante.</w:t>
      </w:r>
    </w:p>
    <w:p w14:paraId="3BD60A42" w14:textId="716557FD" w:rsidR="00C12CE5" w:rsidRDefault="00C12CE5" w:rsidP="0014466B">
      <w:pPr>
        <w:jc w:val="both"/>
      </w:pPr>
      <w:r>
        <w:t>Então, retomando, uma nucleação, acreditar no núcleo, a germinação de fato, que isso</w:t>
      </w:r>
      <w:r w:rsidR="00C6243B">
        <w:t xml:space="preserve"> </w:t>
      </w:r>
      <w:r>
        <w:t>se estabeleça com relações muito mais significativas e que apontem para um horizonte de espiritualidade.</w:t>
      </w:r>
    </w:p>
    <w:p w14:paraId="1D545986" w14:textId="77777777" w:rsidR="00C12CE5" w:rsidRDefault="00C12CE5" w:rsidP="0014466B">
      <w:pPr>
        <w:jc w:val="both"/>
      </w:pPr>
      <w:r>
        <w:t>Perceba como a pedagogia alfa está na nucleação, nas relações e na transcendência. Já é um modo de pensar, meu.</w:t>
      </w:r>
    </w:p>
    <w:p w14:paraId="47FB3176" w14:textId="77777777" w:rsidR="00C12CE5" w:rsidRDefault="00C12CE5" w:rsidP="0014466B">
      <w:pPr>
        <w:jc w:val="both"/>
      </w:pPr>
    </w:p>
    <w:p w14:paraId="6A56315A" w14:textId="77777777" w:rsidR="00C12CE5" w:rsidRPr="00C6243B" w:rsidRDefault="00C12CE5" w:rsidP="0014466B">
      <w:pPr>
        <w:jc w:val="both"/>
        <w:rPr>
          <w:b/>
          <w:bCs/>
        </w:rPr>
      </w:pPr>
      <w:r w:rsidRPr="00C6243B">
        <w:rPr>
          <w:b/>
          <w:bCs/>
        </w:rPr>
        <w:t>Iara</w:t>
      </w:r>
    </w:p>
    <w:p w14:paraId="07B026AF" w14:textId="57ED6BEF" w:rsidR="00C12CE5" w:rsidRDefault="00C12CE5" w:rsidP="0014466B">
      <w:pPr>
        <w:jc w:val="both"/>
      </w:pPr>
      <w:r>
        <w:t>Incrível. E muito mais doce, né? Do que simplesmente a gente ter um plano de ataque. Ataque não combina com florescimento, nem com polinização, né, doutor?</w:t>
      </w:r>
    </w:p>
    <w:p w14:paraId="0BC8CB03" w14:textId="77777777" w:rsidR="00C12CE5" w:rsidRDefault="00C12CE5" w:rsidP="0014466B">
      <w:pPr>
        <w:jc w:val="both"/>
      </w:pPr>
    </w:p>
    <w:p w14:paraId="3120F7D9" w14:textId="77777777" w:rsidR="00C12CE5" w:rsidRPr="00C6243B" w:rsidRDefault="00C12CE5" w:rsidP="0014466B">
      <w:pPr>
        <w:jc w:val="both"/>
        <w:rPr>
          <w:b/>
          <w:bCs/>
        </w:rPr>
      </w:pPr>
      <w:r w:rsidRPr="00C6243B">
        <w:rPr>
          <w:b/>
          <w:bCs/>
        </w:rPr>
        <w:t>Luiz Síveres</w:t>
      </w:r>
    </w:p>
    <w:p w14:paraId="58D11DCA" w14:textId="4A52A6BC" w:rsidR="00C12CE5" w:rsidRDefault="00C12CE5" w:rsidP="0014466B">
      <w:pPr>
        <w:jc w:val="both"/>
      </w:pPr>
      <w:r>
        <w:t xml:space="preserve">Não, não. É cuidado. </w:t>
      </w:r>
    </w:p>
    <w:p w14:paraId="6970C60B" w14:textId="77777777" w:rsidR="00C12CE5" w:rsidRPr="00C6243B" w:rsidRDefault="00C12CE5" w:rsidP="0014466B">
      <w:pPr>
        <w:jc w:val="both"/>
        <w:rPr>
          <w:b/>
          <w:bCs/>
        </w:rPr>
      </w:pPr>
    </w:p>
    <w:p w14:paraId="266A70E9" w14:textId="77777777" w:rsidR="00C12CE5" w:rsidRPr="00C6243B" w:rsidRDefault="00C12CE5" w:rsidP="0014466B">
      <w:pPr>
        <w:jc w:val="both"/>
        <w:rPr>
          <w:b/>
          <w:bCs/>
        </w:rPr>
      </w:pPr>
      <w:r w:rsidRPr="00C6243B">
        <w:rPr>
          <w:b/>
          <w:bCs/>
        </w:rPr>
        <w:t>Iara</w:t>
      </w:r>
    </w:p>
    <w:p w14:paraId="5C7A571C" w14:textId="5FD35E40" w:rsidR="00C12CE5" w:rsidRDefault="00C12CE5" w:rsidP="0014466B">
      <w:pPr>
        <w:jc w:val="both"/>
      </w:pPr>
      <w:r>
        <w:t>É cuidado. É verdade. E doutor, o senhor tem construído essa comunidade, né? Em torno da polinização, do florescimento humano, da pedagogia alfa.</w:t>
      </w:r>
    </w:p>
    <w:p w14:paraId="5C6CBD6A" w14:textId="6909F605" w:rsidR="00C12CE5" w:rsidRDefault="00C12CE5" w:rsidP="0014466B">
      <w:pPr>
        <w:jc w:val="both"/>
      </w:pPr>
      <w:r>
        <w:t>Queria entender um pouquinho mais da formação acadêmica desses seus pares e também das lideranças que o senhor está contribuindo para formar</w:t>
      </w:r>
      <w:r w:rsidR="00C6243B">
        <w:t xml:space="preserve">. </w:t>
      </w:r>
      <w:r>
        <w:t xml:space="preserve">É o pessoal mais da pedagogia mesmo, é interdisciplinar, como é que é? </w:t>
      </w:r>
    </w:p>
    <w:p w14:paraId="52AB6918" w14:textId="77777777" w:rsidR="00C12CE5" w:rsidRDefault="00C12CE5" w:rsidP="0014466B">
      <w:pPr>
        <w:jc w:val="both"/>
      </w:pPr>
    </w:p>
    <w:p w14:paraId="14EB928A" w14:textId="77777777" w:rsidR="00C12CE5" w:rsidRPr="00C6243B" w:rsidRDefault="00C12CE5" w:rsidP="0014466B">
      <w:pPr>
        <w:jc w:val="both"/>
        <w:rPr>
          <w:b/>
          <w:bCs/>
        </w:rPr>
      </w:pPr>
      <w:r w:rsidRPr="00C6243B">
        <w:rPr>
          <w:b/>
          <w:bCs/>
        </w:rPr>
        <w:t>Luiz Síveres</w:t>
      </w:r>
    </w:p>
    <w:p w14:paraId="33F6687A" w14:textId="6728F839" w:rsidR="00C12CE5" w:rsidRDefault="00C12CE5" w:rsidP="0014466B">
      <w:pPr>
        <w:jc w:val="both"/>
      </w:pPr>
      <w:r>
        <w:t>Então, majoritariamente, vou contar a minha, né, a minha graduação em Filosofia, o do</w:t>
      </w:r>
      <w:r w:rsidR="00C6243B">
        <w:t xml:space="preserve"> </w:t>
      </w:r>
      <w:r>
        <w:t xml:space="preserve">mestrado em </w:t>
      </w:r>
      <w:r w:rsidR="00C6243B">
        <w:t>e</w:t>
      </w:r>
      <w:r>
        <w:t>ducação, o doutorado em Desenvolvimento Sustentável e o pós-doutorado em Educação e Psicologia. Então, é um pouco essa lógica</w:t>
      </w:r>
      <w:r w:rsidR="00C6243B">
        <w:t xml:space="preserve">. </w:t>
      </w:r>
    </w:p>
    <w:p w14:paraId="1E32C5AA" w14:textId="40091850" w:rsidR="00C12CE5" w:rsidRDefault="00C12CE5" w:rsidP="0014466B">
      <w:pPr>
        <w:jc w:val="both"/>
      </w:pPr>
      <w:r>
        <w:t>Os colegas que estão comigo, grande parte vem de uma militância também social, ambiental,</w:t>
      </w:r>
      <w:r w:rsidR="00C6243B">
        <w:t xml:space="preserve"> </w:t>
      </w:r>
      <w:r>
        <w:t xml:space="preserve">social sustentável, com uma fundamentação filosófica, teológica, na linha das </w:t>
      </w:r>
      <w:r w:rsidR="00C6243B">
        <w:t xml:space="preserve">ciencias </w:t>
      </w:r>
      <w:r>
        <w:t>sociais e buscaram seus doutorados nas várias áreas do conhecimento, porém, majoritariamente na área da educação.</w:t>
      </w:r>
    </w:p>
    <w:p w14:paraId="0598E628" w14:textId="21BF01AE" w:rsidR="00C12CE5" w:rsidRDefault="00C12CE5" w:rsidP="0014466B">
      <w:pPr>
        <w:jc w:val="both"/>
      </w:pPr>
      <w:r>
        <w:t xml:space="preserve">Porém, dentro da educação, aqueles que foram orientando os meus e os que fazem hoje parte desse grupo de pesquisadores parceiros. </w:t>
      </w:r>
      <w:r w:rsidR="00C6243B">
        <w:t>Todas eles</w:t>
      </w:r>
      <w:r>
        <w:t xml:space="preserve"> têm uma lógica</w:t>
      </w:r>
      <w:r w:rsidR="00C6243B">
        <w:t xml:space="preserve"> </w:t>
      </w:r>
      <w:r>
        <w:t>não convencional, vamos dizer assim, mas muito mais de polenização, de acreditar em outras lógicas, em questões alternativas,</w:t>
      </w:r>
      <w:r w:rsidR="00C6243B">
        <w:t xml:space="preserve"> </w:t>
      </w:r>
      <w:r>
        <w:t>a esse modelo de educação que está posto e que está sendo majoritário. Então, um pouco essa é a linha, todos têm uma fundamentação teórica solidificada,</w:t>
      </w:r>
      <w:r w:rsidR="00C6243B">
        <w:t xml:space="preserve"> </w:t>
      </w:r>
      <w:r>
        <w:t>seja na filosofia, na teologia, nas ciências sociais. Depois, os mestrados, um pouco mais na linha da educação,</w:t>
      </w:r>
      <w:r w:rsidR="00C6243B">
        <w:t xml:space="preserve"> </w:t>
      </w:r>
      <w:r>
        <w:t xml:space="preserve">e aí os </w:t>
      </w:r>
      <w:r>
        <w:lastRenderedPageBreak/>
        <w:t>doutorados vão também para a educação, mas tem outras áreas também presentes.</w:t>
      </w:r>
    </w:p>
    <w:p w14:paraId="55C23FA2" w14:textId="77777777" w:rsidR="00C12CE5" w:rsidRPr="00C6243B" w:rsidRDefault="00C12CE5" w:rsidP="0014466B">
      <w:pPr>
        <w:jc w:val="both"/>
        <w:rPr>
          <w:b/>
          <w:bCs/>
        </w:rPr>
      </w:pPr>
    </w:p>
    <w:p w14:paraId="180FFF0C" w14:textId="77777777" w:rsidR="00C12CE5" w:rsidRPr="00C6243B" w:rsidRDefault="00C12CE5" w:rsidP="0014466B">
      <w:pPr>
        <w:jc w:val="both"/>
        <w:rPr>
          <w:b/>
          <w:bCs/>
        </w:rPr>
      </w:pPr>
      <w:r w:rsidRPr="00C6243B">
        <w:rPr>
          <w:b/>
          <w:bCs/>
        </w:rPr>
        <w:t>Iara</w:t>
      </w:r>
    </w:p>
    <w:p w14:paraId="028F6054" w14:textId="040F7AB0" w:rsidR="00C12CE5" w:rsidRDefault="00C12CE5" w:rsidP="7F032251">
      <w:pPr>
        <w:jc w:val="both"/>
        <w:rPr>
          <w:lang w:val="pt-BR"/>
        </w:rPr>
      </w:pPr>
      <w:r w:rsidRPr="7F032251">
        <w:rPr>
          <w:lang w:val="pt-BR"/>
        </w:rPr>
        <w:t>Interessante, porque não é uma trajetória, vamos dizer assim, não linear no sentido do que a academia te oferece de cardápio, mas isso ser replicado dentro da comunidade</w:t>
      </w:r>
      <w:r w:rsidR="00C6243B" w:rsidRPr="7F032251">
        <w:rPr>
          <w:lang w:val="pt-BR"/>
        </w:rPr>
        <w:t xml:space="preserve"> </w:t>
      </w:r>
      <w:r w:rsidRPr="7F032251">
        <w:rPr>
          <w:lang w:val="pt-BR"/>
        </w:rPr>
        <w:t>que acaba tendo esse caminho. É muito interessante. E o que o senhor poderia me contar em termos do que o senhor observa? O senhor mencionou, mas se pudesse falar um pouquinho mais de extensão,</w:t>
      </w:r>
      <w:r w:rsidR="00C6243B" w:rsidRPr="7F032251">
        <w:rPr>
          <w:lang w:val="pt-BR"/>
        </w:rPr>
        <w:t xml:space="preserve"> </w:t>
      </w:r>
      <w:r w:rsidRPr="7F032251">
        <w:rPr>
          <w:lang w:val="pt-BR"/>
        </w:rPr>
        <w:t>com relação a essas motivações para esses profissionais de caminhos diversos optarem pelo caminho da educação e optarem pelo caminho da pedagogia alfa, do florescimento, da polenização,</w:t>
      </w:r>
      <w:r w:rsidR="5FEEB126" w:rsidRPr="7F032251">
        <w:rPr>
          <w:lang w:val="pt-BR"/>
        </w:rPr>
        <w:t xml:space="preserve"> </w:t>
      </w:r>
      <w:r w:rsidRPr="7F032251">
        <w:rPr>
          <w:lang w:val="pt-BR"/>
        </w:rPr>
        <w:t>em termos de motivações políticas, religiosas, sociais, científicas, o que o senhor observa de ponto em comum? Dentro dessa comunidade de pessoas diversas?</w:t>
      </w:r>
    </w:p>
    <w:p w14:paraId="516F27AB" w14:textId="77777777" w:rsidR="00C12CE5" w:rsidRPr="00C6243B" w:rsidRDefault="00C12CE5" w:rsidP="0014466B">
      <w:pPr>
        <w:jc w:val="both"/>
        <w:rPr>
          <w:b/>
          <w:bCs/>
        </w:rPr>
      </w:pPr>
    </w:p>
    <w:p w14:paraId="3051AAF5" w14:textId="77777777" w:rsidR="00C12CE5" w:rsidRPr="00C6243B" w:rsidRDefault="00C12CE5" w:rsidP="0014466B">
      <w:pPr>
        <w:jc w:val="both"/>
        <w:rPr>
          <w:b/>
          <w:bCs/>
        </w:rPr>
      </w:pPr>
      <w:r w:rsidRPr="00C6243B">
        <w:rPr>
          <w:b/>
          <w:bCs/>
        </w:rPr>
        <w:t>Luiz Síveres</w:t>
      </w:r>
    </w:p>
    <w:p w14:paraId="1CE2714E" w14:textId="20EF547A" w:rsidR="00C12CE5" w:rsidRDefault="00C12CE5" w:rsidP="0014466B">
      <w:pPr>
        <w:jc w:val="both"/>
      </w:pPr>
      <w:r w:rsidRPr="7F032251">
        <w:rPr>
          <w:lang w:val="pt-BR"/>
        </w:rPr>
        <w:t>Bom, tem em comum, praticamente em todos eles, uma certa insatisfação com o que está posto. Quer dizer, não comum com essa lógica</w:t>
      </w:r>
      <w:r w:rsidR="00C6243B" w:rsidRPr="7F032251">
        <w:rPr>
          <w:lang w:val="pt-BR"/>
        </w:rPr>
        <w:t xml:space="preserve"> </w:t>
      </w:r>
      <w:r w:rsidRPr="7F032251">
        <w:rPr>
          <w:lang w:val="pt-BR"/>
        </w:rPr>
        <w:t>predominante, impositiva, colonial, que está posta. Então, esse é um primeiro. Mas, além disso, é a incessante busca por alternativas,</w:t>
      </w:r>
      <w:r w:rsidR="00AB2BCE" w:rsidRPr="7F032251">
        <w:rPr>
          <w:lang w:val="pt-BR"/>
        </w:rPr>
        <w:t xml:space="preserve"> </w:t>
      </w:r>
      <w:r w:rsidRPr="7F032251">
        <w:rPr>
          <w:lang w:val="pt-BR"/>
        </w:rPr>
        <w:t xml:space="preserve">que você pode </w:t>
      </w:r>
      <w:r w:rsidR="00AB2BCE" w:rsidRPr="7F032251">
        <w:rPr>
          <w:lang w:val="pt-BR"/>
        </w:rPr>
        <w:t xml:space="preserve">fácilmente </w:t>
      </w:r>
      <w:r w:rsidRPr="7F032251">
        <w:rPr>
          <w:lang w:val="pt-BR"/>
        </w:rPr>
        <w:t>se subjugar ao que está posto, ao que está sendo determinado. Mas são todas pessoas, como já falei anteriormente,</w:t>
      </w:r>
      <w:r w:rsidR="62587D32" w:rsidRPr="7F032251">
        <w:rPr>
          <w:lang w:val="pt-BR"/>
        </w:rPr>
        <w:t xml:space="preserve"> </w:t>
      </w:r>
      <w:r>
        <w:t>vinda de ambientes de participação, de colaboração, e pensam a humanidade de forma mais relacional, então buscam alternativas.</w:t>
      </w:r>
    </w:p>
    <w:p w14:paraId="3EC04CE7" w14:textId="2D63E1B5" w:rsidR="00C12CE5" w:rsidRDefault="00C12CE5" w:rsidP="0014466B">
      <w:pPr>
        <w:jc w:val="both"/>
      </w:pPr>
      <w:r>
        <w:t xml:space="preserve">E um terceiro aspecto são pessoas que sonham, que têm utopia. Eu tenho espiritualidade em </w:t>
      </w:r>
      <w:r w:rsidR="00AB2BCE">
        <w:t>otras palabras.</w:t>
      </w:r>
      <w:r>
        <w:t xml:space="preserve"> Então, vamos dizer assim, quer dizer,</w:t>
      </w:r>
      <w:r w:rsidR="00AB2BCE">
        <w:t xml:space="preserve"> </w:t>
      </w:r>
      <w:r>
        <w:t>acreditam que, apesar da fragilidade da flor, podem ainda constituir um ramalhete.</w:t>
      </w:r>
    </w:p>
    <w:p w14:paraId="725318D9" w14:textId="77777777" w:rsidR="00C12CE5" w:rsidRDefault="00C12CE5" w:rsidP="0014466B">
      <w:pPr>
        <w:jc w:val="both"/>
      </w:pPr>
      <w:r>
        <w:t>Apesar da fragilidade das condições sociais, econômicas, políticas, a gente pode ainda ser um respiro humano.</w:t>
      </w:r>
    </w:p>
    <w:p w14:paraId="78ED425A" w14:textId="77777777" w:rsidR="00C12CE5" w:rsidRDefault="00C12CE5" w:rsidP="0014466B">
      <w:pPr>
        <w:jc w:val="both"/>
      </w:pPr>
      <w:r>
        <w:t>Então, são pessoas que sonham, que acreditam e que alimentam a sua utopia. Então, acho que isso é fundamental. E como é que a gente alimenta isso?</w:t>
      </w:r>
    </w:p>
    <w:p w14:paraId="41176AE9" w14:textId="77777777" w:rsidR="00C12CE5" w:rsidRDefault="00C12CE5" w:rsidP="0014466B">
      <w:pPr>
        <w:jc w:val="both"/>
      </w:pPr>
      <w:r>
        <w:t>Então, o Instituto Pedagogia Alfa quer ser um pouco esse espaço de encontro, de calor humano, para a gente continuar acreditando nessa possibilidade.</w:t>
      </w:r>
    </w:p>
    <w:p w14:paraId="3A6D3BFF" w14:textId="77777777" w:rsidR="00C12CE5" w:rsidRDefault="00C12CE5" w:rsidP="0014466B">
      <w:pPr>
        <w:jc w:val="both"/>
      </w:pPr>
      <w:r>
        <w:t>Senão, a gente é engolido pela máquina, pela engrenagem, pelos venenos que matam as flores.</w:t>
      </w:r>
    </w:p>
    <w:p w14:paraId="0BA366D4" w14:textId="77777777" w:rsidR="00C12CE5" w:rsidRDefault="00C12CE5" w:rsidP="0014466B">
      <w:pPr>
        <w:jc w:val="both"/>
      </w:pPr>
    </w:p>
    <w:p w14:paraId="16AC878B" w14:textId="77777777" w:rsidR="00C12CE5" w:rsidRPr="00AB2BCE" w:rsidRDefault="00C12CE5" w:rsidP="0014466B">
      <w:pPr>
        <w:jc w:val="both"/>
        <w:rPr>
          <w:b/>
          <w:bCs/>
        </w:rPr>
      </w:pPr>
      <w:r w:rsidRPr="00AB2BCE">
        <w:rPr>
          <w:b/>
          <w:bCs/>
        </w:rPr>
        <w:t>Iara</w:t>
      </w:r>
    </w:p>
    <w:p w14:paraId="00A4AEFB" w14:textId="06987E3F" w:rsidR="00C12CE5" w:rsidRDefault="00C12CE5" w:rsidP="00AB2BCE">
      <w:pPr>
        <w:jc w:val="both"/>
      </w:pPr>
      <w:r>
        <w:t>É verdade, doutor. Doutor, pensando nessa linha alternativa, nessa linha não mainstream de olhar a educação e os processos colaborativos e polonização,</w:t>
      </w:r>
      <w:r w:rsidR="00AB2BCE">
        <w:t xml:space="preserve"> </w:t>
      </w:r>
      <w:r>
        <w:t xml:space="preserve">quais que são os principais órgãos de pesquisa que o senhor mencionaria? Quais são as redes, as associações, se existem, os hubs, os grupos, para além dos que o senhor já citou agora? </w:t>
      </w:r>
    </w:p>
    <w:p w14:paraId="48D9749A" w14:textId="77777777" w:rsidR="00C12CE5" w:rsidRDefault="00C12CE5" w:rsidP="0014466B">
      <w:pPr>
        <w:jc w:val="both"/>
      </w:pPr>
    </w:p>
    <w:p w14:paraId="595B123C" w14:textId="77777777" w:rsidR="00C12CE5" w:rsidRPr="00AB2BCE" w:rsidRDefault="00C12CE5" w:rsidP="0014466B">
      <w:pPr>
        <w:jc w:val="both"/>
        <w:rPr>
          <w:b/>
          <w:bCs/>
        </w:rPr>
      </w:pPr>
      <w:r w:rsidRPr="00AB2BCE">
        <w:rPr>
          <w:b/>
          <w:bCs/>
        </w:rPr>
        <w:t>Luiz Síveres</w:t>
      </w:r>
    </w:p>
    <w:p w14:paraId="302A8F11" w14:textId="7342B08D" w:rsidR="00C12CE5" w:rsidRDefault="00C12CE5" w:rsidP="0014466B">
      <w:pPr>
        <w:jc w:val="both"/>
      </w:pPr>
      <w:r>
        <w:t xml:space="preserve">Existe no Brasil a </w:t>
      </w:r>
      <w:r w:rsidRPr="00AB2BCE">
        <w:rPr>
          <w:highlight w:val="yellow"/>
        </w:rPr>
        <w:t>AMPED</w:t>
      </w:r>
      <w:r>
        <w:t>, que é a Associação Nacional de Pesquisadores em Educação, que é um elemento que vai assim definindo as grandes tendências da educação no Brasil</w:t>
      </w:r>
      <w:r w:rsidR="00AB2BCE">
        <w:t xml:space="preserve"> </w:t>
      </w:r>
      <w:r>
        <w:t>na educação superior, principalmente na pós-graduação. Então, essa é uma grande tendência, né? E aí, praticamente olhando de cima para baixo,</w:t>
      </w:r>
      <w:r w:rsidR="00AB2BCE">
        <w:t xml:space="preserve"> </w:t>
      </w:r>
      <w:r>
        <w:t xml:space="preserve">a AMPED é uma associação que busca, então, definir um pouco os rumos, </w:t>
      </w:r>
      <w:r>
        <w:lastRenderedPageBreak/>
        <w:t>não é uma política pública, é uma associação, mas que vai definindo os grandes</w:t>
      </w:r>
      <w:r w:rsidR="00AB2BCE">
        <w:t xml:space="preserve"> </w:t>
      </w:r>
      <w:r>
        <w:t>traços, as grandes tendências da pesquisa, da educação superior no país. Então, tem isso. Por outro lado, nós temos Ministério da Educação,</w:t>
      </w:r>
      <w:r w:rsidR="00AB2BCE">
        <w:t xml:space="preserve"> </w:t>
      </w:r>
      <w:r>
        <w:t>que se conhece muito bem, que a cada quatro anos muda a lógica, e aí a gente é refém dessas políticas. Mas, vinculado à AMPED, nós temos muitos pequenos grupos</w:t>
      </w:r>
      <w:r w:rsidR="00AB2BCE">
        <w:t xml:space="preserve"> </w:t>
      </w:r>
      <w:r>
        <w:t>vinculados praticamente às áreas de pesquisa. Então, por exemplo, eu estou ligado a uma área de pesquisa, de filosofia da educação. Então, vamos dizer assim, existe uma associação</w:t>
      </w:r>
      <w:r w:rsidR="00AB2BCE">
        <w:t xml:space="preserve"> </w:t>
      </w:r>
      <w:r>
        <w:t>que abrange todas as áreas do conhecimento, e hoje, no Brasil, elas são 49 áreas do conhecimento. A educação é uma delas.</w:t>
      </w:r>
    </w:p>
    <w:p w14:paraId="7B0F1617" w14:textId="5230094C" w:rsidR="00C12CE5" w:rsidRDefault="00C12CE5" w:rsidP="0014466B">
      <w:pPr>
        <w:jc w:val="both"/>
      </w:pPr>
      <w:r>
        <w:t>Então, dessas áreas do conhecimento, vamos dizer assim, considerada pela CAPES, então, regula essas 49 áreas do conhecimento</w:t>
      </w:r>
      <w:r w:rsidR="00AB2BCE">
        <w:t>, a</w:t>
      </w:r>
      <w:r>
        <w:t xml:space="preserve"> educação é uma delas, e essa uma, então, tem uma grande associação, e dentro dessa grande associação, a ramificação, então, por exemplo, filosofia da educação,</w:t>
      </w:r>
      <w:r w:rsidR="00AB2BCE">
        <w:t xml:space="preserve"> </w:t>
      </w:r>
      <w:r>
        <w:t>psicologia da educação, matemática, então todas as áreas vinculadas à educação têm suas pequenas associações também.</w:t>
      </w:r>
    </w:p>
    <w:p w14:paraId="0CCF6A31" w14:textId="41D4C1C2" w:rsidR="00C12CE5" w:rsidRDefault="00C12CE5" w:rsidP="0014466B">
      <w:pPr>
        <w:jc w:val="both"/>
      </w:pPr>
      <w:r>
        <w:t>Porém, todas elas sem investimento, sem recursos financeiros. Então, todas as áreas vinculadas à educação têm suas pequenas associações também. Aí, para você conseguir algum recurso, você tem que ir via a fundação.</w:t>
      </w:r>
    </w:p>
    <w:p w14:paraId="0C299AC4" w14:textId="77777777" w:rsidR="00C12CE5" w:rsidRDefault="00C12CE5" w:rsidP="0014466B">
      <w:pPr>
        <w:jc w:val="both"/>
      </w:pPr>
      <w:r>
        <w:t>Todos os 22 estados brasileiros têm suas fundações de apoio à pesquisa.</w:t>
      </w:r>
    </w:p>
    <w:p w14:paraId="643D58F0" w14:textId="6A62E7E5" w:rsidR="00C12CE5" w:rsidRDefault="00C12CE5" w:rsidP="0014466B">
      <w:pPr>
        <w:jc w:val="both"/>
      </w:pPr>
      <w:r>
        <w:t xml:space="preserve">Que em Brasília é a </w:t>
      </w:r>
      <w:r w:rsidRPr="60B68F98">
        <w:rPr>
          <w:highlight w:val="yellow"/>
        </w:rPr>
        <w:t>FAP</w:t>
      </w:r>
      <w:ins w:id="1" w:author="iara@nossaterrafirme.com" w:date="2024-07-17T07:43:00Z">
        <w:r w:rsidR="4D8AEDC7" w:rsidRPr="60B68F98">
          <w:rPr>
            <w:highlight w:val="yellow"/>
          </w:rPr>
          <w:t>DF</w:t>
        </w:r>
      </w:ins>
      <w:del w:id="2" w:author="iara@nossaterrafirme.com" w:date="2024-07-17T07:43:00Z">
        <w:r w:rsidRPr="60B68F98" w:rsidDel="00C12CE5">
          <w:rPr>
            <w:highlight w:val="yellow"/>
          </w:rPr>
          <w:delText>E</w:delText>
        </w:r>
      </w:del>
      <w:r w:rsidRPr="60B68F98">
        <w:rPr>
          <w:highlight w:val="yellow"/>
        </w:rPr>
        <w:t>, a Fundação de Amparo</w:t>
      </w:r>
      <w:r>
        <w:t>, a pesquisa onde você consegue recursos. E alguns editais de ministérios que estão abertos. Então, essa é um pouco a lógica, sabe?</w:t>
      </w:r>
      <w:r w:rsidR="00AB2BCE">
        <w:t xml:space="preserve"> </w:t>
      </w:r>
      <w:r>
        <w:t>De financiamento, de organização, a nível nacional.</w:t>
      </w:r>
    </w:p>
    <w:p w14:paraId="2089DA7D" w14:textId="77777777" w:rsidR="00C12CE5" w:rsidRPr="00AB2BCE" w:rsidRDefault="00C12CE5" w:rsidP="0014466B">
      <w:pPr>
        <w:jc w:val="both"/>
        <w:rPr>
          <w:b/>
          <w:bCs/>
        </w:rPr>
      </w:pPr>
    </w:p>
    <w:p w14:paraId="638FA514" w14:textId="77777777" w:rsidR="00C12CE5" w:rsidRPr="00AB2BCE" w:rsidRDefault="00C12CE5" w:rsidP="0014466B">
      <w:pPr>
        <w:jc w:val="both"/>
        <w:rPr>
          <w:b/>
          <w:bCs/>
        </w:rPr>
      </w:pPr>
      <w:r w:rsidRPr="00AB2BCE">
        <w:rPr>
          <w:b/>
          <w:bCs/>
        </w:rPr>
        <w:t>Iara</w:t>
      </w:r>
    </w:p>
    <w:p w14:paraId="23259FFC" w14:textId="63ABAD6D" w:rsidR="00C12CE5" w:rsidRDefault="00C12CE5" w:rsidP="0014466B">
      <w:pPr>
        <w:jc w:val="both"/>
      </w:pPr>
      <w:r>
        <w:t>Perfeito. E como que o senhor e o seu grupo, e agora o Instituto, se organizam para fazer a divulgação científica dos resultados de pesquisa? Vocês focam mais em meios acadêmicos,</w:t>
      </w:r>
      <w:r w:rsidR="00AB2BCE">
        <w:t xml:space="preserve"> </w:t>
      </w:r>
      <w:r>
        <w:t>ou também tem ênfase em meios não acadêmicos, participando de cúpulas, referências, seminários, revistas? Qual é a estratégia?</w:t>
      </w:r>
    </w:p>
    <w:p w14:paraId="75774363" w14:textId="77777777" w:rsidR="00C12CE5" w:rsidRDefault="00C12CE5" w:rsidP="0014466B">
      <w:pPr>
        <w:jc w:val="both"/>
      </w:pPr>
    </w:p>
    <w:p w14:paraId="7B6119AF" w14:textId="77777777" w:rsidR="00C12CE5" w:rsidRPr="00AB2BCE" w:rsidRDefault="00C12CE5" w:rsidP="0014466B">
      <w:pPr>
        <w:jc w:val="both"/>
        <w:rPr>
          <w:b/>
          <w:bCs/>
        </w:rPr>
      </w:pPr>
      <w:r w:rsidRPr="00AB2BCE">
        <w:rPr>
          <w:b/>
          <w:bCs/>
        </w:rPr>
        <w:t>Luiz Síveres</w:t>
      </w:r>
    </w:p>
    <w:p w14:paraId="7E0E1701" w14:textId="60298058" w:rsidR="00C12CE5" w:rsidRDefault="00C12CE5" w:rsidP="0014466B">
      <w:pPr>
        <w:jc w:val="both"/>
      </w:pPr>
      <w:r>
        <w:t>Ocasionalmente, hoje, eu me inscrevi em dois grandes congressos, ambos internacionais, embora aconteçam em Brasília, mas são dois congressos internacionais</w:t>
      </w:r>
      <w:r w:rsidR="00AB2BCE">
        <w:t xml:space="preserve"> </w:t>
      </w:r>
      <w:r>
        <w:t>onde a gente está justamente tentando divulgar a pedagogia alfa. Então, todas as formas ou as maneiras que são disponibilizadas, a gente aproveita.</w:t>
      </w:r>
    </w:p>
    <w:p w14:paraId="6CEE7A1B" w14:textId="1F0C24F1" w:rsidR="00C12CE5" w:rsidRDefault="00C12CE5" w:rsidP="0014466B">
      <w:pPr>
        <w:jc w:val="both"/>
      </w:pPr>
      <w:r>
        <w:t>Mas eu estou criando o meu próprio site, para criar</w:t>
      </w:r>
      <w:r w:rsidR="00AB2BCE">
        <w:t>…</w:t>
      </w:r>
      <w:r>
        <w:t xml:space="preserve"> Já tenho o Instagram e tudo, mas é tudo ainda muito, vamos dizer, bem caseiro,</w:t>
      </w:r>
      <w:r w:rsidR="00AB2BCE">
        <w:t xml:space="preserve"> </w:t>
      </w:r>
      <w:r>
        <w:t>tudo ainda está mais no início. Mas a gente começa, tem que dar o primeiro passo, tem que lançar a primeira semente no solo para germinar, não tem jeito.</w:t>
      </w:r>
      <w:r w:rsidR="00AB2BCE">
        <w:t xml:space="preserve"> </w:t>
      </w:r>
    </w:p>
    <w:p w14:paraId="12DE074B" w14:textId="4C50662F" w:rsidR="00C12CE5" w:rsidRDefault="00C12CE5" w:rsidP="0014466B">
      <w:pPr>
        <w:jc w:val="both"/>
      </w:pPr>
      <w:r>
        <w:t>Então, estamos fazendo isso, aproveitando que já existe a nível nacional e nível internacional. Até agora, toda a minha publicação foi, de fato,</w:t>
      </w:r>
      <w:r w:rsidR="00AB2BCE">
        <w:t xml:space="preserve"> </w:t>
      </w:r>
      <w:r>
        <w:t>num nível mais acadêmico, livros, principalmente, e artigos nacionais e internacionais. E você, de fato, por exemplo, você teve acesso aos meus artigos acadêmicos.</w:t>
      </w:r>
    </w:p>
    <w:p w14:paraId="6ACA7427" w14:textId="77777777" w:rsidR="00C12CE5" w:rsidRDefault="00C12CE5" w:rsidP="0014466B">
      <w:pPr>
        <w:jc w:val="both"/>
      </w:pPr>
      <w:r>
        <w:t>Foi a forma de você me localizar, me contactar, que é um pouco o caminho para você se tornar conhecido no país em torno de uma tomada temática.</w:t>
      </w:r>
    </w:p>
    <w:p w14:paraId="752C69AD" w14:textId="26102BB0" w:rsidR="00C12CE5" w:rsidRDefault="00C12CE5" w:rsidP="0014466B">
      <w:pPr>
        <w:jc w:val="both"/>
      </w:pPr>
      <w:r>
        <w:t>Se eu fizesse só resenhas de jornal, você jamais iria me encontrar nesse universo. Então, vamos dizer assim. Então, a gente vai continuar ainda de forma mais acadêmica,</w:t>
      </w:r>
      <w:r w:rsidR="00AB2BCE">
        <w:t xml:space="preserve"> </w:t>
      </w:r>
      <w:r>
        <w:t xml:space="preserve">mas vai começar também a pensar de forma mais popular. Então, a </w:t>
      </w:r>
      <w:r>
        <w:lastRenderedPageBreak/>
        <w:t>última pesquisa, lógico, saiu um livro, saíram artigos,</w:t>
      </w:r>
      <w:r w:rsidR="00AB2BCE">
        <w:t xml:space="preserve"> </w:t>
      </w:r>
      <w:r>
        <w:t>mas criamos um aplicativo que foi colocado na mão das crianças. Quer dizer, nós trabalhamos a questão da distorção idade séria, ou, em outras palavras, o fracasso escolar.</w:t>
      </w:r>
    </w:p>
    <w:p w14:paraId="43DF113A" w14:textId="77777777" w:rsidR="00C12CE5" w:rsidRDefault="00C12CE5" w:rsidP="0014466B">
      <w:pPr>
        <w:jc w:val="both"/>
      </w:pPr>
      <w:r>
        <w:t>Então, no Brasil, de cada quatro crianças, uma está no fracasso escolar. Seja pela repetição, pela distorção idade séria, pelas reprovações e assim por diante.</w:t>
      </w:r>
    </w:p>
    <w:p w14:paraId="79925711" w14:textId="523AE9D3" w:rsidR="00C12CE5" w:rsidRDefault="00C12CE5" w:rsidP="0014466B">
      <w:pPr>
        <w:jc w:val="both"/>
      </w:pPr>
      <w:r>
        <w:t>Então, nós criamos um aplicativo com o objetivo de animar esse estudante a voltar a estudar. Aí nós criamos o</w:t>
      </w:r>
      <w:r w:rsidR="00AB2BCE">
        <w:t xml:space="preserve"> a</w:t>
      </w:r>
      <w:r>
        <w:t xml:space="preserve"> pesquisa foi feita aqui no Guará,</w:t>
      </w:r>
      <w:r w:rsidR="00AB2BCE">
        <w:t xml:space="preserve"> </w:t>
      </w:r>
      <w:r>
        <w:t>então nós criamos o Lobo Guará como um meme para ir acompanhando esse estudante e sonhando com ele, e jogando. No fundo, é um jogo.</w:t>
      </w:r>
      <w:r w:rsidR="00AB2BCE">
        <w:t xml:space="preserve"> </w:t>
      </w:r>
      <w:r>
        <w:t xml:space="preserve">Nas trilhas do </w:t>
      </w:r>
      <w:r w:rsidRPr="00AB2BCE">
        <w:rPr>
          <w:highlight w:val="yellow"/>
        </w:rPr>
        <w:t>Lobo Guará</w:t>
      </w:r>
      <w:r>
        <w:t>, que é um aplicativo para motivar o estudante a assumir novamente o seu protagonismo estudantil.</w:t>
      </w:r>
      <w:r w:rsidR="00AB2BCE">
        <w:t xml:space="preserve"> </w:t>
      </w:r>
      <w:r>
        <w:t>Então, são formas diferentes. Hoje, isso vai crescer muito. A questão de jogos, uma literatura um pouco mais popular,</w:t>
      </w:r>
      <w:r w:rsidR="00AB2BCE">
        <w:t xml:space="preserve"> </w:t>
      </w:r>
      <w:r>
        <w:t>sem deixar, de fato, a lógica acadêmica, que é um pouco a nossa envergadura.</w:t>
      </w:r>
    </w:p>
    <w:p w14:paraId="7E2319D0" w14:textId="77777777" w:rsidR="00C12CE5" w:rsidRDefault="00C12CE5" w:rsidP="0014466B">
      <w:pPr>
        <w:jc w:val="both"/>
      </w:pPr>
    </w:p>
    <w:p w14:paraId="23A248DC" w14:textId="77777777" w:rsidR="00C12CE5" w:rsidRPr="00AB2BCE" w:rsidRDefault="00C12CE5" w:rsidP="0014466B">
      <w:pPr>
        <w:jc w:val="both"/>
        <w:rPr>
          <w:b/>
          <w:bCs/>
        </w:rPr>
      </w:pPr>
      <w:r w:rsidRPr="00AB2BCE">
        <w:rPr>
          <w:b/>
          <w:bCs/>
        </w:rPr>
        <w:t>Iara</w:t>
      </w:r>
    </w:p>
    <w:p w14:paraId="23D1E2FC" w14:textId="77777777" w:rsidR="00C12CE5" w:rsidRDefault="00C12CE5" w:rsidP="0014466B">
      <w:pPr>
        <w:jc w:val="both"/>
      </w:pPr>
      <w:r>
        <w:t>E qual desses meios? O senhor considera que são os mais estratégicos agora para o futuro? Tem a questão acadêmica, mas tanto de divulgação científica, qual é a grande aposta de vocês?</w:t>
      </w:r>
    </w:p>
    <w:p w14:paraId="45FDA6D4" w14:textId="77777777" w:rsidR="00C12CE5" w:rsidRDefault="00C12CE5" w:rsidP="0014466B">
      <w:pPr>
        <w:jc w:val="both"/>
      </w:pPr>
    </w:p>
    <w:p w14:paraId="2EF5DF38" w14:textId="77777777" w:rsidR="00C12CE5" w:rsidRPr="00AB2BCE" w:rsidRDefault="00C12CE5" w:rsidP="0014466B">
      <w:pPr>
        <w:jc w:val="both"/>
        <w:rPr>
          <w:b/>
          <w:bCs/>
        </w:rPr>
      </w:pPr>
      <w:r w:rsidRPr="00AB2BCE">
        <w:rPr>
          <w:b/>
          <w:bCs/>
        </w:rPr>
        <w:t>Luiz Síveres</w:t>
      </w:r>
    </w:p>
    <w:p w14:paraId="43EDAD55" w14:textId="51E0CDF6" w:rsidR="00C12CE5" w:rsidRDefault="00C12CE5" w:rsidP="0014466B">
      <w:pPr>
        <w:jc w:val="both"/>
      </w:pPr>
      <w:r>
        <w:t xml:space="preserve">A nossa aposta é o terceiro setor. Na linha do </w:t>
      </w:r>
      <w:r w:rsidRPr="7F032251">
        <w:rPr>
          <w:highlight w:val="yellow"/>
        </w:rPr>
        <w:t>Instituto Alfa,</w:t>
      </w:r>
      <w:r>
        <w:t xml:space="preserve"> a gente pensa em atender um pouco mais ao terceiro setor,</w:t>
      </w:r>
      <w:r w:rsidR="00AB2BCE">
        <w:t xml:space="preserve"> </w:t>
      </w:r>
      <w:r>
        <w:t>sem deixar, lógico, o setor de governo, o setor privado, mas pensar um pouco mais no terceiro setor, que eu acho que é onde a gente pode contribuir um pouco mais</w:t>
      </w:r>
      <w:r w:rsidR="00AB2BCE">
        <w:t xml:space="preserve"> </w:t>
      </w:r>
      <w:r>
        <w:t>com essa proposta, com essa pedagogia. Ela pode ser usada em movimento popular, em organização social. E aí, eu acho que é um pouco o nicho que vai, eu acho que,</w:t>
      </w:r>
      <w:r w:rsidR="00AB2BCE">
        <w:t xml:space="preserve"> </w:t>
      </w:r>
      <w:r>
        <w:t>se delineando a partir de agora.</w:t>
      </w:r>
    </w:p>
    <w:p w14:paraId="101F7EC8" w14:textId="77777777" w:rsidR="00C12CE5" w:rsidRDefault="00C12CE5" w:rsidP="0014466B">
      <w:pPr>
        <w:jc w:val="both"/>
      </w:pPr>
    </w:p>
    <w:p w14:paraId="234F7D86" w14:textId="77777777" w:rsidR="00C12CE5" w:rsidRPr="00287095" w:rsidRDefault="00C12CE5" w:rsidP="0014466B">
      <w:pPr>
        <w:jc w:val="both"/>
        <w:rPr>
          <w:b/>
          <w:bCs/>
        </w:rPr>
      </w:pPr>
      <w:r w:rsidRPr="00287095">
        <w:rPr>
          <w:b/>
          <w:bCs/>
        </w:rPr>
        <w:t>Iara</w:t>
      </w:r>
    </w:p>
    <w:p w14:paraId="01A522F4" w14:textId="440FA29B" w:rsidR="00C12CE5" w:rsidRDefault="00C12CE5" w:rsidP="0014466B">
      <w:pPr>
        <w:jc w:val="both"/>
      </w:pPr>
      <w:r>
        <w:t>Perfeito. Doutor, com curiosidade, além do senhor</w:t>
      </w:r>
      <w:r w:rsidR="00287095">
        <w:t xml:space="preserve"> </w:t>
      </w:r>
      <w:r>
        <w:t xml:space="preserve"> diria que tem alguma outra referência nesse campo específico de pedagogia alfa já? Algum dos seus mentores?</w:t>
      </w:r>
      <w:r w:rsidR="00287095">
        <w:t xml:space="preserve"> </w:t>
      </w:r>
      <w:r>
        <w:t>Há dos orientandos do passado? Ou ainda está nesse processo de semear?</w:t>
      </w:r>
    </w:p>
    <w:p w14:paraId="373AA516" w14:textId="77777777" w:rsidR="00C12CE5" w:rsidRDefault="00C12CE5" w:rsidP="0014466B">
      <w:pPr>
        <w:jc w:val="both"/>
      </w:pPr>
    </w:p>
    <w:p w14:paraId="5FDC0A8B" w14:textId="77777777" w:rsidR="00C12CE5" w:rsidRPr="00287095" w:rsidRDefault="00C12CE5" w:rsidP="0014466B">
      <w:pPr>
        <w:jc w:val="both"/>
        <w:rPr>
          <w:b/>
          <w:bCs/>
        </w:rPr>
      </w:pPr>
      <w:r w:rsidRPr="00287095">
        <w:rPr>
          <w:b/>
          <w:bCs/>
        </w:rPr>
        <w:t>Luiz Síveres</w:t>
      </w:r>
    </w:p>
    <w:p w14:paraId="2504B142" w14:textId="44492F49" w:rsidR="00C12CE5" w:rsidRDefault="00C12CE5" w:rsidP="0014466B">
      <w:pPr>
        <w:jc w:val="both"/>
      </w:pPr>
      <w:r>
        <w:t>Eu conheço, pode ser que existam outras pedagogias, metodologias, ultimamente se trabalhou muito a questão das metodologias ativas,</w:t>
      </w:r>
      <w:r w:rsidR="00287095">
        <w:t xml:space="preserve"> </w:t>
      </w:r>
      <w:r>
        <w:t>mas elas, no fundo, vão desenvolver a competição. E eu estou propondo muito mais a cooperação.</w:t>
      </w:r>
    </w:p>
    <w:p w14:paraId="6B455EFE" w14:textId="63AF9215" w:rsidR="00C12CE5" w:rsidRDefault="00C12CE5" w:rsidP="0014466B">
      <w:pPr>
        <w:jc w:val="both"/>
      </w:pPr>
      <w:r>
        <w:t>E aí eu acho que a pedagogia alfa é inovadora, ela vai começar a se mostrar um pouco interessante nesse sentido.</w:t>
      </w:r>
      <w:r w:rsidR="00287095">
        <w:t xml:space="preserve"> </w:t>
      </w:r>
      <w:r>
        <w:t>Então, eu literalmente não conheço uma grande proposta,</w:t>
      </w:r>
      <w:r w:rsidR="00287095">
        <w:t xml:space="preserve"> </w:t>
      </w:r>
      <w:r>
        <w:t>a não ser pedagogias que já estão sendo implementadas. E aí tem muita coisa que vem da Europa, principalmente.</w:t>
      </w:r>
    </w:p>
    <w:p w14:paraId="66A6BA83" w14:textId="39215EF5" w:rsidR="00C12CE5" w:rsidRDefault="00C12CE5" w:rsidP="0014466B">
      <w:pPr>
        <w:jc w:val="both"/>
      </w:pPr>
      <w:r>
        <w:t>Você pega um catálogo de umas 10, 12, tem a pedagogia da ponte, tem a pedagogia da alternância, tem a pedagogia do coque,</w:t>
      </w:r>
      <w:r w:rsidR="00287095">
        <w:t xml:space="preserve"> </w:t>
      </w:r>
      <w:r>
        <w:t>é uma diversidade. Tem a pedagogia Montessori, assim vai. Então, tem um pouco isso. Mas estou acreditando na pedagogia alfa.</w:t>
      </w:r>
      <w:r w:rsidR="00287095">
        <w:t xml:space="preserve"> </w:t>
      </w:r>
      <w:r>
        <w:t>Estou</w:t>
      </w:r>
      <w:r w:rsidR="00287095">
        <w:t xml:space="preserve"> s</w:t>
      </w:r>
      <w:r>
        <w:t>onhando com ela.</w:t>
      </w:r>
    </w:p>
    <w:p w14:paraId="254E1F90" w14:textId="77777777" w:rsidR="00C12CE5" w:rsidRDefault="00C12CE5" w:rsidP="0014466B">
      <w:pPr>
        <w:jc w:val="both"/>
      </w:pPr>
    </w:p>
    <w:p w14:paraId="758F2080" w14:textId="77777777" w:rsidR="00287095" w:rsidRDefault="00287095" w:rsidP="0014466B">
      <w:pPr>
        <w:jc w:val="both"/>
      </w:pPr>
    </w:p>
    <w:p w14:paraId="411DA756" w14:textId="5044AC34" w:rsidR="00C12CE5" w:rsidRPr="00287095" w:rsidRDefault="00C12CE5" w:rsidP="0014466B">
      <w:pPr>
        <w:jc w:val="both"/>
        <w:rPr>
          <w:b/>
          <w:bCs/>
        </w:rPr>
      </w:pPr>
      <w:r w:rsidRPr="00287095">
        <w:rPr>
          <w:b/>
          <w:bCs/>
        </w:rPr>
        <w:lastRenderedPageBreak/>
        <w:t>Iara</w:t>
      </w:r>
    </w:p>
    <w:p w14:paraId="62FF3FD1" w14:textId="1611111B" w:rsidR="00C12CE5" w:rsidRDefault="00C12CE5" w:rsidP="0014466B">
      <w:pPr>
        <w:jc w:val="both"/>
      </w:pPr>
      <w:r>
        <w:t>É isso aí. Maravilha. E assim, para no contexto da nossa pesquisa, que outros pesquisadores disruptivos em educação que o senhor acha que seria interessante a gente considerar para dialogar,</w:t>
      </w:r>
      <w:r w:rsidR="00287095">
        <w:t xml:space="preserve"> </w:t>
      </w:r>
      <w:r>
        <w:t>seja através de uma entrevista, um grupo focal? Se o senhor puder me recomendar dois ou três nomes e explicar os motivos, super te agradeço.</w:t>
      </w:r>
    </w:p>
    <w:p w14:paraId="75401ECC" w14:textId="77777777" w:rsidR="00C12CE5" w:rsidRDefault="00C12CE5" w:rsidP="0014466B">
      <w:pPr>
        <w:jc w:val="both"/>
      </w:pPr>
    </w:p>
    <w:p w14:paraId="37EA6B33" w14:textId="77777777" w:rsidR="00C12CE5" w:rsidRPr="00287095" w:rsidRDefault="00C12CE5" w:rsidP="0014466B">
      <w:pPr>
        <w:jc w:val="both"/>
        <w:rPr>
          <w:b/>
          <w:bCs/>
        </w:rPr>
      </w:pPr>
      <w:r w:rsidRPr="00287095">
        <w:rPr>
          <w:b/>
          <w:bCs/>
        </w:rPr>
        <w:t>Luiz Síveres</w:t>
      </w:r>
    </w:p>
    <w:p w14:paraId="371F5D5E" w14:textId="77777777" w:rsidR="00C12CE5" w:rsidRDefault="00C12CE5" w:rsidP="0014466B">
      <w:pPr>
        <w:jc w:val="both"/>
      </w:pPr>
      <w:r w:rsidRPr="7F032251">
        <w:rPr>
          <w:lang w:val="pt-BR"/>
        </w:rPr>
        <w:t xml:space="preserve">Você pode entrevistar o </w:t>
      </w:r>
      <w:r w:rsidRPr="7F032251">
        <w:rPr>
          <w:highlight w:val="yellow"/>
          <w:lang w:val="pt-BR"/>
        </w:rPr>
        <w:t>Edgar Mohan,</w:t>
      </w:r>
      <w:r w:rsidRPr="7F032251">
        <w:rPr>
          <w:lang w:val="pt-BR"/>
        </w:rPr>
        <w:t xml:space="preserve"> que está com 101 anos.</w:t>
      </w:r>
    </w:p>
    <w:p w14:paraId="494DB0D2" w14:textId="77777777" w:rsidR="00C12CE5" w:rsidRDefault="00C12CE5" w:rsidP="0014466B">
      <w:pPr>
        <w:jc w:val="both"/>
      </w:pPr>
    </w:p>
    <w:p w14:paraId="448541AE" w14:textId="77777777" w:rsidR="00C12CE5" w:rsidRPr="00287095" w:rsidRDefault="00C12CE5" w:rsidP="0014466B">
      <w:pPr>
        <w:jc w:val="both"/>
        <w:rPr>
          <w:b/>
          <w:bCs/>
        </w:rPr>
      </w:pPr>
      <w:r w:rsidRPr="00287095">
        <w:rPr>
          <w:b/>
          <w:bCs/>
        </w:rPr>
        <w:t>Iara</w:t>
      </w:r>
    </w:p>
    <w:p w14:paraId="47357E70" w14:textId="77777777" w:rsidR="00C12CE5" w:rsidRDefault="00C12CE5" w:rsidP="0014466B">
      <w:pPr>
        <w:jc w:val="both"/>
      </w:pPr>
      <w:r>
        <w:t>Esse é o sonho!</w:t>
      </w:r>
    </w:p>
    <w:p w14:paraId="6A405A70" w14:textId="77777777" w:rsidR="00C12CE5" w:rsidRDefault="00C12CE5" w:rsidP="0014466B">
      <w:pPr>
        <w:jc w:val="both"/>
      </w:pPr>
    </w:p>
    <w:p w14:paraId="41DA6D07" w14:textId="77777777" w:rsidR="00C12CE5" w:rsidRPr="00287095" w:rsidRDefault="00C12CE5" w:rsidP="0014466B">
      <w:pPr>
        <w:jc w:val="both"/>
        <w:rPr>
          <w:b/>
          <w:bCs/>
        </w:rPr>
      </w:pPr>
      <w:r w:rsidRPr="00287095">
        <w:rPr>
          <w:b/>
          <w:bCs/>
        </w:rPr>
        <w:t>Luiz Síveres</w:t>
      </w:r>
    </w:p>
    <w:p w14:paraId="34776BF0" w14:textId="06C290EC" w:rsidR="00C12CE5" w:rsidRDefault="00C12CE5" w:rsidP="0014466B">
      <w:pPr>
        <w:jc w:val="both"/>
      </w:pPr>
      <w:r>
        <w:t xml:space="preserve">É a grande referência epistemológica dos últimos anos. Mas acho que tem o </w:t>
      </w:r>
      <w:r w:rsidRPr="7F032251">
        <w:rPr>
          <w:highlight w:val="yellow"/>
        </w:rPr>
        <w:t>Libânio aqui na Católica de Goiás</w:t>
      </w:r>
      <w:r>
        <w:t>, acho que é um cara interessante,</w:t>
      </w:r>
      <w:r w:rsidR="00287095">
        <w:t xml:space="preserve"> </w:t>
      </w:r>
      <w:r>
        <w:t xml:space="preserve">que se você quer um recorte mais, vamos dizer, filosófico, tem o </w:t>
      </w:r>
      <w:r w:rsidRPr="7F032251">
        <w:rPr>
          <w:highlight w:val="yellow"/>
        </w:rPr>
        <w:t>Marquinhos</w:t>
      </w:r>
      <w:r>
        <w:t xml:space="preserve"> aqui de Brasília, acho que é um cara interessante.</w:t>
      </w:r>
      <w:r w:rsidR="00287095">
        <w:t xml:space="preserve"> </w:t>
      </w:r>
      <w:r>
        <w:t>Então, tem algumas pessoas que eu conheço, que são da minha</w:t>
      </w:r>
      <w:r w:rsidR="00287095">
        <w:t xml:space="preserve"> </w:t>
      </w:r>
      <w:r>
        <w:t>rede, vamos dizer, de conversa, de conhecimentos. Então, a nível internacional, por exemplo,</w:t>
      </w:r>
      <w:r w:rsidR="00287095">
        <w:t xml:space="preserve"> </w:t>
      </w:r>
      <w:r>
        <w:t xml:space="preserve">tem o </w:t>
      </w:r>
      <w:r w:rsidRPr="7F032251">
        <w:rPr>
          <w:highlight w:val="yellow"/>
        </w:rPr>
        <w:t>Instituto do Diálogo na Filadélfia</w:t>
      </w:r>
      <w:r>
        <w:t>, que é um instituto... Eu passei 45 dias lá fazendo um curso só sobre diálogo.</w:t>
      </w:r>
      <w:r w:rsidR="00287095">
        <w:t xml:space="preserve"> </w:t>
      </w:r>
      <w:r>
        <w:t xml:space="preserve">Então, tem várias coisas acontecendo nessa lógica. Mas como nomes que me vêm à mente agora, eu acho que o </w:t>
      </w:r>
      <w:r w:rsidRPr="7F032251">
        <w:rPr>
          <w:highlight w:val="yellow"/>
        </w:rPr>
        <w:t>Libânio.</w:t>
      </w:r>
      <w:r>
        <w:t xml:space="preserve">.. Qual é o nome dele? Da </w:t>
      </w:r>
      <w:r w:rsidRPr="7F032251">
        <w:rPr>
          <w:highlight w:val="yellow"/>
        </w:rPr>
        <w:t>PUC de Goiás.</w:t>
      </w:r>
      <w:r w:rsidR="00287095" w:rsidRPr="7F032251">
        <w:rPr>
          <w:highlight w:val="yellow"/>
        </w:rPr>
        <w:t xml:space="preserve"> </w:t>
      </w:r>
      <w:r w:rsidRPr="7F032251">
        <w:rPr>
          <w:highlight w:val="yellow"/>
        </w:rPr>
        <w:t>E Marcos Aurélio Fernandes, da UNB</w:t>
      </w:r>
      <w:r>
        <w:t>. São pessoas que talvez poderiam colaborar contigo e pensar.</w:t>
      </w:r>
    </w:p>
    <w:p w14:paraId="6A445D37" w14:textId="5DD5FC13" w:rsidR="00C12CE5" w:rsidRDefault="00C12CE5" w:rsidP="0014466B">
      <w:pPr>
        <w:jc w:val="both"/>
      </w:pPr>
      <w:r>
        <w:t>O Libânio é muito mais na lógica do movimento social e das pedagogias. O Marcos Aurélio é muito ligado à filosofia, à filosofia da educação, sabe?</w:t>
      </w:r>
      <w:r w:rsidR="00287095">
        <w:t xml:space="preserve"> </w:t>
      </w:r>
      <w:r>
        <w:t>Tendo como recorte mais a fenomenologia, que a gente acha que poderia ajudar mais hoje numa educação do florescimento humano.</w:t>
      </w:r>
    </w:p>
    <w:p w14:paraId="5BB8F20D" w14:textId="77777777" w:rsidR="00C12CE5" w:rsidRPr="00287095" w:rsidRDefault="00C12CE5" w:rsidP="0014466B">
      <w:pPr>
        <w:jc w:val="both"/>
        <w:rPr>
          <w:b/>
          <w:bCs/>
        </w:rPr>
      </w:pPr>
    </w:p>
    <w:p w14:paraId="612ACC37" w14:textId="77777777" w:rsidR="00C12CE5" w:rsidRPr="00287095" w:rsidRDefault="00C12CE5" w:rsidP="0014466B">
      <w:pPr>
        <w:jc w:val="both"/>
        <w:rPr>
          <w:b/>
          <w:bCs/>
        </w:rPr>
      </w:pPr>
      <w:r w:rsidRPr="00287095">
        <w:rPr>
          <w:b/>
          <w:bCs/>
        </w:rPr>
        <w:t>Iara</w:t>
      </w:r>
    </w:p>
    <w:p w14:paraId="41E93E9C" w14:textId="77777777" w:rsidR="00C12CE5" w:rsidRDefault="00C12CE5" w:rsidP="0014466B">
      <w:pPr>
        <w:jc w:val="both"/>
      </w:pPr>
      <w:r>
        <w:t>O doutor Marcos Aurélio não é do CDS, não, né? Ele é da educação mesmo.</w:t>
      </w:r>
    </w:p>
    <w:p w14:paraId="2C13BE57" w14:textId="77777777" w:rsidR="00C12CE5" w:rsidRDefault="00C12CE5" w:rsidP="0014466B">
      <w:pPr>
        <w:jc w:val="both"/>
      </w:pPr>
    </w:p>
    <w:p w14:paraId="0C79D704" w14:textId="77777777" w:rsidR="00C12CE5" w:rsidRPr="00287095" w:rsidRDefault="00C12CE5" w:rsidP="0014466B">
      <w:pPr>
        <w:jc w:val="both"/>
        <w:rPr>
          <w:b/>
          <w:bCs/>
        </w:rPr>
      </w:pPr>
      <w:r w:rsidRPr="00287095">
        <w:rPr>
          <w:b/>
          <w:bCs/>
        </w:rPr>
        <w:t>Luiz Síveres</w:t>
      </w:r>
    </w:p>
    <w:p w14:paraId="393A6BE7" w14:textId="77777777" w:rsidR="00C12CE5" w:rsidRDefault="00C12CE5" w:rsidP="0014466B">
      <w:pPr>
        <w:jc w:val="both"/>
      </w:pPr>
      <w:r>
        <w:t>É. Não, ele é da filosofia.</w:t>
      </w:r>
    </w:p>
    <w:p w14:paraId="114A4048" w14:textId="77777777" w:rsidR="00C12CE5" w:rsidRDefault="00C12CE5" w:rsidP="0014466B">
      <w:pPr>
        <w:jc w:val="both"/>
      </w:pPr>
    </w:p>
    <w:p w14:paraId="6890C8F2" w14:textId="77777777" w:rsidR="00C12CE5" w:rsidRPr="00287095" w:rsidRDefault="00C12CE5" w:rsidP="0014466B">
      <w:pPr>
        <w:jc w:val="both"/>
        <w:rPr>
          <w:b/>
          <w:bCs/>
        </w:rPr>
      </w:pPr>
      <w:r w:rsidRPr="00287095">
        <w:rPr>
          <w:b/>
          <w:bCs/>
        </w:rPr>
        <w:t>Iara</w:t>
      </w:r>
    </w:p>
    <w:p w14:paraId="1579CE00" w14:textId="77777777" w:rsidR="00C12CE5" w:rsidRDefault="00C12CE5" w:rsidP="0014466B">
      <w:pPr>
        <w:jc w:val="both"/>
      </w:pPr>
      <w:r>
        <w:t>Ah, da filosofia. Eu fiz o UNB também.</w:t>
      </w:r>
    </w:p>
    <w:p w14:paraId="7CE0808E" w14:textId="77777777" w:rsidR="00C12CE5" w:rsidRDefault="00C12CE5" w:rsidP="0014466B">
      <w:pPr>
        <w:jc w:val="both"/>
      </w:pPr>
    </w:p>
    <w:p w14:paraId="4BB0CE62" w14:textId="77777777" w:rsidR="00C12CE5" w:rsidRPr="00287095" w:rsidRDefault="00C12CE5" w:rsidP="0014466B">
      <w:pPr>
        <w:jc w:val="both"/>
        <w:rPr>
          <w:b/>
          <w:bCs/>
        </w:rPr>
      </w:pPr>
      <w:r w:rsidRPr="00287095">
        <w:rPr>
          <w:b/>
          <w:bCs/>
        </w:rPr>
        <w:t>Luiz Síveres</w:t>
      </w:r>
    </w:p>
    <w:p w14:paraId="58EA56BF" w14:textId="77777777" w:rsidR="00C12CE5" w:rsidRDefault="00C12CE5" w:rsidP="0014466B">
      <w:pPr>
        <w:jc w:val="both"/>
      </w:pPr>
      <w:r>
        <w:t xml:space="preserve">Ah, então, você conhece. Eu fiz no CDS. Eu fiz no </w:t>
      </w:r>
      <w:r w:rsidRPr="7F032251">
        <w:rPr>
          <w:highlight w:val="yellow"/>
        </w:rPr>
        <w:t>CDS.</w:t>
      </w:r>
      <w:r>
        <w:t xml:space="preserve"> Quem sabe o </w:t>
      </w:r>
      <w:r w:rsidRPr="7F032251">
        <w:rPr>
          <w:highlight w:val="yellow"/>
        </w:rPr>
        <w:t>Marcel</w:t>
      </w:r>
      <w:r>
        <w:t xml:space="preserve"> está lá, não sei quem você vai...</w:t>
      </w:r>
    </w:p>
    <w:p w14:paraId="310ED2BA" w14:textId="77777777" w:rsidR="00C12CE5" w:rsidRDefault="00C12CE5" w:rsidP="0014466B">
      <w:pPr>
        <w:jc w:val="both"/>
      </w:pPr>
    </w:p>
    <w:p w14:paraId="20B6EE48" w14:textId="77777777" w:rsidR="00C12CE5" w:rsidRPr="00287095" w:rsidRDefault="00C12CE5" w:rsidP="0014466B">
      <w:pPr>
        <w:jc w:val="both"/>
        <w:rPr>
          <w:b/>
          <w:bCs/>
        </w:rPr>
      </w:pPr>
      <w:r w:rsidRPr="00287095">
        <w:rPr>
          <w:b/>
          <w:bCs/>
        </w:rPr>
        <w:t>Iara</w:t>
      </w:r>
    </w:p>
    <w:p w14:paraId="24E0094A" w14:textId="77777777" w:rsidR="00C12CE5" w:rsidRDefault="00C12CE5" w:rsidP="0014466B">
      <w:pPr>
        <w:jc w:val="both"/>
      </w:pPr>
      <w:r>
        <w:t>Sim, eu fiz muitas matérias quando eu estava fazendo minha graduação no CDS, porque o meu pegado é Sociologia Ambiental, né?</w:t>
      </w:r>
    </w:p>
    <w:p w14:paraId="41D11A26" w14:textId="77777777" w:rsidR="00C12CE5" w:rsidRDefault="00C12CE5" w:rsidP="0014466B">
      <w:pPr>
        <w:jc w:val="both"/>
      </w:pPr>
    </w:p>
    <w:p w14:paraId="73AAAA69" w14:textId="77777777" w:rsidR="00287095" w:rsidRDefault="00287095" w:rsidP="0014466B">
      <w:pPr>
        <w:jc w:val="both"/>
        <w:rPr>
          <w:b/>
          <w:bCs/>
        </w:rPr>
      </w:pPr>
    </w:p>
    <w:p w14:paraId="0DE4FB79" w14:textId="753454EB" w:rsidR="00C12CE5" w:rsidRPr="00287095" w:rsidRDefault="00C12CE5" w:rsidP="0014466B">
      <w:pPr>
        <w:jc w:val="both"/>
        <w:rPr>
          <w:b/>
          <w:bCs/>
        </w:rPr>
      </w:pPr>
      <w:r w:rsidRPr="00287095">
        <w:rPr>
          <w:b/>
          <w:bCs/>
        </w:rPr>
        <w:lastRenderedPageBreak/>
        <w:t>Luiz Síveres</w:t>
      </w:r>
    </w:p>
    <w:p w14:paraId="2490185E" w14:textId="77777777" w:rsidR="00C12CE5" w:rsidRDefault="00C12CE5" w:rsidP="0014466B">
      <w:pPr>
        <w:jc w:val="both"/>
      </w:pPr>
      <w:r>
        <w:t>Ah, sim.</w:t>
      </w:r>
    </w:p>
    <w:p w14:paraId="47038598" w14:textId="77777777" w:rsidR="00C12CE5" w:rsidRDefault="00C12CE5" w:rsidP="0014466B">
      <w:pPr>
        <w:jc w:val="both"/>
      </w:pPr>
    </w:p>
    <w:p w14:paraId="6D2901F1" w14:textId="77777777" w:rsidR="00C12CE5" w:rsidRPr="00287095" w:rsidRDefault="00C12CE5" w:rsidP="0014466B">
      <w:pPr>
        <w:jc w:val="both"/>
        <w:rPr>
          <w:b/>
          <w:bCs/>
        </w:rPr>
      </w:pPr>
      <w:r w:rsidRPr="00287095">
        <w:rPr>
          <w:b/>
          <w:bCs/>
        </w:rPr>
        <w:t>Iara</w:t>
      </w:r>
    </w:p>
    <w:p w14:paraId="593C5FB4" w14:textId="77777777" w:rsidR="00C12CE5" w:rsidRDefault="00C12CE5" w:rsidP="0014466B">
      <w:pPr>
        <w:jc w:val="both"/>
      </w:pPr>
      <w:r>
        <w:t>E aí, andei muito. Aproveitei essa beleza da universidade, que é poder, né, entrar em todas as filas.</w:t>
      </w:r>
    </w:p>
    <w:p w14:paraId="7C305E9E" w14:textId="77777777" w:rsidR="00C12CE5" w:rsidRDefault="00C12CE5" w:rsidP="0014466B">
      <w:pPr>
        <w:jc w:val="both"/>
      </w:pPr>
    </w:p>
    <w:p w14:paraId="66AAD89E" w14:textId="77777777" w:rsidR="00C12CE5" w:rsidRPr="00287095" w:rsidRDefault="00C12CE5" w:rsidP="0014466B">
      <w:pPr>
        <w:jc w:val="both"/>
        <w:rPr>
          <w:b/>
          <w:bCs/>
        </w:rPr>
      </w:pPr>
      <w:r w:rsidRPr="00287095">
        <w:rPr>
          <w:b/>
          <w:bCs/>
        </w:rPr>
        <w:t>Luiz Síveres</w:t>
      </w:r>
    </w:p>
    <w:p w14:paraId="4345241A" w14:textId="77777777" w:rsidR="00C12CE5" w:rsidRDefault="00C12CE5" w:rsidP="0014466B">
      <w:pPr>
        <w:jc w:val="both"/>
      </w:pPr>
      <w:r>
        <w:t>É, eu fiz meu doutorado lá.</w:t>
      </w:r>
    </w:p>
    <w:p w14:paraId="4E86D934" w14:textId="77777777" w:rsidR="00C12CE5" w:rsidRDefault="00C12CE5" w:rsidP="0014466B">
      <w:pPr>
        <w:jc w:val="both"/>
      </w:pPr>
    </w:p>
    <w:p w14:paraId="26477EFA" w14:textId="77777777" w:rsidR="00C12CE5" w:rsidRPr="00287095" w:rsidRDefault="00C12CE5" w:rsidP="0014466B">
      <w:pPr>
        <w:jc w:val="both"/>
        <w:rPr>
          <w:b/>
          <w:bCs/>
        </w:rPr>
      </w:pPr>
      <w:r w:rsidRPr="00287095">
        <w:rPr>
          <w:b/>
          <w:bCs/>
        </w:rPr>
        <w:t>Iara</w:t>
      </w:r>
    </w:p>
    <w:p w14:paraId="0F83D133" w14:textId="0A89E303" w:rsidR="00C12CE5" w:rsidRDefault="00C12CE5" w:rsidP="0014466B">
      <w:pPr>
        <w:jc w:val="both"/>
      </w:pPr>
      <w:r>
        <w:t>Ah, o UNB é maravilhoso. Sim. Realmente, o senhor tem esse DNA</w:t>
      </w:r>
      <w:r w:rsidR="00287095">
        <w:t xml:space="preserve"> </w:t>
      </w:r>
      <w:r>
        <w:t>do CDS, né? Passa muita gente legal por lá.</w:t>
      </w:r>
      <w:r w:rsidR="00287095">
        <w:t xml:space="preserve"> </w:t>
      </w:r>
      <w:r>
        <w:t>E, doutor, já lhe agradecendo muito pelo seu tempo, eu queria te perguntar mais uma última pergunta, já para a gente encerrar. Que é, como é que na sua trajetória tem sido o financiamento de pesquisa?</w:t>
      </w:r>
      <w:r w:rsidR="00287095">
        <w:t xml:space="preserve"> </w:t>
      </w:r>
      <w:r>
        <w:t>O senhor mencionou as agências estaduais, no caso, Brasília Distrital, né? A Bolsa de Produtividade do CNPq. Teve alguma outra estratégia para captar recursos, até mesmo para o Instituto?</w:t>
      </w:r>
      <w:r w:rsidR="00287095">
        <w:t xml:space="preserve"> </w:t>
      </w:r>
      <w:r>
        <w:t>Como é que vocês estão encontrando o financiamento? Sim.</w:t>
      </w:r>
    </w:p>
    <w:p w14:paraId="4EFD46A7" w14:textId="77777777" w:rsidR="00C12CE5" w:rsidRDefault="00C12CE5" w:rsidP="0014466B">
      <w:pPr>
        <w:jc w:val="both"/>
      </w:pPr>
    </w:p>
    <w:p w14:paraId="658C4630" w14:textId="77777777" w:rsidR="00C12CE5" w:rsidRPr="00287095" w:rsidRDefault="00C12CE5" w:rsidP="0014466B">
      <w:pPr>
        <w:jc w:val="both"/>
        <w:rPr>
          <w:b/>
          <w:bCs/>
        </w:rPr>
      </w:pPr>
      <w:r w:rsidRPr="00287095">
        <w:rPr>
          <w:b/>
          <w:bCs/>
        </w:rPr>
        <w:t>Luiz Síveres</w:t>
      </w:r>
    </w:p>
    <w:p w14:paraId="5CF952F2" w14:textId="6E6AD5A9" w:rsidR="00C12CE5" w:rsidRDefault="00C12CE5" w:rsidP="0014466B">
      <w:pPr>
        <w:jc w:val="both"/>
      </w:pPr>
      <w:r>
        <w:t xml:space="preserve">No início da minha carreira acadêmica, a própria universidade subsidiava. Depois que fui me posicionando como pesquisador, aí só recursos do </w:t>
      </w:r>
      <w:r w:rsidRPr="7F032251">
        <w:rPr>
          <w:highlight w:val="yellow"/>
        </w:rPr>
        <w:t>Fundo de Amparo à Pesquisa.</w:t>
      </w:r>
      <w:r w:rsidR="00287095" w:rsidRPr="7F032251">
        <w:rPr>
          <w:highlight w:val="yellow"/>
        </w:rPr>
        <w:t xml:space="preserve"> </w:t>
      </w:r>
      <w:r w:rsidRPr="7F032251">
        <w:rPr>
          <w:highlight w:val="yellow"/>
        </w:rPr>
        <w:t>E o CNPq</w:t>
      </w:r>
      <w:r>
        <w:t xml:space="preserve"> é apenas uma bolsa, que eles chamam de uma bolsa de mesa, assim, só para te ajudar. Bom, e agora? O Instituto está se formando,</w:t>
      </w:r>
      <w:r w:rsidR="00287095">
        <w:t xml:space="preserve"> </w:t>
      </w:r>
      <w:r>
        <w:t>está se institucionalizando, e a gente vai correr atrás, de editais que vão aparecendo, e naqueles aos quais a gente acha</w:t>
      </w:r>
      <w:r w:rsidR="00287095">
        <w:t xml:space="preserve"> </w:t>
      </w:r>
      <w:r>
        <w:t>que tem possibilidade de participar, a gente vai participando. Então, é isso um pouco, né? E, além, estou já formatando dois cursos</w:t>
      </w:r>
    </w:p>
    <w:p w14:paraId="052D11D0" w14:textId="6AD5A818" w:rsidR="00C12CE5" w:rsidRDefault="00C12CE5" w:rsidP="0014466B">
      <w:pPr>
        <w:jc w:val="both"/>
      </w:pPr>
      <w:r>
        <w:t xml:space="preserve">de formação de professores, na modalidade </w:t>
      </w:r>
      <w:commentRangeStart w:id="3"/>
      <w:r w:rsidRPr="60B68F98">
        <w:rPr>
          <w:highlight w:val="yellow"/>
        </w:rPr>
        <w:t>Lat</w:t>
      </w:r>
      <w:ins w:id="4" w:author="iara@nossaterrafirme.com" w:date="2024-07-17T07:44:00Z">
        <w:r w:rsidR="18B97CD2" w:rsidRPr="60B68F98">
          <w:rPr>
            <w:highlight w:val="yellow"/>
          </w:rPr>
          <w:t>u</w:t>
        </w:r>
      </w:ins>
      <w:del w:id="5" w:author="iara@nossaterrafirme.com" w:date="2024-07-17T07:44:00Z">
        <w:r w:rsidRPr="60B68F98" w:rsidDel="00C12CE5">
          <w:rPr>
            <w:highlight w:val="yellow"/>
          </w:rPr>
          <w:delText>o</w:delText>
        </w:r>
      </w:del>
      <w:r w:rsidRPr="60B68F98">
        <w:rPr>
          <w:highlight w:val="yellow"/>
        </w:rPr>
        <w:t xml:space="preserve"> Sens</w:t>
      </w:r>
      <w:ins w:id="6" w:author="iara@nossaterrafirme.com" w:date="2024-07-17T07:44:00Z">
        <w:r w:rsidR="5867C47C" w:rsidRPr="60B68F98">
          <w:rPr>
            <w:highlight w:val="yellow"/>
          </w:rPr>
          <w:t>u</w:t>
        </w:r>
      </w:ins>
      <w:del w:id="7" w:author="iara@nossaterrafirme.com" w:date="2024-07-17T07:44:00Z">
        <w:r w:rsidRPr="60B68F98" w:rsidDel="00C12CE5">
          <w:rPr>
            <w:highlight w:val="yellow"/>
          </w:rPr>
          <w:delText>o</w:delText>
        </w:r>
      </w:del>
      <w:r>
        <w:t>,</w:t>
      </w:r>
      <w:commentRangeEnd w:id="3"/>
      <w:r>
        <w:rPr>
          <w:rStyle w:val="Refdecomentario"/>
          <w:sz w:val="24"/>
          <w:szCs w:val="24"/>
        </w:rPr>
        <w:commentReference w:id="3"/>
      </w:r>
      <w:r>
        <w:t xml:space="preserve"> em parceria com outras universidades. Então, assim,</w:t>
      </w:r>
      <w:r w:rsidR="00287095">
        <w:t xml:space="preserve"> </w:t>
      </w:r>
      <w:r>
        <w:t>o Instituto, ele não pode certificar, não é não. Ele é apenas um instituto</w:t>
      </w:r>
      <w:r w:rsidR="00287095">
        <w:t>.</w:t>
      </w:r>
      <w:r>
        <w:t xml:space="preserve"> Então, aí eu estou estabelecendo parcerias com universidades,</w:t>
      </w:r>
      <w:r w:rsidR="00287095">
        <w:t xml:space="preserve"> </w:t>
      </w:r>
      <w:r>
        <w:t>e eles vão certificar, e eu vou organizar e vou desenvolver os cursos de formação de professores, principalmente na linha da pedagogia alfa.</w:t>
      </w:r>
    </w:p>
    <w:p w14:paraId="2D1107FE" w14:textId="77777777" w:rsidR="00C12CE5" w:rsidRDefault="00C12CE5" w:rsidP="0014466B">
      <w:pPr>
        <w:jc w:val="both"/>
      </w:pPr>
    </w:p>
    <w:p w14:paraId="016C744B" w14:textId="77777777" w:rsidR="00C12CE5" w:rsidRPr="008C63FA" w:rsidRDefault="00C12CE5" w:rsidP="0014466B">
      <w:pPr>
        <w:jc w:val="both"/>
        <w:rPr>
          <w:b/>
          <w:bCs/>
        </w:rPr>
      </w:pPr>
      <w:r w:rsidRPr="008C63FA">
        <w:rPr>
          <w:b/>
          <w:bCs/>
        </w:rPr>
        <w:t>Iara</w:t>
      </w:r>
    </w:p>
    <w:p w14:paraId="38B60CA1" w14:textId="0351D532" w:rsidR="00C12CE5" w:rsidRDefault="00C12CE5" w:rsidP="0014466B">
      <w:pPr>
        <w:jc w:val="both"/>
      </w:pPr>
      <w:r>
        <w:t>Maravilha. E vocês lançaram</w:t>
      </w:r>
      <w:r w:rsidR="008C63FA">
        <w:t xml:space="preserve"> o</w:t>
      </w:r>
      <w:r>
        <w:t xml:space="preserve"> CNPJ já está ativo?</w:t>
      </w:r>
    </w:p>
    <w:p w14:paraId="3B0F5CD9" w14:textId="77777777" w:rsidR="00C12CE5" w:rsidRDefault="00C12CE5" w:rsidP="0014466B">
      <w:pPr>
        <w:jc w:val="both"/>
      </w:pPr>
    </w:p>
    <w:p w14:paraId="5769C666" w14:textId="77777777" w:rsidR="00C12CE5" w:rsidRPr="008C63FA" w:rsidRDefault="00C12CE5" w:rsidP="0014466B">
      <w:pPr>
        <w:jc w:val="both"/>
        <w:rPr>
          <w:b/>
          <w:bCs/>
        </w:rPr>
      </w:pPr>
      <w:r w:rsidRPr="008C63FA">
        <w:rPr>
          <w:b/>
          <w:bCs/>
        </w:rPr>
        <w:t>Luiz Síveres</w:t>
      </w:r>
    </w:p>
    <w:p w14:paraId="0FED2188" w14:textId="77777777" w:rsidR="00C12CE5" w:rsidRDefault="00C12CE5" w:rsidP="0014466B">
      <w:pPr>
        <w:jc w:val="both"/>
      </w:pPr>
      <w:r>
        <w:t>Tá. Há duas semanas.</w:t>
      </w:r>
    </w:p>
    <w:p w14:paraId="172C1628" w14:textId="77777777" w:rsidR="00C12CE5" w:rsidRDefault="00C12CE5" w:rsidP="0014466B">
      <w:pPr>
        <w:jc w:val="both"/>
      </w:pPr>
    </w:p>
    <w:p w14:paraId="115AB568" w14:textId="77777777" w:rsidR="00C12CE5" w:rsidRPr="008C63FA" w:rsidRDefault="00C12CE5" w:rsidP="0014466B">
      <w:pPr>
        <w:jc w:val="both"/>
        <w:rPr>
          <w:b/>
          <w:bCs/>
        </w:rPr>
      </w:pPr>
      <w:r w:rsidRPr="008C63FA">
        <w:rPr>
          <w:b/>
          <w:bCs/>
        </w:rPr>
        <w:t>Iara</w:t>
      </w:r>
    </w:p>
    <w:p w14:paraId="5FEE0516" w14:textId="77777777" w:rsidR="00C12CE5" w:rsidRDefault="00C12CE5" w:rsidP="0014466B">
      <w:pPr>
        <w:jc w:val="both"/>
      </w:pPr>
      <w:r>
        <w:t>Ah, é novinho! Bem-vindos, bem-vindos ao empreendedorismo social. Vai dar tudo certo, não é fácil.</w:t>
      </w:r>
    </w:p>
    <w:p w14:paraId="49460092" w14:textId="77777777" w:rsidR="00C12CE5" w:rsidRPr="008C63FA" w:rsidRDefault="00C12CE5" w:rsidP="0014466B">
      <w:pPr>
        <w:jc w:val="both"/>
        <w:rPr>
          <w:b/>
          <w:bCs/>
        </w:rPr>
      </w:pPr>
    </w:p>
    <w:p w14:paraId="1D90CA3E" w14:textId="77777777" w:rsidR="00C12CE5" w:rsidRPr="008C63FA" w:rsidRDefault="00C12CE5" w:rsidP="0014466B">
      <w:pPr>
        <w:jc w:val="both"/>
        <w:rPr>
          <w:b/>
          <w:bCs/>
        </w:rPr>
      </w:pPr>
      <w:r w:rsidRPr="008C63FA">
        <w:rPr>
          <w:b/>
          <w:bCs/>
        </w:rPr>
        <w:t>Luiz Síveres</w:t>
      </w:r>
    </w:p>
    <w:p w14:paraId="56AB60E6" w14:textId="77777777" w:rsidR="00C12CE5" w:rsidRDefault="00C12CE5" w:rsidP="0014466B">
      <w:pPr>
        <w:jc w:val="both"/>
      </w:pPr>
      <w:r>
        <w:t>Vai, vai. Estou acreditando, vamos lá.</w:t>
      </w:r>
    </w:p>
    <w:p w14:paraId="07B13020" w14:textId="77777777" w:rsidR="00C12CE5" w:rsidRDefault="00C12CE5" w:rsidP="0014466B">
      <w:pPr>
        <w:jc w:val="both"/>
      </w:pPr>
    </w:p>
    <w:p w14:paraId="338FE390" w14:textId="77777777" w:rsidR="00C12CE5" w:rsidRPr="008C63FA" w:rsidRDefault="00C12CE5" w:rsidP="0014466B">
      <w:pPr>
        <w:jc w:val="both"/>
        <w:rPr>
          <w:b/>
          <w:bCs/>
        </w:rPr>
      </w:pPr>
      <w:r w:rsidRPr="008C63FA">
        <w:rPr>
          <w:b/>
          <w:bCs/>
        </w:rPr>
        <w:lastRenderedPageBreak/>
        <w:t>Iara</w:t>
      </w:r>
    </w:p>
    <w:p w14:paraId="194EF7E2" w14:textId="6724784A" w:rsidR="00C12CE5" w:rsidRDefault="00C12CE5" w:rsidP="0014466B">
      <w:pPr>
        <w:jc w:val="both"/>
      </w:pPr>
      <w:r>
        <w:t>Tá certo. Doutor, eu queria agradecer muito a sua participação. A gente vai mover para que essa pesquisa seja o início de uma rede para a discussão de florescimento humano, né?</w:t>
      </w:r>
      <w:r w:rsidR="008C63FA">
        <w:t xml:space="preserve"> </w:t>
      </w:r>
      <w:r>
        <w:t>É</w:t>
      </w:r>
      <w:r w:rsidR="008C63FA">
        <w:t xml:space="preserve"> a</w:t>
      </w:r>
      <w:r>
        <w:t xml:space="preserve"> gente está planejando seminários de divulgação de pesquisa, mas também para a gente trocar, porque percebemos que boa parte das pessoas que estão produzindo a inovação no campo</w:t>
      </w:r>
      <w:r w:rsidR="008C63FA">
        <w:t xml:space="preserve"> </w:t>
      </w:r>
      <w:r>
        <w:t>não se conhecem ainda, principalmente porque é um campo tão amplo.</w:t>
      </w:r>
    </w:p>
    <w:p w14:paraId="05886A1A" w14:textId="77777777" w:rsidR="00C12CE5" w:rsidRPr="008C63FA" w:rsidRDefault="00C12CE5" w:rsidP="0014466B">
      <w:pPr>
        <w:jc w:val="both"/>
        <w:rPr>
          <w:b/>
          <w:bCs/>
        </w:rPr>
      </w:pPr>
    </w:p>
    <w:p w14:paraId="5D5B287B" w14:textId="77777777" w:rsidR="00C12CE5" w:rsidRPr="008C63FA" w:rsidRDefault="00C12CE5" w:rsidP="0014466B">
      <w:pPr>
        <w:jc w:val="both"/>
        <w:rPr>
          <w:b/>
          <w:bCs/>
        </w:rPr>
      </w:pPr>
      <w:r w:rsidRPr="008C63FA">
        <w:rPr>
          <w:b/>
          <w:bCs/>
        </w:rPr>
        <w:t>Luiz Síveres</w:t>
      </w:r>
    </w:p>
    <w:p w14:paraId="0F19CA62" w14:textId="2543B6DD" w:rsidR="00C12CE5" w:rsidRDefault="00C12CE5" w:rsidP="0014466B">
      <w:pPr>
        <w:jc w:val="both"/>
      </w:pPr>
      <w:r>
        <w:t xml:space="preserve">Sim. Então, </w:t>
      </w:r>
      <w:r w:rsidR="008C63FA">
        <w:t>I</w:t>
      </w:r>
      <w:r>
        <w:t>ara, eu gostaria de ficar conectada contigo com a proposta,</w:t>
      </w:r>
      <w:r w:rsidR="008C63FA">
        <w:t xml:space="preserve"> </w:t>
      </w:r>
      <w:r>
        <w:t>e depois, na medida do possível, a gente participar dessa rede como instituto. Eu acho que</w:t>
      </w:r>
      <w:r w:rsidR="008C63FA">
        <w:t xml:space="preserve"> a</w:t>
      </w:r>
      <w:r>
        <w:t xml:space="preserve"> gente precisa somar energia, sabe? </w:t>
      </w:r>
    </w:p>
    <w:p w14:paraId="6B75D6E8" w14:textId="77777777" w:rsidR="00C12CE5" w:rsidRDefault="00C12CE5" w:rsidP="0014466B">
      <w:pPr>
        <w:jc w:val="both"/>
      </w:pPr>
    </w:p>
    <w:p w14:paraId="22C28329" w14:textId="77777777" w:rsidR="00C12CE5" w:rsidRPr="008C63FA" w:rsidRDefault="00C12CE5" w:rsidP="0014466B">
      <w:pPr>
        <w:jc w:val="both"/>
        <w:rPr>
          <w:b/>
          <w:bCs/>
        </w:rPr>
      </w:pPr>
      <w:r w:rsidRPr="008C63FA">
        <w:rPr>
          <w:b/>
          <w:bCs/>
        </w:rPr>
        <w:t>Iara</w:t>
      </w:r>
    </w:p>
    <w:p w14:paraId="1B2E7F8F" w14:textId="51E9B72D" w:rsidR="00C12CE5" w:rsidRDefault="008C63FA" w:rsidP="0014466B">
      <w:pPr>
        <w:jc w:val="both"/>
      </w:pPr>
      <w:r>
        <w:t xml:space="preserve">Com certeza. </w:t>
      </w:r>
      <w:r w:rsidR="00C12CE5">
        <w:t>Para fazer o ramalhete.</w:t>
      </w:r>
    </w:p>
    <w:p w14:paraId="61E0453F" w14:textId="77777777" w:rsidR="00C12CE5" w:rsidRDefault="00C12CE5" w:rsidP="0014466B">
      <w:pPr>
        <w:jc w:val="both"/>
      </w:pPr>
    </w:p>
    <w:p w14:paraId="73CD79D8" w14:textId="77777777" w:rsidR="00C12CE5" w:rsidRPr="008C63FA" w:rsidRDefault="00C12CE5" w:rsidP="0014466B">
      <w:pPr>
        <w:jc w:val="both"/>
        <w:rPr>
          <w:b/>
          <w:bCs/>
        </w:rPr>
      </w:pPr>
      <w:r w:rsidRPr="008C63FA">
        <w:rPr>
          <w:b/>
          <w:bCs/>
        </w:rPr>
        <w:t>Luiz Síveres</w:t>
      </w:r>
    </w:p>
    <w:p w14:paraId="2CC84C41" w14:textId="77777777" w:rsidR="00C12CE5" w:rsidRDefault="00C12CE5" w:rsidP="0014466B">
      <w:pPr>
        <w:jc w:val="both"/>
      </w:pPr>
      <w:r>
        <w:t>Exatamente. Fazer um buquê de flores bonitas.</w:t>
      </w:r>
    </w:p>
    <w:p w14:paraId="1B222BF6" w14:textId="77777777" w:rsidR="00C12CE5" w:rsidRDefault="00C12CE5" w:rsidP="0014466B">
      <w:pPr>
        <w:jc w:val="both"/>
      </w:pPr>
    </w:p>
    <w:p w14:paraId="08FD47C0" w14:textId="77777777" w:rsidR="00C12CE5" w:rsidRPr="008C63FA" w:rsidRDefault="00C12CE5" w:rsidP="0014466B">
      <w:pPr>
        <w:jc w:val="both"/>
        <w:rPr>
          <w:b/>
          <w:bCs/>
        </w:rPr>
      </w:pPr>
      <w:r w:rsidRPr="008C63FA">
        <w:rPr>
          <w:b/>
          <w:bCs/>
        </w:rPr>
        <w:t>Iara</w:t>
      </w:r>
    </w:p>
    <w:p w14:paraId="77B639E2" w14:textId="77777777" w:rsidR="00C12CE5" w:rsidRDefault="00C12CE5" w:rsidP="0014466B">
      <w:pPr>
        <w:jc w:val="both"/>
      </w:pPr>
      <w:r>
        <w:t>Sim, pode deixar.</w:t>
      </w:r>
    </w:p>
    <w:p w14:paraId="24D78897" w14:textId="77777777" w:rsidR="00C12CE5" w:rsidRDefault="00C12CE5" w:rsidP="0014466B">
      <w:pPr>
        <w:jc w:val="both"/>
      </w:pPr>
    </w:p>
    <w:p w14:paraId="7B9FDB80" w14:textId="77777777" w:rsidR="00C12CE5" w:rsidRPr="008C63FA" w:rsidRDefault="00C12CE5" w:rsidP="0014466B">
      <w:pPr>
        <w:jc w:val="both"/>
        <w:rPr>
          <w:b/>
          <w:bCs/>
        </w:rPr>
      </w:pPr>
      <w:r w:rsidRPr="008C63FA">
        <w:rPr>
          <w:b/>
          <w:bCs/>
        </w:rPr>
        <w:t>Luiz Síveres</w:t>
      </w:r>
    </w:p>
    <w:p w14:paraId="3EB4A4C0" w14:textId="77777777" w:rsidR="00C12CE5" w:rsidRDefault="00C12CE5" w:rsidP="0014466B">
      <w:pPr>
        <w:jc w:val="both"/>
      </w:pPr>
      <w:r>
        <w:t>Na sua tonalidade, na sua coloração, no seu perfume. Sim.</w:t>
      </w:r>
    </w:p>
    <w:p w14:paraId="33213F47" w14:textId="77777777" w:rsidR="00C12CE5" w:rsidRDefault="00C12CE5" w:rsidP="0014466B">
      <w:pPr>
        <w:jc w:val="both"/>
      </w:pPr>
    </w:p>
    <w:p w14:paraId="1D85655B" w14:textId="77777777" w:rsidR="00C12CE5" w:rsidRPr="008C63FA" w:rsidRDefault="00C12CE5" w:rsidP="0014466B">
      <w:pPr>
        <w:jc w:val="both"/>
        <w:rPr>
          <w:b/>
          <w:bCs/>
        </w:rPr>
      </w:pPr>
      <w:r w:rsidRPr="008C63FA">
        <w:rPr>
          <w:b/>
          <w:bCs/>
        </w:rPr>
        <w:t>Iara</w:t>
      </w:r>
    </w:p>
    <w:p w14:paraId="2A946B8A" w14:textId="578A8E9B" w:rsidR="00C12CE5" w:rsidRDefault="00C12CE5" w:rsidP="0014466B">
      <w:pPr>
        <w:jc w:val="both"/>
      </w:pPr>
      <w:r>
        <w:t>E a Tec de Monte</w:t>
      </w:r>
      <w:r w:rsidR="008C63FA">
        <w:t xml:space="preserve">rrey </w:t>
      </w:r>
      <w:r>
        <w:t>tem uma coisa que é muito bacana, que a gente conta com um time de profissionais, de mestrandos, que estão na condição de assistente de pesquisa, né?</w:t>
      </w:r>
      <w:r w:rsidR="008C63FA">
        <w:t xml:space="preserve"> </w:t>
      </w:r>
      <w:r>
        <w:t>Que boa parte dessas atribuições deles, inclusive a Gris, que você conheceu hoje, é nos ajudar a manter o contato com essa rede de pessoas que a gente vem acionando.</w:t>
      </w:r>
      <w:r w:rsidR="008C63FA">
        <w:t xml:space="preserve">  </w:t>
      </w:r>
      <w:r>
        <w:t>Porque a gente sabe também que a tendência não é que a pesquisa necessariamente não gera mobilização, mas a gente está se preocupando em manter esse diálogo acontecendo.</w:t>
      </w:r>
    </w:p>
    <w:p w14:paraId="1AEE6134" w14:textId="77777777" w:rsidR="00C12CE5" w:rsidRDefault="00C12CE5" w:rsidP="0014466B">
      <w:pPr>
        <w:jc w:val="both"/>
      </w:pPr>
    </w:p>
    <w:p w14:paraId="4613DA16" w14:textId="77777777" w:rsidR="00C12CE5" w:rsidRPr="008C63FA" w:rsidRDefault="00C12CE5" w:rsidP="0014466B">
      <w:pPr>
        <w:jc w:val="both"/>
        <w:rPr>
          <w:b/>
          <w:bCs/>
        </w:rPr>
      </w:pPr>
      <w:r w:rsidRPr="008C63FA">
        <w:rPr>
          <w:b/>
          <w:bCs/>
        </w:rPr>
        <w:t>Luiz Síveres</w:t>
      </w:r>
    </w:p>
    <w:p w14:paraId="02A261CD" w14:textId="77777777" w:rsidR="00C12CE5" w:rsidRDefault="00C12CE5" w:rsidP="0014466B">
      <w:pPr>
        <w:jc w:val="both"/>
      </w:pPr>
      <w:r>
        <w:t>Sem dúvida. Vamos criar rede de polinizadores.</w:t>
      </w:r>
    </w:p>
    <w:p w14:paraId="2A8EA6DA" w14:textId="77777777" w:rsidR="00C12CE5" w:rsidRDefault="00C12CE5" w:rsidP="0014466B">
      <w:pPr>
        <w:jc w:val="both"/>
      </w:pPr>
    </w:p>
    <w:p w14:paraId="3DA3C793" w14:textId="77777777" w:rsidR="00C12CE5" w:rsidRPr="008C63FA" w:rsidRDefault="00C12CE5" w:rsidP="0014466B">
      <w:pPr>
        <w:jc w:val="both"/>
        <w:rPr>
          <w:b/>
          <w:bCs/>
        </w:rPr>
      </w:pPr>
      <w:r w:rsidRPr="008C63FA">
        <w:rPr>
          <w:b/>
          <w:bCs/>
        </w:rPr>
        <w:t>Iara</w:t>
      </w:r>
    </w:p>
    <w:p w14:paraId="4F2C1CBB" w14:textId="69FB4067" w:rsidR="00C12CE5" w:rsidRDefault="00C12CE5" w:rsidP="0014466B">
      <w:pPr>
        <w:jc w:val="both"/>
      </w:pPr>
      <w:r>
        <w:t>Vamos polinizar</w:t>
      </w:r>
      <w:r w:rsidR="008C63FA">
        <w:t xml:space="preserve"> p</w:t>
      </w:r>
      <w:r>
        <w:t>ara poder florescer. Para poder, depois, mais chorar. Muito bom, doutor. Olha, muito prazer. Muito obrigada pela aula sobre pedagogia alfa.</w:t>
      </w:r>
    </w:p>
    <w:p w14:paraId="6A5712F7" w14:textId="77777777" w:rsidR="00C12CE5" w:rsidRDefault="00C12CE5" w:rsidP="0014466B">
      <w:pPr>
        <w:jc w:val="both"/>
      </w:pPr>
      <w:r>
        <w:t>Achei super interessante. Sou terceira geração do movimento dos seringueiros no Acre. Que legal. Então eu acho que tem tudo a ver. O senhor ia falando e eu lembrando.</w:t>
      </w:r>
    </w:p>
    <w:p w14:paraId="297F7030" w14:textId="77777777" w:rsidR="00C12CE5" w:rsidRDefault="00C12CE5" w:rsidP="0014466B">
      <w:pPr>
        <w:jc w:val="both"/>
      </w:pPr>
    </w:p>
    <w:p w14:paraId="18FFAED7" w14:textId="77777777" w:rsidR="00C12CE5" w:rsidRPr="008C63FA" w:rsidRDefault="00C12CE5" w:rsidP="0014466B">
      <w:pPr>
        <w:jc w:val="both"/>
        <w:rPr>
          <w:b/>
          <w:bCs/>
        </w:rPr>
      </w:pPr>
      <w:r w:rsidRPr="008C63FA">
        <w:rPr>
          <w:b/>
          <w:bCs/>
        </w:rPr>
        <w:t>Luiz Síveres</w:t>
      </w:r>
    </w:p>
    <w:p w14:paraId="23E339EF" w14:textId="77777777" w:rsidR="00C12CE5" w:rsidRDefault="00C12CE5" w:rsidP="0014466B">
      <w:pPr>
        <w:jc w:val="both"/>
      </w:pPr>
      <w:r>
        <w:t>Tudo a ver. Movimento popular, social, tudo tem essa lógica.</w:t>
      </w:r>
    </w:p>
    <w:p w14:paraId="5F3258C5" w14:textId="77777777" w:rsidR="00C12CE5" w:rsidRDefault="00C12CE5" w:rsidP="0014466B">
      <w:pPr>
        <w:jc w:val="both"/>
      </w:pPr>
    </w:p>
    <w:p w14:paraId="29845A54" w14:textId="77777777" w:rsidR="00C12CE5" w:rsidRPr="008C63FA" w:rsidRDefault="00C12CE5" w:rsidP="0014466B">
      <w:pPr>
        <w:jc w:val="both"/>
        <w:rPr>
          <w:b/>
          <w:bCs/>
        </w:rPr>
      </w:pPr>
      <w:r w:rsidRPr="008C63FA">
        <w:rPr>
          <w:b/>
          <w:bCs/>
        </w:rPr>
        <w:lastRenderedPageBreak/>
        <w:t>Iara</w:t>
      </w:r>
    </w:p>
    <w:p w14:paraId="558A1D69" w14:textId="77777777" w:rsidR="00C12CE5" w:rsidRDefault="00C12CE5" w:rsidP="0014466B">
      <w:pPr>
        <w:jc w:val="both"/>
      </w:pPr>
      <w:r>
        <w:t>Sim. Uma ótima tarde para o senhor. A gente se mantém em contato, tá bem?</w:t>
      </w:r>
    </w:p>
    <w:p w14:paraId="2E971744" w14:textId="77777777" w:rsidR="00C12CE5" w:rsidRDefault="00C12CE5" w:rsidP="0014466B">
      <w:pPr>
        <w:jc w:val="both"/>
      </w:pPr>
    </w:p>
    <w:p w14:paraId="75646889" w14:textId="77777777" w:rsidR="00C12CE5" w:rsidRPr="008C63FA" w:rsidRDefault="00C12CE5" w:rsidP="0014466B">
      <w:pPr>
        <w:jc w:val="both"/>
        <w:rPr>
          <w:b/>
          <w:bCs/>
        </w:rPr>
      </w:pPr>
      <w:r w:rsidRPr="008C63FA">
        <w:rPr>
          <w:b/>
          <w:bCs/>
        </w:rPr>
        <w:t>Luiz Síveres</w:t>
      </w:r>
    </w:p>
    <w:p w14:paraId="280B51FF" w14:textId="77777777" w:rsidR="00C12CE5" w:rsidRDefault="00C12CE5" w:rsidP="0014466B">
      <w:pPr>
        <w:jc w:val="both"/>
      </w:pPr>
      <w:r>
        <w:t>Obrigado. Tá bom.</w:t>
      </w:r>
    </w:p>
    <w:p w14:paraId="555571C9" w14:textId="77777777" w:rsidR="00C12CE5" w:rsidRDefault="00C12CE5" w:rsidP="0014466B">
      <w:pPr>
        <w:jc w:val="both"/>
      </w:pPr>
    </w:p>
    <w:p w14:paraId="6A00AFDB" w14:textId="010248DF" w:rsidR="00766F01" w:rsidRDefault="00766F01" w:rsidP="0014466B">
      <w:pPr>
        <w:jc w:val="both"/>
      </w:pPr>
    </w:p>
    <w:sectPr w:rsidR="00766F01">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3" w:author="iara@nossaterrafirme.com" w:date="2024-07-17T04:46:00Z" w:initials="ia">
    <w:p w14:paraId="377F8669" w14:textId="7D837510" w:rsidR="60B68F98" w:rsidRDefault="60B68F98">
      <w:r>
        <w:t>If I understood correctly the reasoning behind the highlights (research institutions and scholars), this one should not be highlighted. Latu Sensu is a phrase in latin that means "general meaning", and it is used in Brazil to differentiate specialist degrees and generalistic degrees, specially in teaching licensing contexts</w:t>
      </w:r>
      <w: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77F866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42D4FB5D" w16cex:dateUtc="2024-07-17T07: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77F8669" w16cid:durableId="42D4FB5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iara@nossaterrafirme.com">
    <w15:presenceInfo w15:providerId="AD" w15:userId="S::urn:spo:guest#iara@nossaterrafirme.com::"/>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F01"/>
    <w:rsid w:val="000E7705"/>
    <w:rsid w:val="0014466B"/>
    <w:rsid w:val="0021737F"/>
    <w:rsid w:val="00287095"/>
    <w:rsid w:val="002B23CB"/>
    <w:rsid w:val="002B7ACF"/>
    <w:rsid w:val="00447967"/>
    <w:rsid w:val="004E49C0"/>
    <w:rsid w:val="00671800"/>
    <w:rsid w:val="00766F01"/>
    <w:rsid w:val="008C63FA"/>
    <w:rsid w:val="00A41CF6"/>
    <w:rsid w:val="00AB2BCE"/>
    <w:rsid w:val="00B51A6A"/>
    <w:rsid w:val="00C12CE5"/>
    <w:rsid w:val="00C27E48"/>
    <w:rsid w:val="00C6243B"/>
    <w:rsid w:val="00C74A92"/>
    <w:rsid w:val="00D07871"/>
    <w:rsid w:val="00D24C80"/>
    <w:rsid w:val="00D9513C"/>
    <w:rsid w:val="00DE3364"/>
    <w:rsid w:val="00E76A19"/>
    <w:rsid w:val="00E878F1"/>
    <w:rsid w:val="00F03C0B"/>
    <w:rsid w:val="00F3139F"/>
    <w:rsid w:val="020D403F"/>
    <w:rsid w:val="0377684B"/>
    <w:rsid w:val="06F92550"/>
    <w:rsid w:val="0A931E68"/>
    <w:rsid w:val="0C24B8F1"/>
    <w:rsid w:val="0E80E1CF"/>
    <w:rsid w:val="126440A1"/>
    <w:rsid w:val="172CEC31"/>
    <w:rsid w:val="18B97CD2"/>
    <w:rsid w:val="1E63EF06"/>
    <w:rsid w:val="265B1635"/>
    <w:rsid w:val="29706C6A"/>
    <w:rsid w:val="2C1CC12E"/>
    <w:rsid w:val="354BC952"/>
    <w:rsid w:val="4A486D1E"/>
    <w:rsid w:val="4D8AEDC7"/>
    <w:rsid w:val="515E9AF5"/>
    <w:rsid w:val="53167592"/>
    <w:rsid w:val="54C8AC9E"/>
    <w:rsid w:val="569CA758"/>
    <w:rsid w:val="5867C47C"/>
    <w:rsid w:val="5B98AFF9"/>
    <w:rsid w:val="5FEEB126"/>
    <w:rsid w:val="600ECDEF"/>
    <w:rsid w:val="60B68F98"/>
    <w:rsid w:val="62587D32"/>
    <w:rsid w:val="6420EF54"/>
    <w:rsid w:val="6AE1F637"/>
    <w:rsid w:val="6F5D48DF"/>
    <w:rsid w:val="73A3098E"/>
    <w:rsid w:val="75083807"/>
    <w:rsid w:val="7CF93A23"/>
    <w:rsid w:val="7E535F62"/>
    <w:rsid w:val="7F03225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21925F83"/>
  <w15:chartTrackingRefBased/>
  <w15:docId w15:val="{51C61D5C-DADE-F54B-A8BD-20705F06B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Ttulo1">
    <w:name w:val="heading 1"/>
    <w:basedOn w:val="Normal"/>
    <w:next w:val="Normal"/>
    <w:link w:val="Ttulo1Car"/>
    <w:uiPriority w:val="9"/>
    <w:qFormat/>
    <w:rsid w:val="00766F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66F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66F0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66F0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66F0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66F01"/>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66F01"/>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66F01"/>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66F01"/>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66F01"/>
    <w:rPr>
      <w:rFonts w:asciiTheme="majorHAnsi" w:eastAsiaTheme="majorEastAsia" w:hAnsiTheme="majorHAnsi" w:cstheme="majorBidi"/>
      <w:color w:val="0F4761" w:themeColor="accent1" w:themeShade="BF"/>
      <w:sz w:val="40"/>
      <w:szCs w:val="40"/>
      <w:lang w:val="es-ES"/>
    </w:rPr>
  </w:style>
  <w:style w:type="character" w:customStyle="1" w:styleId="Ttulo2Car">
    <w:name w:val="Título 2 Car"/>
    <w:basedOn w:val="Fuentedeprrafopredeter"/>
    <w:link w:val="Ttulo2"/>
    <w:uiPriority w:val="9"/>
    <w:semiHidden/>
    <w:rsid w:val="00766F01"/>
    <w:rPr>
      <w:rFonts w:asciiTheme="majorHAnsi" w:eastAsiaTheme="majorEastAsia" w:hAnsiTheme="majorHAnsi" w:cstheme="majorBidi"/>
      <w:color w:val="0F4761" w:themeColor="accent1" w:themeShade="BF"/>
      <w:sz w:val="32"/>
      <w:szCs w:val="32"/>
      <w:lang w:val="es-ES"/>
    </w:rPr>
  </w:style>
  <w:style w:type="character" w:customStyle="1" w:styleId="Ttulo3Car">
    <w:name w:val="Título 3 Car"/>
    <w:basedOn w:val="Fuentedeprrafopredeter"/>
    <w:link w:val="Ttulo3"/>
    <w:uiPriority w:val="9"/>
    <w:semiHidden/>
    <w:rsid w:val="00766F01"/>
    <w:rPr>
      <w:rFonts w:eastAsiaTheme="majorEastAsia" w:cstheme="majorBidi"/>
      <w:color w:val="0F4761" w:themeColor="accent1" w:themeShade="BF"/>
      <w:sz w:val="28"/>
      <w:szCs w:val="28"/>
      <w:lang w:val="es-ES"/>
    </w:rPr>
  </w:style>
  <w:style w:type="character" w:customStyle="1" w:styleId="Ttulo4Car">
    <w:name w:val="Título 4 Car"/>
    <w:basedOn w:val="Fuentedeprrafopredeter"/>
    <w:link w:val="Ttulo4"/>
    <w:uiPriority w:val="9"/>
    <w:semiHidden/>
    <w:rsid w:val="00766F01"/>
    <w:rPr>
      <w:rFonts w:eastAsiaTheme="majorEastAsia" w:cstheme="majorBidi"/>
      <w:i/>
      <w:iCs/>
      <w:color w:val="0F4761" w:themeColor="accent1" w:themeShade="BF"/>
      <w:lang w:val="es-ES"/>
    </w:rPr>
  </w:style>
  <w:style w:type="character" w:customStyle="1" w:styleId="Ttulo5Car">
    <w:name w:val="Título 5 Car"/>
    <w:basedOn w:val="Fuentedeprrafopredeter"/>
    <w:link w:val="Ttulo5"/>
    <w:uiPriority w:val="9"/>
    <w:semiHidden/>
    <w:rsid w:val="00766F01"/>
    <w:rPr>
      <w:rFonts w:eastAsiaTheme="majorEastAsia" w:cstheme="majorBidi"/>
      <w:color w:val="0F4761" w:themeColor="accent1" w:themeShade="BF"/>
      <w:lang w:val="es-ES"/>
    </w:rPr>
  </w:style>
  <w:style w:type="character" w:customStyle="1" w:styleId="Ttulo6Car">
    <w:name w:val="Título 6 Car"/>
    <w:basedOn w:val="Fuentedeprrafopredeter"/>
    <w:link w:val="Ttulo6"/>
    <w:uiPriority w:val="9"/>
    <w:semiHidden/>
    <w:rsid w:val="00766F01"/>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766F01"/>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766F01"/>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766F01"/>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766F01"/>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66F01"/>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766F01"/>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66F01"/>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766F01"/>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766F01"/>
    <w:rPr>
      <w:i/>
      <w:iCs/>
      <w:color w:val="404040" w:themeColor="text1" w:themeTint="BF"/>
      <w:lang w:val="es-ES"/>
    </w:rPr>
  </w:style>
  <w:style w:type="paragraph" w:styleId="Prrafodelista">
    <w:name w:val="List Paragraph"/>
    <w:basedOn w:val="Normal"/>
    <w:uiPriority w:val="34"/>
    <w:qFormat/>
    <w:rsid w:val="00766F01"/>
    <w:pPr>
      <w:ind w:left="720"/>
      <w:contextualSpacing/>
    </w:pPr>
  </w:style>
  <w:style w:type="character" w:styleId="nfasisintenso">
    <w:name w:val="Intense Emphasis"/>
    <w:basedOn w:val="Fuentedeprrafopredeter"/>
    <w:uiPriority w:val="21"/>
    <w:qFormat/>
    <w:rsid w:val="00766F01"/>
    <w:rPr>
      <w:i/>
      <w:iCs/>
      <w:color w:val="0F4761" w:themeColor="accent1" w:themeShade="BF"/>
    </w:rPr>
  </w:style>
  <w:style w:type="paragraph" w:styleId="Citadestacada">
    <w:name w:val="Intense Quote"/>
    <w:basedOn w:val="Normal"/>
    <w:next w:val="Normal"/>
    <w:link w:val="CitadestacadaCar"/>
    <w:uiPriority w:val="30"/>
    <w:qFormat/>
    <w:rsid w:val="00766F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66F01"/>
    <w:rPr>
      <w:i/>
      <w:iCs/>
      <w:color w:val="0F4761" w:themeColor="accent1" w:themeShade="BF"/>
      <w:lang w:val="es-ES"/>
    </w:rPr>
  </w:style>
  <w:style w:type="character" w:styleId="Referenciaintensa">
    <w:name w:val="Intense Reference"/>
    <w:basedOn w:val="Fuentedeprrafopredeter"/>
    <w:uiPriority w:val="32"/>
    <w:qFormat/>
    <w:rsid w:val="00766F01"/>
    <w:rPr>
      <w:b/>
      <w:bCs/>
      <w:smallCaps/>
      <w:color w:val="0F4761" w:themeColor="accent1" w:themeShade="BF"/>
      <w:spacing w:val="5"/>
    </w:rPr>
  </w:style>
  <w:style w:type="paragraph" w:customStyle="1" w:styleId="paragraph">
    <w:name w:val="paragraph"/>
    <w:basedOn w:val="Normal"/>
    <w:rsid w:val="00766F01"/>
    <w:pPr>
      <w:spacing w:before="100" w:beforeAutospacing="1" w:after="100" w:afterAutospacing="1"/>
    </w:pPr>
    <w:rPr>
      <w:rFonts w:ascii="Times New Roman" w:eastAsia="Times New Roman" w:hAnsi="Times New Roman" w:cs="Times New Roman"/>
      <w:kern w:val="0"/>
      <w:lang w:val="es-MX" w:eastAsia="es-MX"/>
      <w14:ligatures w14:val="none"/>
    </w:rPr>
  </w:style>
  <w:style w:type="character" w:customStyle="1" w:styleId="normaltextrun">
    <w:name w:val="normaltextrun"/>
    <w:basedOn w:val="Fuentedeprrafopredeter"/>
    <w:rsid w:val="00766F01"/>
  </w:style>
  <w:style w:type="character" w:customStyle="1" w:styleId="eop">
    <w:name w:val="eop"/>
    <w:basedOn w:val="Fuentedeprrafopredeter"/>
    <w:rsid w:val="00766F01"/>
  </w:style>
  <w:style w:type="paragraph" w:styleId="Textocomentario">
    <w:name w:val="annotation text"/>
    <w:basedOn w:val="Normal"/>
    <w:link w:val="TextocomentarioCar"/>
    <w:uiPriority w:val="99"/>
    <w:semiHidden/>
    <w:unhideWhenUsed/>
    <w:rPr>
      <w:sz w:val="20"/>
      <w:szCs w:val="20"/>
    </w:rPr>
  </w:style>
  <w:style w:type="character" w:customStyle="1" w:styleId="TextocomentarioCar">
    <w:name w:val="Texto comentario Car"/>
    <w:basedOn w:val="Fuentedeprrafopredeter"/>
    <w:link w:val="Textocomentario"/>
    <w:uiPriority w:val="99"/>
    <w:semiHidden/>
    <w:rPr>
      <w:sz w:val="20"/>
      <w:szCs w:val="20"/>
      <w:lang w:val="es-ES"/>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microsoft.com/office/2018/08/relationships/commentsExtensible" Target="commentsExtensible.xml"/><Relationship Id="rId4" Type="http://schemas.openxmlformats.org/officeDocument/2006/relationships/styles" Target="styles.xml"/><Relationship Id="rId9" Type="http://schemas.microsoft.com/office/2016/09/relationships/commentsIds" Target="commentsId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5DBA37A83990149BCBEEC5FE89DEDEB" ma:contentTypeVersion="11" ma:contentTypeDescription="Crear nuevo documento." ma:contentTypeScope="" ma:versionID="9dd47725b16427b845ae3fe8b6689062">
  <xsd:schema xmlns:xsd="http://www.w3.org/2001/XMLSchema" xmlns:xs="http://www.w3.org/2001/XMLSchema" xmlns:p="http://schemas.microsoft.com/office/2006/metadata/properties" xmlns:ns2="9710a9c8-0067-48d2-b25f-61503faecee3" xmlns:ns3="a57dc0e5-05aa-463e-a8fb-54667b11f951" targetNamespace="http://schemas.microsoft.com/office/2006/metadata/properties" ma:root="true" ma:fieldsID="313b0bf9934d394dd3aeecad281da869" ns2:_="" ns3:_="">
    <xsd:import namespace="9710a9c8-0067-48d2-b25f-61503faecee3"/>
    <xsd:import namespace="a57dc0e5-05aa-463e-a8fb-54667b11f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10a9c8-0067-48d2-b25f-61503faece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57dc0e5-05aa-463e-a8fb-54667b11f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85438cc-fd53-44c0-9b9c-342e0d578aa3}" ma:internalName="TaxCatchAll" ma:showField="CatchAllData" ma:web="a57dc0e5-05aa-463e-a8fb-54667b11f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710a9c8-0067-48d2-b25f-61503faecee3">
      <Terms xmlns="http://schemas.microsoft.com/office/infopath/2007/PartnerControls"/>
    </lcf76f155ced4ddcb4097134ff3c332f>
    <TaxCatchAll xmlns="a57dc0e5-05aa-463e-a8fb-54667b11f95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0C966B6-F6C6-460D-91F8-A2F53970E3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10a9c8-0067-48d2-b25f-61503faecee3"/>
    <ds:schemaRef ds:uri="a57dc0e5-05aa-463e-a8fb-54667b11f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CF9E2F8-7550-44DB-A128-6B5793FFBC32}">
  <ds:schemaRefs>
    <ds:schemaRef ds:uri="http://schemas.microsoft.com/office/2006/metadata/properties"/>
    <ds:schemaRef ds:uri="http://schemas.microsoft.com/office/infopath/2007/PartnerControls"/>
    <ds:schemaRef ds:uri="9710a9c8-0067-48d2-b25f-61503faecee3"/>
    <ds:schemaRef ds:uri="a57dc0e5-05aa-463e-a8fb-54667b11f951"/>
  </ds:schemaRefs>
</ds:datastoreItem>
</file>

<file path=customXml/itemProps3.xml><?xml version="1.0" encoding="utf-8"?>
<ds:datastoreItem xmlns:ds="http://schemas.openxmlformats.org/officeDocument/2006/customXml" ds:itemID="{E3717D2F-9D26-4F5A-A6E1-788C6F5543D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5346</Words>
  <Characters>29404</Characters>
  <Application>Microsoft Office Word</Application>
  <DocSecurity>0</DocSecurity>
  <Lines>245</Lines>
  <Paragraphs>69</Paragraphs>
  <ScaleCrop>false</ScaleCrop>
  <Company/>
  <LinksUpToDate>false</LinksUpToDate>
  <CharactersWithSpaces>34681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Sarahí Espinoza González</dc:creator>
  <cp:keywords/>
  <dc:description/>
  <cp:lastModifiedBy>Alberto Hernández Baqueiro</cp:lastModifiedBy>
  <cp:revision>2</cp:revision>
  <dcterms:created xsi:type="dcterms:W3CDTF">2026-07-23T01:02:00Z</dcterms:created>
  <dcterms:modified xsi:type="dcterms:W3CDTF">2026-07-23T01:02:00Z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0x01010085DBA37A83990149BCBEEC5FE89DEDEB</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