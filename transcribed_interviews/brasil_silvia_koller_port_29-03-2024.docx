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C24E12" w14:textId="76C0CBAB" w:rsidR="00EC488C" w:rsidRPr="00EC488C" w:rsidRDefault="00EC488C" w:rsidP="00EC488C">
      <w:pPr>
        <w:jc w:val="center"/>
        <w:rPr>
          <w:rFonts w:ascii="Aptos" w:eastAsia="Aptos" w:hAnsi="Aptos" w:cs="Aptos"/>
          <w:b/>
          <w:bCs/>
          <w:color w:val="000000" w:themeColor="text1"/>
          <w:sz w:val="32"/>
          <w:szCs w:val="32"/>
          <w:lang w:val="es-MX"/>
        </w:rPr>
      </w:pPr>
      <w:r w:rsidRPr="00EC488C">
        <w:rPr>
          <w:rFonts w:ascii="Aptos" w:eastAsia="Aptos" w:hAnsi="Aptos" w:cs="Aptos"/>
          <w:b/>
          <w:bCs/>
          <w:color w:val="000000" w:themeColor="text1"/>
          <w:sz w:val="32"/>
          <w:szCs w:val="32"/>
          <w:lang w:val="es-MX"/>
        </w:rPr>
        <w:t>Transcrição da entrevista com a Dra. S</w:t>
      </w:r>
      <w:r w:rsidR="00C917A3">
        <w:rPr>
          <w:rFonts w:ascii="Aptos" w:eastAsia="Aptos" w:hAnsi="Aptos" w:cs="Aptos"/>
          <w:b/>
          <w:bCs/>
          <w:color w:val="000000" w:themeColor="text1"/>
          <w:sz w:val="32"/>
          <w:szCs w:val="32"/>
          <w:lang w:val="es-MX"/>
        </w:rPr>
        <w:t>ílvia Koller</w:t>
      </w:r>
      <w:r w:rsidR="005F5D0B">
        <w:rPr>
          <w:rFonts w:ascii="Aptos" w:eastAsia="Aptos" w:hAnsi="Aptos" w:cs="Aptos"/>
          <w:b/>
          <w:bCs/>
          <w:color w:val="000000" w:themeColor="text1"/>
          <w:sz w:val="32"/>
          <w:szCs w:val="32"/>
          <w:lang w:val="es-MX"/>
        </w:rPr>
        <w:t xml:space="preserve"> </w:t>
      </w:r>
    </w:p>
    <w:p w14:paraId="3439C981" w14:textId="77777777" w:rsidR="00EC488C" w:rsidRPr="00EC488C" w:rsidRDefault="00EC488C" w:rsidP="00EC488C">
      <w:pPr>
        <w:rPr>
          <w:rFonts w:ascii="Aptos" w:eastAsia="Aptos" w:hAnsi="Aptos" w:cs="Aptos"/>
          <w:b/>
          <w:bCs/>
          <w:color w:val="000000" w:themeColor="text1"/>
          <w:sz w:val="32"/>
          <w:szCs w:val="32"/>
          <w:lang w:val="es-MX"/>
        </w:rPr>
      </w:pPr>
    </w:p>
    <w:p w14:paraId="27F41FD9" w14:textId="17D8687C" w:rsidR="00EC488C" w:rsidRPr="00EC488C" w:rsidRDefault="00EC488C" w:rsidP="00EC488C">
      <w:pPr>
        <w:rPr>
          <w:rFonts w:ascii="Aptos" w:eastAsia="Aptos" w:hAnsi="Aptos" w:cs="Aptos"/>
          <w:color w:val="000000" w:themeColor="text1"/>
          <w:lang w:val="es-MX"/>
        </w:rPr>
      </w:pPr>
      <w:r w:rsidRPr="00EC488C">
        <w:rPr>
          <w:rFonts w:ascii="Aptos" w:eastAsia="Aptos" w:hAnsi="Aptos" w:cs="Aptos"/>
          <w:b/>
          <w:bCs/>
          <w:color w:val="000000" w:themeColor="text1"/>
          <w:lang w:val="es-MX"/>
        </w:rPr>
        <w:t>Nome do entrevistado:</w:t>
      </w:r>
      <w:r w:rsidRPr="00EC488C">
        <w:rPr>
          <w:rFonts w:ascii="Aptos" w:eastAsia="Aptos" w:hAnsi="Aptos" w:cs="Aptos"/>
          <w:color w:val="000000" w:themeColor="text1"/>
          <w:lang w:val="es-MX"/>
        </w:rPr>
        <w:t xml:space="preserve"> Dra. </w:t>
      </w:r>
      <w:r w:rsidR="00C917A3">
        <w:rPr>
          <w:rFonts w:ascii="Aptos" w:eastAsia="Aptos" w:hAnsi="Aptos" w:cs="Aptos"/>
          <w:color w:val="000000" w:themeColor="text1"/>
          <w:lang w:val="es-MX"/>
        </w:rPr>
        <w:t>Sílvia Koller</w:t>
      </w:r>
    </w:p>
    <w:p w14:paraId="5B769455" w14:textId="38FE6C4B" w:rsidR="00EC488C" w:rsidRPr="00EC488C" w:rsidRDefault="00EC488C" w:rsidP="00EC488C">
      <w:pPr>
        <w:rPr>
          <w:rFonts w:ascii="Aptos" w:eastAsia="Aptos" w:hAnsi="Aptos" w:cs="Aptos"/>
          <w:color w:val="000000" w:themeColor="text1"/>
          <w:lang w:val="es-MX"/>
        </w:rPr>
      </w:pPr>
      <w:r w:rsidRPr="00EC488C">
        <w:rPr>
          <w:rFonts w:ascii="Aptos" w:eastAsia="Aptos" w:hAnsi="Aptos" w:cs="Aptos"/>
          <w:b/>
          <w:bCs/>
          <w:color w:val="000000" w:themeColor="text1"/>
          <w:lang w:val="es-MX"/>
        </w:rPr>
        <w:t>País entrevistado:</w:t>
      </w:r>
      <w:r w:rsidRPr="00EC488C">
        <w:rPr>
          <w:rFonts w:ascii="Aptos" w:eastAsia="Aptos" w:hAnsi="Aptos" w:cs="Aptos"/>
          <w:color w:val="000000" w:themeColor="text1"/>
          <w:lang w:val="es-MX"/>
        </w:rPr>
        <w:t xml:space="preserve"> </w:t>
      </w:r>
      <w:r w:rsidR="00C917A3">
        <w:rPr>
          <w:rFonts w:ascii="Aptos" w:eastAsia="Aptos" w:hAnsi="Aptos" w:cs="Aptos"/>
          <w:color w:val="000000" w:themeColor="text1"/>
          <w:lang w:val="es-MX"/>
        </w:rPr>
        <w:t>Brasil</w:t>
      </w:r>
    </w:p>
    <w:p w14:paraId="6F256C2C" w14:textId="2CF9045A" w:rsidR="00EC488C" w:rsidRPr="00EC488C" w:rsidRDefault="00EC488C" w:rsidP="00EC488C">
      <w:pPr>
        <w:rPr>
          <w:rFonts w:ascii="Aptos" w:eastAsia="Aptos" w:hAnsi="Aptos" w:cs="Aptos"/>
          <w:color w:val="000000" w:themeColor="text1"/>
          <w:lang w:val="es-MX"/>
        </w:rPr>
      </w:pPr>
      <w:r w:rsidRPr="00EC488C">
        <w:rPr>
          <w:rFonts w:ascii="Aptos" w:eastAsia="Aptos" w:hAnsi="Aptos" w:cs="Aptos"/>
          <w:b/>
          <w:bCs/>
          <w:color w:val="000000" w:themeColor="text1"/>
          <w:lang w:val="es-MX"/>
        </w:rPr>
        <w:t>Data da entrevista:</w:t>
      </w:r>
      <w:r w:rsidRPr="00EC488C">
        <w:rPr>
          <w:rFonts w:ascii="Aptos" w:eastAsia="Aptos" w:hAnsi="Aptos" w:cs="Aptos"/>
          <w:color w:val="000000" w:themeColor="text1"/>
          <w:lang w:val="es-MX"/>
        </w:rPr>
        <w:t xml:space="preserve"> 2</w:t>
      </w:r>
      <w:r w:rsidR="00C917A3">
        <w:rPr>
          <w:rFonts w:ascii="Aptos" w:eastAsia="Aptos" w:hAnsi="Aptos" w:cs="Aptos"/>
          <w:color w:val="000000" w:themeColor="text1"/>
          <w:lang w:val="es-MX"/>
        </w:rPr>
        <w:t>9</w:t>
      </w:r>
      <w:r w:rsidRPr="00EC488C">
        <w:rPr>
          <w:rFonts w:ascii="Aptos" w:eastAsia="Aptos" w:hAnsi="Aptos" w:cs="Aptos"/>
          <w:color w:val="000000" w:themeColor="text1"/>
          <w:lang w:val="es-MX"/>
        </w:rPr>
        <w:t xml:space="preserve"> de março de 2024</w:t>
      </w:r>
    </w:p>
    <w:p w14:paraId="09B3D863" w14:textId="02DC649E" w:rsidR="00EC488C" w:rsidRPr="00EC488C" w:rsidRDefault="00EC488C" w:rsidP="00EC488C">
      <w:pPr>
        <w:rPr>
          <w:rFonts w:ascii="Aptos" w:eastAsia="Aptos" w:hAnsi="Aptos" w:cs="Aptos"/>
          <w:color w:val="000000" w:themeColor="text1"/>
          <w:lang w:val="es-MX"/>
        </w:rPr>
      </w:pPr>
      <w:r w:rsidRPr="00EC488C">
        <w:rPr>
          <w:rFonts w:ascii="Aptos" w:eastAsia="Aptos" w:hAnsi="Aptos" w:cs="Aptos"/>
          <w:b/>
          <w:bCs/>
          <w:color w:val="000000" w:themeColor="text1"/>
          <w:lang w:val="es-MX"/>
        </w:rPr>
        <w:t>Nome do entrevistador:</w:t>
      </w:r>
      <w:r w:rsidRPr="00EC488C">
        <w:rPr>
          <w:rFonts w:ascii="Aptos" w:eastAsia="Aptos" w:hAnsi="Aptos" w:cs="Aptos"/>
          <w:color w:val="000000" w:themeColor="text1"/>
          <w:lang w:val="es-MX"/>
        </w:rPr>
        <w:t xml:space="preserve"> Dra. </w:t>
      </w:r>
      <w:r w:rsidR="00F271CB">
        <w:rPr>
          <w:rFonts w:ascii="Aptos" w:eastAsia="Aptos" w:hAnsi="Aptos" w:cs="Aptos"/>
          <w:color w:val="000000" w:themeColor="text1"/>
          <w:lang w:val="es-MX"/>
        </w:rPr>
        <w:t>Iara Vicente</w:t>
      </w:r>
      <w:r w:rsidRPr="00EC488C">
        <w:rPr>
          <w:rFonts w:ascii="Aptos" w:eastAsia="Aptos" w:hAnsi="Aptos" w:cs="Aptos"/>
          <w:color w:val="000000" w:themeColor="text1"/>
          <w:lang w:val="es-MX"/>
        </w:rPr>
        <w:t xml:space="preserve"> Ven.</w:t>
      </w:r>
    </w:p>
    <w:p w14:paraId="5380FFF1" w14:textId="77777777" w:rsidR="00EC488C" w:rsidRPr="00EC488C" w:rsidRDefault="00EC488C" w:rsidP="00EC488C">
      <w:pPr>
        <w:rPr>
          <w:rFonts w:ascii="Aptos" w:eastAsia="Aptos" w:hAnsi="Aptos" w:cs="Aptos"/>
          <w:color w:val="000000" w:themeColor="text1"/>
          <w:lang w:val="es-MX"/>
        </w:rPr>
      </w:pPr>
      <w:r w:rsidRPr="00EC488C">
        <w:rPr>
          <w:rFonts w:ascii="Aptos" w:eastAsia="Aptos" w:hAnsi="Aptos" w:cs="Aptos"/>
          <w:b/>
          <w:bCs/>
          <w:color w:val="000000" w:themeColor="text1"/>
          <w:lang w:val="es-MX"/>
        </w:rPr>
        <w:t>Duração da entrevista:</w:t>
      </w:r>
      <w:r w:rsidRPr="00EC488C">
        <w:rPr>
          <w:rFonts w:ascii="Aptos" w:eastAsia="Aptos" w:hAnsi="Aptos" w:cs="Aptos"/>
          <w:color w:val="000000" w:themeColor="text1"/>
          <w:lang w:val="es-MX"/>
        </w:rPr>
        <w:t xml:space="preserve"> 00:47:01</w:t>
      </w:r>
    </w:p>
    <w:p w14:paraId="16E7A050" w14:textId="440CB13B" w:rsidR="00EC488C" w:rsidRPr="00EC488C" w:rsidRDefault="00EC488C" w:rsidP="00EC488C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 w:rsidRPr="00EC488C">
        <w:rPr>
          <w:rFonts w:ascii="Aptos" w:eastAsia="Aptos" w:hAnsi="Aptos" w:cs="Aptos"/>
          <w:b/>
          <w:bCs/>
          <w:color w:val="000000" w:themeColor="text1"/>
          <w:lang w:val="es-MX"/>
        </w:rPr>
        <w:t xml:space="preserve">Nome do assistente: </w:t>
      </w:r>
      <w:r w:rsidR="005330B2" w:rsidRPr="005330B2">
        <w:rPr>
          <w:rFonts w:ascii="Aptos" w:eastAsia="Aptos" w:hAnsi="Aptos" w:cs="Aptos"/>
          <w:color w:val="000000" w:themeColor="text1"/>
          <w:lang w:val="es-MX"/>
        </w:rPr>
        <w:t>Hugo Notario</w:t>
      </w:r>
    </w:p>
    <w:p w14:paraId="4EFDD5C8" w14:textId="1445DFA0" w:rsidR="00EC488C" w:rsidRDefault="00EC488C" w:rsidP="00EC488C">
      <w:pPr>
        <w:rPr>
          <w:rFonts w:ascii="Aptos" w:eastAsia="Aptos" w:hAnsi="Aptos" w:cs="Aptos"/>
          <w:color w:val="000000" w:themeColor="text1"/>
          <w:lang w:val="es-MX"/>
        </w:rPr>
      </w:pPr>
      <w:r w:rsidRPr="00EC488C">
        <w:rPr>
          <w:rFonts w:ascii="Aptos" w:eastAsia="Aptos" w:hAnsi="Aptos" w:cs="Aptos"/>
          <w:b/>
          <w:bCs/>
          <w:color w:val="000000" w:themeColor="text1"/>
          <w:lang w:val="es-MX"/>
        </w:rPr>
        <w:t>Nome do transcritor:</w:t>
      </w:r>
      <w:r w:rsidRPr="00EC488C">
        <w:rPr>
          <w:rFonts w:ascii="Aptos" w:eastAsia="Aptos" w:hAnsi="Aptos" w:cs="Aptos"/>
          <w:color w:val="000000" w:themeColor="text1"/>
          <w:lang w:val="es-MX"/>
        </w:rPr>
        <w:t xml:space="preserve"> Fernanda Rengifo</w:t>
      </w:r>
    </w:p>
    <w:p w14:paraId="66DC3D54" w14:textId="77777777" w:rsid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0BA3241" w14:textId="279FECC4" w:rsidR="009B7E24" w:rsidRPr="00017EE3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02269D1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849D3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Já voltou.</w:t>
      </w:r>
    </w:p>
    <w:p w14:paraId="1E662F8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513A837B" w14:textId="09A068C6" w:rsidR="009B7E24" w:rsidRPr="00017EE3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4CD2D5A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849D3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Ok, é que estava...</w:t>
      </w:r>
    </w:p>
    <w:p w14:paraId="4F5BEA5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4392688" w14:textId="278D473D" w:rsidR="009B7E24" w:rsidRPr="00017EE3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6F87E19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849D3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Então, eu estou no Rio de Janeiro, mas eu sou do Acre.</w:t>
      </w:r>
    </w:p>
    <w:p w14:paraId="4AE6EBF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7F78241" w14:textId="7B746908" w:rsidR="009B7E24" w:rsidRPr="00017EE3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0D4CC67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849D3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Ah, do Acre, que lindo!</w:t>
      </w:r>
    </w:p>
    <w:p w14:paraId="556593D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4E4D707" w14:textId="06897F8B" w:rsidR="009B7E24" w:rsidRPr="00017EE3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4A19E50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849D3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 a gente é de São Paulo. Você já foi?</w:t>
      </w:r>
    </w:p>
    <w:p w14:paraId="5E754F2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556AA226" w14:textId="42A8710E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lastRenderedPageBreak/>
        <w:t>Silvia Koller</w:t>
      </w:r>
    </w:p>
    <w:p w14:paraId="76DB65D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849D3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Aonde? No Acre?</w:t>
      </w:r>
    </w:p>
    <w:p w14:paraId="59DFDC3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7C106A2B" w14:textId="55C5E844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1CC5F04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849D3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Que legal! Sim, sim, sim.</w:t>
      </w:r>
    </w:p>
    <w:p w14:paraId="70A09D6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5CC353AE" w14:textId="290F8F12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4C6E1D5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566909F0">
        <w:rPr>
          <w:rFonts w:ascii="Aptos" w:eastAsia="Aptos" w:hAnsi="Aptos" w:cs="Aptos"/>
          <w:color w:val="0070C0"/>
          <w:lang w:val="es-MX"/>
        </w:rPr>
        <w:t xml:space="preserve"/>
      </w:r>
      <w:r w:rsidRPr="566909F0">
        <w:rPr>
          <w:rFonts w:ascii="Aptos" w:eastAsia="Aptos" w:hAnsi="Aptos" w:cs="Aptos"/>
          <w:color w:val="000000" w:themeColor="text1"/>
          <w:lang w:val="es-MX"/>
        </w:rPr>
        <w:t xml:space="preserve">Fui numa </w:t>
      </w:r>
      <w:commentRangeStart w:id="0"/>
      <w:r w:rsidRPr="566909F0">
        <w:rPr>
          <w:rFonts w:ascii="Aptos" w:eastAsia="Aptos" w:hAnsi="Aptos" w:cs="Aptos"/>
          <w:color w:val="000000" w:themeColor="text1"/>
          <w:highlight w:val="yellow"/>
          <w:lang w:val="es-MX"/>
        </w:rPr>
        <w:t>SBPC</w:t>
      </w:r>
      <w:r w:rsidRPr="566909F0">
        <w:rPr>
          <w:rFonts w:ascii="Aptos" w:eastAsia="Aptos" w:hAnsi="Aptos" w:cs="Aptos"/>
          <w:color w:val="000000" w:themeColor="text1"/>
          <w:lang w:val="es-MX"/>
        </w:rPr>
        <w:t xml:space="preserve"> e</w:t>
      </w:r>
      <w:commentRangeEnd w:id="0"/>
      <w:r w:rsidRPr="566909F0">
        <w:rPr>
          <w:rStyle w:val="Refdecomentario"/>
          <w:rFonts w:ascii="Aptos" w:eastAsia="Aptos" w:hAnsi="Aptos" w:cs="Aptos"/>
          <w:color w:val="000000" w:themeColor="text1"/>
          <w:sz w:val="24"/>
          <w:szCs w:val="24"/>
          <w:lang w:val="es-MX"/>
        </w:rPr>
        <w:commentReference w:id="0"/>
      </w:r>
      <w:r w:rsidRPr="566909F0">
        <w:rPr>
          <w:rFonts w:ascii="Aptos" w:eastAsia="Aptos" w:hAnsi="Aptos" w:cs="Aptos"/>
          <w:color w:val="000000" w:themeColor="text1"/>
          <w:lang w:val="es-MX"/>
        </w:rPr>
        <w:t xml:space="preserve"> andei ali na beira do Rio, naqueles lugares de comércio ali,</w:t>
      </w:r>
    </w:p>
    <w:p w14:paraId="3768785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849D3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tinha um bar, um mercado, alguma coisa assim. Gostei muito, muito. O Brasil é muito lindo.</w:t>
      </w:r>
    </w:p>
    <w:p w14:paraId="3DDE2E8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849D3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Você está travada para mim, a conexão. O Velho é um lugar histórico para a gente, que bacana.</w:t>
      </w:r>
    </w:p>
    <w:p w14:paraId="0FABA10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464C3A11" w14:textId="6D1A13F9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755C796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849D3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Vamos?</w:t>
      </w:r>
    </w:p>
    <w:p w14:paraId="77ABA0A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E3F9804" w14:textId="28EEE270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38B7877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849D3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 sua conexão está muito ruim, Ada.</w:t>
      </w:r>
    </w:p>
    <w:p w14:paraId="73D52BB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53FBB206" w14:textId="0854BC99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79E96B3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849D3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Agora vai melhorar, que eu estou só no meu celular.</w:t>
      </w:r>
    </w:p>
    <w:p w14:paraId="0AC3116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78801A32" w14:textId="77E78965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6579F8A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849D3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Ah, tá. O que você falou? Que é um lugar histórico?</w:t>
      </w:r>
    </w:p>
    <w:p w14:paraId="1346299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5B7564A" w14:textId="1D17D72F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6575F7B9" w14:textId="4E6988C4" w:rsidR="009B7E24" w:rsidRPr="009B7E24" w:rsidRDefault="009B7E24" w:rsidP="566909F0">
      <w:pPr>
        <w:rPr>
          <w:rFonts w:ascii="Aptos" w:eastAsia="Aptos" w:hAnsi="Aptos" w:cs="Aptos"/>
          <w:color w:val="000000" w:themeColor="text1"/>
          <w:lang w:val="pt-BR"/>
        </w:rPr>
      </w:pPr>
      <w:r w:rsidRPr="566909F0">
        <w:rPr>
          <w:rFonts w:ascii="Aptos" w:eastAsia="Aptos" w:hAnsi="Aptos" w:cs="Aptos"/>
          <w:color w:val="0070C0"/>
          <w:lang w:val="pt-BR"/>
        </w:rPr>
        <w:lastRenderedPageBreak/>
        <w:t xml:space="preserve"/>
      </w:r>
      <w:r w:rsidRPr="566909F0">
        <w:rPr>
          <w:rFonts w:ascii="Aptos" w:eastAsia="Aptos" w:hAnsi="Aptos" w:cs="Aptos"/>
          <w:color w:val="000000" w:themeColor="text1"/>
          <w:lang w:val="pt-BR"/>
        </w:rPr>
        <w:t>Que o mercado Velho é um lugar histórico para a gente, porque ele era um lugar...</w:t>
      </w:r>
      <w:commentRangeStart w:id="1"/>
      <w:r w:rsidRPr="566909F0">
        <w:rPr>
          <w:rFonts w:ascii="Aptos" w:eastAsia="Aptos" w:hAnsi="Aptos" w:cs="Aptos"/>
          <w:color w:val="000000" w:themeColor="text1"/>
          <w:lang w:val="pt-BR"/>
        </w:rPr>
        <w:t xml:space="preserve"> </w:t>
      </w:r>
      <w:r w:rsidR="6A0ED8D4" w:rsidRPr="566909F0">
        <w:rPr>
          <w:rFonts w:ascii="Aptos" w:eastAsia="Aptos" w:hAnsi="Aptos" w:cs="Aptos"/>
          <w:color w:val="000000" w:themeColor="text1"/>
          <w:highlight w:val="yellow"/>
          <w:lang w:val="pt-BR"/>
        </w:rPr>
        <w:t xml:space="preserve">Data </w:t>
      </w:r>
      <w:r w:rsidRPr="566909F0">
        <w:rPr>
          <w:rFonts w:ascii="Aptos" w:eastAsia="Aptos" w:hAnsi="Aptos" w:cs="Aptos"/>
          <w:color w:val="000000" w:themeColor="text1"/>
          <w:highlight w:val="yellow"/>
          <w:lang w:val="pt-BR"/>
        </w:rPr>
        <w:t>da Fundação de Rio Branco,</w:t>
      </w:r>
      <w:r w:rsidRPr="566909F0">
        <w:rPr>
          <w:rFonts w:ascii="Aptos" w:eastAsia="Aptos" w:hAnsi="Aptos" w:cs="Aptos"/>
          <w:color w:val="000000" w:themeColor="text1"/>
          <w:lang w:val="pt-BR"/>
        </w:rPr>
        <w:t xml:space="preserve"> </w:t>
      </w:r>
      <w:commentRangeEnd w:id="1"/>
      <w:r w:rsidRPr="566909F0">
        <w:rPr>
          <w:rStyle w:val="Refdecomentario"/>
          <w:rFonts w:ascii="Aptos" w:eastAsia="Aptos" w:hAnsi="Aptos" w:cs="Aptos"/>
          <w:color w:val="000000" w:themeColor="text1"/>
          <w:sz w:val="24"/>
          <w:szCs w:val="24"/>
          <w:lang w:val="pt-BR"/>
        </w:rPr>
        <w:commentReference w:id="1"/>
      </w:r>
      <w:r w:rsidRPr="566909F0">
        <w:rPr>
          <w:rFonts w:ascii="Aptos" w:eastAsia="Aptos" w:hAnsi="Aptos" w:cs="Aptos"/>
          <w:color w:val="000000" w:themeColor="text1"/>
          <w:lang w:val="pt-BR"/>
        </w:rPr>
        <w:t>que é bem recente, né? Daninhos, 56, por aí.</w:t>
      </w:r>
    </w:p>
    <w:p w14:paraId="79AD5FC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Mas que já foi um lugar muito precarizado, um lugar horrível, um lugar que a venda de manteiga é misturada com droga e prostituição. Mas depois... Teve uma política pública muito bacana de reestruturar,</w:t>
      </w:r>
    </w:p>
    <w:p w14:paraId="0B41356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de renovar, e aí, principalmente, foi o mercado Velho que a senhora já conheceu, que já era muito mais adequado.</w:t>
      </w:r>
    </w:p>
    <w:p w14:paraId="5FA9B87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D1641C4" w14:textId="6C82D806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29E5A6D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Tá bom. Você não vai me chamar de senhora, né? Por favor.</w:t>
      </w:r>
    </w:p>
    <w:p w14:paraId="6A3E472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723C2364" w14:textId="3EC5F06A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0826A21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Não, isso é costume regional, tá?</w:t>
      </w:r>
    </w:p>
    <w:p w14:paraId="4D24785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B2A49E0" w14:textId="70E7A525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7060D1C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Tá bom. Mas não precisa, somos colegas.</w:t>
      </w:r>
    </w:p>
    <w:p w14:paraId="4D5D342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BA6D374" w14:textId="337F0A58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1A0AB25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Mas eu vou te chamar de doutora, então.</w:t>
      </w:r>
    </w:p>
    <w:p w14:paraId="2768FCC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1B69FE9" w14:textId="7616249E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56216EE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Ah, imagina. Olha, eu queria agradecer muito.</w:t>
      </w:r>
    </w:p>
    <w:p w14:paraId="5BA89C2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6E7AE419" w14:textId="7BCB0766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7B8D76C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Pela sua disponibilidade para a entrevista, a gente tem o seu trabalho como uma das referências que apareceu, inclusive, do ponto de vista nas nossas métricas quant e qual.</w:t>
      </w:r>
    </w:p>
    <w:p w14:paraId="7D13DA6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lastRenderedPageBreak/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Então, para a gente ouvir essas perspectivas será muito importante. Só um pouquinho sobre essa pesquisa e sobre mim, né? Eu sou socióloga, formada pela </w:t>
      </w:r>
      <w:r w:rsidRPr="00290D4C">
        <w:rPr>
          <w:rFonts w:ascii="Aptos" w:eastAsia="Aptos" w:hAnsi="Aptos" w:cs="Aptos"/>
          <w:color w:val="000000" w:themeColor="text1"/>
          <w:highlight w:val="yellow"/>
          <w:lang w:val="es-MX"/>
        </w:rPr>
        <w:t>Universidade de Brasília,</w:t>
      </w:r>
    </w:p>
    <w:p w14:paraId="7DAEC7A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tenho mestrado em administração pública com ênfase em ciência e política ambiental pela </w:t>
      </w:r>
      <w:r w:rsidRPr="00290D4C">
        <w:rPr>
          <w:rFonts w:ascii="Aptos" w:eastAsia="Aptos" w:hAnsi="Aptos" w:cs="Aptos"/>
          <w:color w:val="000000" w:themeColor="text1"/>
          <w:highlight w:val="yellow"/>
          <w:lang w:val="es-MX"/>
        </w:rPr>
        <w:t>Columbia University</w:t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. Então, eu lidero uma empresa de consultoria chamada </w:t>
      </w:r>
      <w:r w:rsidRPr="00290D4C">
        <w:rPr>
          <w:rFonts w:ascii="Aptos" w:eastAsia="Aptos" w:hAnsi="Aptos" w:cs="Aptos"/>
          <w:color w:val="000000" w:themeColor="text1"/>
          <w:highlight w:val="yellow"/>
          <w:lang w:val="es-MX"/>
        </w:rPr>
        <w:t>Nossa Terra Firme</w:t>
      </w:r>
      <w:r w:rsidRPr="009B7E24">
        <w:rPr>
          <w:rFonts w:ascii="Aptos" w:eastAsia="Aptos" w:hAnsi="Aptos" w:cs="Aptos"/>
          <w:color w:val="000000" w:themeColor="text1"/>
          <w:lang w:val="es-MX"/>
        </w:rPr>
        <w:t>, a gente é especializada em inovação do ponto de vista decolonial.</w:t>
      </w:r>
    </w:p>
    <w:p w14:paraId="352F60D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Uma das frentes é a pesquisa aplicada. Nessa frente, estamos atendendo a tecnológica de Monterey, nessa pesquisa sobre florescimento humano,</w:t>
      </w:r>
    </w:p>
    <w:p w14:paraId="75A1D61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que vai cobrir todos os países da América Latina. A gente quer aqui ver como que esses temas que gravitam em torno desse grande guarda-chuva</w:t>
      </w:r>
    </w:p>
    <w:p w14:paraId="5CA00C7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do florescimento humano realmente interagem com a realidade dos pesquisadores. Os pesquisadores brasileiros, porque é um ecossistema ainda em transformação</w:t>
      </w:r>
    </w:p>
    <w:p w14:paraId="030B543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em que há muitas distorções, há muitas redundâncias de financiamento. A gente quer ouvir quem está na ponta para poder entender o que é esse ecossistema, como é que a gente pode melhorar. Está bem? Está bem.</w:t>
      </w:r>
    </w:p>
    <w:p w14:paraId="64AA04F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Eu queria só confirmar com a senhora, a senhora já se aposentou, né, doutora?</w:t>
      </w:r>
    </w:p>
    <w:p w14:paraId="698E3D4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0D25FDC" w14:textId="5499BF84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71B426D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Sim, eu me aposentei em 2018 da Universidade, na </w:t>
      </w:r>
      <w:r w:rsidRPr="005473DB">
        <w:rPr>
          <w:rFonts w:ascii="Aptos" w:eastAsia="Aptos" w:hAnsi="Aptos" w:cs="Aptos"/>
          <w:color w:val="000000" w:themeColor="text1"/>
          <w:highlight w:val="yellow"/>
          <w:lang w:val="es-MX"/>
        </w:rPr>
        <w:t>Universidade Federal do Rio Grande do Sul</w:t>
      </w:r>
      <w:r w:rsidRPr="009B7E24">
        <w:rPr>
          <w:rFonts w:ascii="Aptos" w:eastAsia="Aptos" w:hAnsi="Aptos" w:cs="Aptos"/>
          <w:color w:val="000000" w:themeColor="text1"/>
          <w:lang w:val="es-MX"/>
        </w:rPr>
        <w:t>, e aí me mantive conectada. Eu tenho duas afiliações, na verdade, com a...</w:t>
      </w:r>
    </w:p>
    <w:p w14:paraId="27427DC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Eu tive ainda, depois de aposentada, com a </w:t>
      </w:r>
      <w:r w:rsidRPr="005473DB">
        <w:rPr>
          <w:rFonts w:ascii="Aptos" w:eastAsia="Aptos" w:hAnsi="Aptos" w:cs="Aptos"/>
          <w:color w:val="000000" w:themeColor="text1"/>
          <w:highlight w:val="yellow"/>
          <w:lang w:val="es-MX"/>
        </w:rPr>
        <w:t>Universidade Federal de Rio Grande,</w:t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 que é uma universidade na cidade de Rio Grande, bem ao sul,</w:t>
      </w:r>
    </w:p>
    <w:p w14:paraId="3CE0821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porque eu tinha a bolsa de pesquisadora 1A do CNPq, e eu precisava ter uma conexão. E eu não fui...</w:t>
      </w:r>
    </w:p>
    <w:p w14:paraId="0BEB0EFD" w14:textId="38254A77" w:rsidR="009B7E24" w:rsidRPr="009B7E24" w:rsidRDefault="009B7E24" w:rsidP="566909F0">
      <w:pPr>
        <w:rPr>
          <w:rFonts w:ascii="Aptos" w:eastAsia="Aptos" w:hAnsi="Aptos" w:cs="Aptos"/>
          <w:color w:val="000000" w:themeColor="text1"/>
          <w:lang w:val="pt-BR"/>
        </w:rPr>
      </w:pPr>
      <w:r w:rsidRPr="566909F0">
        <w:rPr>
          <w:rFonts w:ascii="Aptos" w:eastAsia="Aptos" w:hAnsi="Aptos" w:cs="Aptos"/>
          <w:color w:val="0070C0"/>
          <w:lang w:val="pt-BR"/>
        </w:rPr>
        <w:t xml:space="preserve"/>
      </w:r>
      <w:r w:rsidRPr="566909F0">
        <w:rPr>
          <w:rFonts w:ascii="Aptos" w:eastAsia="Aptos" w:hAnsi="Aptos" w:cs="Aptos"/>
          <w:color w:val="000000" w:themeColor="text1"/>
          <w:lang w:val="pt-BR"/>
        </w:rPr>
        <w:t xml:space="preserve">Eu não fiquei na </w:t>
      </w:r>
      <w:ins w:id="2" w:author="iara@nossaterrafirme.com" w:date="2024-07-17T08:07:00Z">
        <w:r w:rsidR="19972910" w:rsidRPr="566909F0">
          <w:rPr>
            <w:rFonts w:ascii="Aptos" w:eastAsia="Aptos" w:hAnsi="Aptos" w:cs="Aptos"/>
            <w:color w:val="000000" w:themeColor="text1"/>
            <w:lang w:val="pt-BR"/>
          </w:rPr>
          <w:t>UFRGS</w:t>
        </w:r>
      </w:ins>
      <w:del w:id="3" w:author="iara@nossaterrafirme.com" w:date="2024-07-17T08:07:00Z">
        <w:r w:rsidRPr="566909F0" w:rsidDel="009B7E24">
          <w:rPr>
            <w:rFonts w:ascii="Aptos" w:eastAsia="Aptos" w:hAnsi="Aptos" w:cs="Aptos"/>
            <w:color w:val="000000" w:themeColor="text1"/>
            <w:highlight w:val="yellow"/>
            <w:lang w:val="pt-BR"/>
          </w:rPr>
          <w:delText>URCS</w:delText>
        </w:r>
      </w:del>
      <w:r w:rsidRPr="566909F0">
        <w:rPr>
          <w:rFonts w:ascii="Aptos" w:eastAsia="Aptos" w:hAnsi="Aptos" w:cs="Aptos"/>
          <w:color w:val="000000" w:themeColor="text1"/>
          <w:lang w:val="pt-BR"/>
        </w:rPr>
        <w:t xml:space="preserve">, na </w:t>
      </w:r>
      <w:r w:rsidRPr="566909F0">
        <w:rPr>
          <w:rFonts w:ascii="Aptos" w:eastAsia="Aptos" w:hAnsi="Aptos" w:cs="Aptos"/>
          <w:color w:val="000000" w:themeColor="text1"/>
          <w:highlight w:val="yellow"/>
          <w:lang w:val="pt-BR"/>
        </w:rPr>
        <w:t>Federal do Rio Grande do Sul, em Porto Alegre</w:t>
      </w:r>
      <w:r w:rsidRPr="566909F0">
        <w:rPr>
          <w:rFonts w:ascii="Aptos" w:eastAsia="Aptos" w:hAnsi="Aptos" w:cs="Aptos"/>
          <w:color w:val="000000" w:themeColor="text1"/>
          <w:lang w:val="pt-BR"/>
        </w:rPr>
        <w:t>.</w:t>
      </w:r>
    </w:p>
    <w:p w14:paraId="53AAAB9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E eu tenho uma conexão até hoje com a </w:t>
      </w:r>
      <w:r w:rsidRPr="005473DB">
        <w:rPr>
          <w:rFonts w:ascii="Aptos" w:eastAsia="Aptos" w:hAnsi="Aptos" w:cs="Aptos"/>
          <w:color w:val="000000" w:themeColor="text1"/>
          <w:highlight w:val="yellow"/>
          <w:lang w:val="es-MX"/>
        </w:rPr>
        <w:t>Northwest University da África do Sul.</w:t>
      </w:r>
    </w:p>
    <w:p w14:paraId="5585BC1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lastRenderedPageBreak/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Eu tenho lá um cargo de professora extraordinária, que eles chamam,</w:t>
      </w:r>
    </w:p>
    <w:p w14:paraId="068D77F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que é um título honorífico, como seria um professor emérito, alguma coisa assim, né?</w:t>
      </w:r>
    </w:p>
    <w:p w14:paraId="7C407F7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Do Brasil, e então eu tenho colaborado com eles, em termos de publicações e tal, e toda a minha publicação, que agora é muito escassa, muito pouca,</w:t>
      </w:r>
    </w:p>
    <w:p w14:paraId="5166192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844445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porque eu realmente me aposentei, mas vai com o nome da </w:t>
      </w:r>
      <w:r w:rsidRPr="005473DB">
        <w:rPr>
          <w:rFonts w:ascii="Aptos" w:eastAsia="Aptos" w:hAnsi="Aptos" w:cs="Aptos"/>
          <w:color w:val="000000" w:themeColor="text1"/>
          <w:highlight w:val="yellow"/>
          <w:lang w:val="es-MX"/>
        </w:rPr>
        <w:t>Northwest University.</w:t>
      </w:r>
    </w:p>
    <w:p w14:paraId="54DF8D7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F42CCB9" w14:textId="77875121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60B49B6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 quais são os departamentos, na URCS e na Northwest, que a senhora estava afiliada diretamente?</w:t>
      </w:r>
    </w:p>
    <w:p w14:paraId="0BBB12E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22D179F2" w14:textId="3C4FA0CF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593FF1B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Exatamente na Psicologia, nas duas federais brasileiras, e na Northwest, eu tenho uma...</w:t>
      </w:r>
    </w:p>
    <w:p w14:paraId="0528A0D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Existe um centro que chama Optentia, eu posso te mandar por escrito depois, mais detalhes? Tá legal. Tá?</w:t>
      </w:r>
    </w:p>
    <w:p w14:paraId="02AE59A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 esse centro é que congrega pesquisadores das áreas de psicologia e outras humanas, mas também de psicologia.</w:t>
      </w:r>
    </w:p>
    <w:p w14:paraId="75B137F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Mas, principalmente, psicologia em torno da pesquisa que eles vêm desenvolvendo.</w:t>
      </w:r>
    </w:p>
    <w:p w14:paraId="2ABC438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Antes da pandemia, eu ia todo ano lá dar aula e seminários e outros eventos, mas agora,</w:t>
      </w:r>
    </w:p>
    <w:p w14:paraId="1377E30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depois da pandemia, a gente ainda não retomou, mas eu continuo vinculada com eles, trabalhando com eles.</w:t>
      </w:r>
    </w:p>
    <w:p w14:paraId="794D012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A31C97A" w14:textId="4A73C268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030B097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Incrível. Maravilha. Doutora, a senhora pode me contar um pouquinho, assim, sobre a sua pesquisa mais recente,</w:t>
      </w:r>
    </w:p>
    <w:p w14:paraId="5977D4C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lastRenderedPageBreak/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 a pesquisa histórica também, né, tanto os seus interesses atuais quanto os que definiram a sua carreira. Como é que a senhora entende que esses temas estão relacionados à temática do florescimento humano?</w:t>
      </w:r>
    </w:p>
    <w:p w14:paraId="652AC45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Compreendendo o florescimento humano como esse processo pessoal e consciente que faz indivíduos terem melhores condições de se relacionarem consigo mesmos, com o ecossistema onde eles habitam e com as suas comunidades.</w:t>
      </w:r>
    </w:p>
    <w:p w14:paraId="34BC0E1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2D761859" w14:textId="7F6CA36F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2690CF7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B7E24">
        <w:rPr>
          <w:rFonts w:ascii="Aptos" w:eastAsia="Aptos" w:hAnsi="Aptos" w:cs="Aptos"/>
          <w:color w:val="000000" w:themeColor="text1"/>
          <w:lang w:val="es-MX"/>
        </w:rPr>
        <w:t/>
      </w:r>
      <w:r w:rsidRPr="009F2CC8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Então, Yara, isso é uma longa história, na verdade, né? Quanto mais a gente vive, mais longa a história fica, mas eu, desde o início da minha pesquisa</w:t>
      </w:r>
    </w:p>
    <w:p w14:paraId="1C731C5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em psicologia, eu sempre tive duas preocupações, assim, fundamentais. Primeiro é fazer uma pesquisa científica, né, dentro do rigor da ciência, ou seja,</w:t>
      </w:r>
    </w:p>
    <w:p w14:paraId="0712D38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nada disso é verdade, tudo é transitório e vai se modificando ao longo do tempo, né? Então... O que garantia...</w:t>
      </w:r>
    </w:p>
    <w:p w14:paraId="7848C18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Que eu me abria para novas perspectivas à medida que eu ia estudando, né?</w:t>
      </w:r>
    </w:p>
    <w:p w14:paraId="1A35EED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E, além de eu mesma estudar, eu agregava pesquisadores em torno de mim, né?</w:t>
      </w:r>
    </w:p>
    <w:p w14:paraId="2218F6B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No sentido de, tanto de formação, que eram alunos de mestrado, doutorado, outros pesquisadores nacionais e internacionais, mas assim, que a gente pudesse fazer alguma pesquisa que</w:t>
      </w:r>
    </w:p>
    <w:p w14:paraId="32BCA17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tivesse relevância científica. E... Para, principalmente, promover o nome do Brasil fora do próprio Brasil, tá?</w:t>
      </w:r>
    </w:p>
    <w:p w14:paraId="098A4E4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Eu sempre tive essa preocupação, isso eu aprendi com a minha orientadora de mestrado, né?</w:t>
      </w:r>
    </w:p>
    <w:p w14:paraId="19E9FF0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 eu sempre fiquei muito, eu vou dizer, humble, mas também orgulhosa de ser, às vezes, e</w:t>
      </w:r>
    </w:p>
    <w:p w14:paraId="40E914A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muitas vezes, e na maioria das vezes, a única brasileira que eu conheço que tem um nome, né? Do Brasil, falando na psicologia brasileira. Tá? Então, a parte científica.</w:t>
      </w:r>
    </w:p>
    <w:p w14:paraId="48C9CFC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F2CC8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 outra parte era sempre uma parte de relevância social. Tá?</w:t>
      </w:r>
    </w:p>
    <w:p w14:paraId="0134532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775928">
        <w:rPr>
          <w:rFonts w:ascii="Aptos" w:eastAsia="Aptos" w:hAnsi="Aptos" w:cs="Aptos"/>
          <w:color w:val="0070C0"/>
          <w:lang w:val="es-MX"/>
        </w:rPr>
        <w:lastRenderedPageBreak/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Eu tirei o sono de algumas dúzias de pessoas que vinham conversar comigo sobre a pesquisa que queriam fazer e a minha pergunta era, e para que serve isso?</w:t>
      </w:r>
    </w:p>
    <w:p w14:paraId="1AB4F7F7" w14:textId="77777777" w:rsidR="009B7E24" w:rsidRPr="00CC37BA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C37BA">
        <w:rPr>
          <w:rFonts w:ascii="Aptos" w:eastAsia="Aptos" w:hAnsi="Aptos" w:cs="Aptos"/>
          <w:color w:val="0070C0"/>
          <w:lang w:val="es-MX"/>
        </w:rPr>
        <w:t xml:space="preserve"/>
      </w:r>
      <w:r w:rsidRPr="00CC37BA">
        <w:rPr>
          <w:rFonts w:ascii="Aptos" w:eastAsia="Aptos" w:hAnsi="Aptos" w:cs="Aptos"/>
          <w:color w:val="000000" w:themeColor="text1"/>
          <w:lang w:val="es-MX"/>
        </w:rPr>
        <w:t>Tá?</w:t>
      </w:r>
    </w:p>
    <w:p w14:paraId="2B996E63" w14:textId="77777777" w:rsidR="009B7E24" w:rsidRPr="00CC37BA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82C9386" w14:textId="36075F13" w:rsidR="009B7E24" w:rsidRPr="00CC37BA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2124411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C37BA">
        <w:rPr>
          <w:rFonts w:ascii="Aptos" w:eastAsia="Aptos" w:hAnsi="Aptos" w:cs="Aptos"/>
          <w:color w:val="0070C0"/>
          <w:lang w:val="es-MX"/>
        </w:rPr>
        <w:t xml:space="preserve"/>
      </w:r>
      <w:r w:rsidRPr="00CC37BA">
        <w:rPr>
          <w:rFonts w:ascii="Aptos" w:eastAsia="Aptos" w:hAnsi="Aptos" w:cs="Aptos"/>
          <w:color w:val="000000" w:themeColor="text1"/>
          <w:lang w:val="es-MX"/>
        </w:rPr>
        <w:t xml:space="preserve">E... </w:t>
      </w:r>
      <w:r w:rsidRPr="009B7E24">
        <w:rPr>
          <w:rFonts w:ascii="Aptos" w:eastAsia="Aptos" w:hAnsi="Aptos" w:cs="Aptos"/>
          <w:color w:val="000000" w:themeColor="text1"/>
          <w:lang w:val="es-MX"/>
        </w:rPr>
        <w:t>E... isso sempre foi um aspecto fundamental para mim. A pesquisa que eu faço tem que servir para alguma coisa. E servir para, principalmente,</w:t>
      </w:r>
    </w:p>
    <w:p w14:paraId="06E0E44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775928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uma vez que a gente estava lidando com seres humanos, para melhorar a qualidade de vida das pessoas. Então, nesse percurso, eu comecei trabalhando com desenvolvimento moral,</w:t>
      </w:r>
    </w:p>
    <w:p w14:paraId="7CA2F72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775928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lá atrás, no meu mestrado, dentro do desenvolvimento moral, eu já naveguei na direção</w:t>
      </w:r>
    </w:p>
    <w:p w14:paraId="12F047D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775928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de um desenvolvimento moral pró-social, ou seja, dentro de uma perspectiva mais positiva e construtiva.</w:t>
      </w:r>
    </w:p>
    <w:p w14:paraId="2700F79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775928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E, a partir daí, eu comecei a me interessar, até porque eu fui morar nos Estados Unidos e comecei a ter uma perspectiva de olhar para o Brasil desde...</w:t>
      </w:r>
    </w:p>
    <w:p w14:paraId="6B28538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775928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outro lugar, com os problemas sociais que a gente vivia. E a psicologia tinha um viés, na verdade,</w:t>
      </w:r>
    </w:p>
    <w:p w14:paraId="0519F1F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775928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se a gente pode chamar assim, muito da doença, do que não deu certo, dos problemas sociais.</w:t>
      </w:r>
    </w:p>
    <w:p w14:paraId="4F64249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775928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Ah, vamos... Como é que as pessoas diziam? Vamos problematizar. E eu não queria problematizar, eu queria solucionar, tá?</w:t>
      </w:r>
    </w:p>
    <w:p w14:paraId="4FDC6D8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F56B9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Assim, é bastante otimista e pretencioso, mas eu era jovem, né? Naquele tempo, eu acreditava mais do que hoje em dia. E, dentro dessa perspectiva,</w:t>
      </w:r>
    </w:p>
    <w:p w14:paraId="5661ADA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F56B9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eu conheci o que muitos pesquisadores chamam de psicologia positiva. E a psicologia positiva, que eu não gosto desse nome, tá?</w:t>
      </w:r>
    </w:p>
    <w:p w14:paraId="7C4EC31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F56B9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Eu acho que não existe psicologia negativa e positiva, eu acho que foi um dito num congresso, e que virou moda,</w:t>
      </w:r>
    </w:p>
    <w:p w14:paraId="749E4B4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F56B9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mas, assim, é sempre uma perspectiva de como a gente poderia estudar os aspectos saudáveis do desenvolvimento humano. E esses aspectos saudáveis,</w:t>
      </w:r>
    </w:p>
    <w:p w14:paraId="77B9BBA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F56B9">
        <w:rPr>
          <w:rFonts w:ascii="Aptos" w:eastAsia="Aptos" w:hAnsi="Aptos" w:cs="Aptos"/>
          <w:color w:val="0070C0"/>
          <w:lang w:val="es-MX"/>
        </w:rPr>
        <w:lastRenderedPageBreak/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como é que a gente poderia promover esses aspectos saudáveis? E foi por aí que eu entrei com interesse na área então de resiliência, né?</w:t>
      </w:r>
    </w:p>
    <w:p w14:paraId="2B5FE03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F56B9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O primeiro artigo sobre resiliência publicado no Brasil, que hoje é uma palavra super da moda, né? O primeiro artigo publicado em psicologia, em ciências humanas,</w:t>
      </w:r>
    </w:p>
    <w:p w14:paraId="18285D0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F56B9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foi eu e o professor Caldi Lutz, que publicamos numa revista... Eu tenho que achar, eu não me lembro de cabeça, mas... Numa revista científica.</w:t>
      </w:r>
    </w:p>
    <w:p w14:paraId="5F862D0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F56B9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E, dentro da resiliência, né? Sempre essa perspectiva de florescer, de ir à frente, de procurar aspectos positivos, saudáveis. E aí, eu te digo, assim,</w:t>
      </w:r>
    </w:p>
    <w:p w14:paraId="397A9B6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F56B9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eu trabalhei com crianças em situação de rua, largamente, pode ver na minha produção, assim, a gente tem muitos estudos, tem um livro, inclusive,</w:t>
      </w:r>
    </w:p>
    <w:p w14:paraId="2FA8457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F56B9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que chama Endereço Desconhecido, que são uma compilação... Você tá me ouvindo?</w:t>
      </w:r>
    </w:p>
    <w:p w14:paraId="657D9C8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EEBC184" w14:textId="5549F35B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556B94D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DF2CE1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Quando a senhora falou do livro, né? Deu uma tremidinha aqui, pode só voltar essa frase, porque a gente...</w:t>
      </w:r>
    </w:p>
    <w:p w14:paraId="1B398BD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9B6967E" w14:textId="7E9AD535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3CB81C0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DF2CE1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Congelou a tela. Chama Endereço Desconhecido, esse livro tem só alguns exemplares, porque a editora acabou quebrando, mas não foi por causa do meu livro.</w:t>
      </w:r>
    </w:p>
    <w:p w14:paraId="7E17A0C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DF2CE1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 tem muitas publicações nessa área, inclusive, até bastante recentes, porque o estudo com crianças em situação de rua foi bastante desenvolvido.</w:t>
      </w:r>
    </w:p>
    <w:p w14:paraId="6B804F5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DF2CE1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Teve um momento que diminuiu muito a população de rua, felizmente, mas agora voltou tudo de novo. Tá um horror, tá um horror, aqui em Porto Alegre tá, assim,</w:t>
      </w:r>
    </w:p>
    <w:p w14:paraId="347043B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DF2CE1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cada esquina uma criança, uma loucura isso. Bom, alguém tem que fazer, porque agora eu não faço mais.</w:t>
      </w:r>
    </w:p>
    <w:p w14:paraId="51E2F3F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DF2CE1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Com o estudo das crianças, né? Em situação de rua, o que aconteceu? A gente teve que ir na direção das famílias dessas crianças.</w:t>
      </w:r>
    </w:p>
    <w:p w14:paraId="0AB50EF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DF2CE1">
        <w:rPr>
          <w:rFonts w:ascii="Aptos" w:eastAsia="Aptos" w:hAnsi="Aptos" w:cs="Aptos"/>
          <w:color w:val="0070C0"/>
          <w:lang w:val="es-MX"/>
        </w:rPr>
        <w:lastRenderedPageBreak/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 indo na direção das famílias dessas crianças, a gente começou a estudar outras questões que a gente chama de situação de risco, né?</w:t>
      </w:r>
    </w:p>
    <w:p w14:paraId="5F0BC5D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DF2CE1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Abuso sexual, abuso psicológico, abusos, assédios morais e outros problemas. Né?</w:t>
      </w:r>
    </w:p>
    <w:p w14:paraId="61B2889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DF2CE1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 eu fui me agrupando com colegas e estudantes e tal que se interessavam pelo tema. Né? E...</w:t>
      </w:r>
    </w:p>
    <w:p w14:paraId="192F433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DF2CE1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 aí fui ampliando, não só a perspectiva social que a gente tava lidando, mas também as questões de faixas etárias.</w:t>
      </w:r>
    </w:p>
    <w:p w14:paraId="4531F1C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DF2CE1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Então, a gente trabalhava com qualquer faixa etária, com trabalhadores, com idosos, com adultos e etc. Né? Então, foi um pouco nessa direção, assim.</w:t>
      </w:r>
    </w:p>
    <w:p w14:paraId="2814B7C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DF2CE1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Mas sempre com essas perspectivas, né? Mais científica, social, de relevância e saudável, digamos assim,</w:t>
      </w:r>
    </w:p>
    <w:p w14:paraId="3DDC3E3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DF2CE1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pra não usar a palavra positiva. Né? Que eu não gosto muito...</w:t>
      </w:r>
    </w:p>
    <w:p w14:paraId="454C934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25BB2B4B" w14:textId="40FA65B7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1878929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Nossa, eu não sei se eu vou te ouvir. Eu sou do campo de História Oral, né? Dentro da Sociologia. Então, assim, a forma como a senhora vai colocando, né?</w:t>
      </w:r>
    </w:p>
    <w:p w14:paraId="649BB8F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Podem ser muito representativas desse campo em si, né? Científico, social, de relevância e positivo.</w:t>
      </w:r>
    </w:p>
    <w:p w14:paraId="4513B1F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É uma síntese incrível, assim, que vai inspirar muita gente. Agradeço muito. Ah, obrigada. Deixa eu te perguntar, assim, nesse processo,</w:t>
      </w:r>
    </w:p>
    <w:p w14:paraId="1F9F79E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tanto o histórico quanto essas pesquisas mais recentes, né? Já nesses seus vínculos com...</w:t>
      </w:r>
    </w:p>
    <w:p w14:paraId="44150BC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A UFGS e com a </w:t>
      </w:r>
      <w:r w:rsidRPr="004B24BC">
        <w:rPr>
          <w:rFonts w:ascii="Aptos" w:eastAsia="Aptos" w:hAnsi="Aptos" w:cs="Aptos"/>
          <w:color w:val="000000" w:themeColor="text1"/>
          <w:highlight w:val="yellow"/>
          <w:lang w:val="es-MX"/>
        </w:rPr>
        <w:t>Universidade da África do Sul</w:t>
      </w:r>
      <w:r w:rsidRPr="009B7E24">
        <w:rPr>
          <w:rFonts w:ascii="Aptos" w:eastAsia="Aptos" w:hAnsi="Aptos" w:cs="Aptos"/>
          <w:color w:val="000000" w:themeColor="text1"/>
          <w:lang w:val="es-MX"/>
        </w:rPr>
        <w:t>. Como é que a doutora escolhe os seus tópicos de pesquisa? Como é que é esse processo de curadoria?</w:t>
      </w:r>
    </w:p>
    <w:p w14:paraId="7670CDB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6090E72E" w14:textId="2C472739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3201B9B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Então, na verdade, eu fui me agregando com pessoas que conheciam alguma coisa do trabalho que eu vinha desenvolvendo</w:t>
      </w:r>
    </w:p>
    <w:p w14:paraId="073F3BF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lastRenderedPageBreak/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 que vinham com novas ideias, tá? Assim, num olhar mais geral do meu trabalho, ele é bastante amplo, né?</w:t>
      </w:r>
    </w:p>
    <w:p w14:paraId="1FEC1DF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Tem temas bem variados. Porque eu vinha... As pessoas vinham para mim e diziam, ah, eu gostei daquilo que eu li, mas o meu interesse é trabalhar com idosos institucionalizados.</w:t>
      </w:r>
    </w:p>
    <w:p w14:paraId="40465F2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Ah, o meu interesse é trabalhar com a perspectiva que as pessoas têm do... Depois da morte, até isso. Né? Ah...</w:t>
      </w:r>
    </w:p>
    <w:p w14:paraId="66BD2D8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 minha ideia é trabalhar com as relações mãe-filho</w:t>
      </w:r>
    </w:p>
    <w:p w14:paraId="0287EC5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lá na gestação e a prevenção de doenças e tal. E como é que a gente pode juntar essas duas coisas.</w:t>
      </w:r>
    </w:p>
    <w:p w14:paraId="3382486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 eu sempre dizia para os meus colaboradores, olha, o negócio é o seguinte, eu não sei tudo, tá? Se tu quer trabalhar comigo, nós vamos trabalhar.</w:t>
      </w:r>
    </w:p>
    <w:p w14:paraId="281F805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Nós vamos trocar, né? Eu vou aprender contigo, tu vai me ensinar sobre o tema do teu interesse e eu vou te ensinar metodologia, escrita científica,</w:t>
      </w:r>
    </w:p>
    <w:p w14:paraId="5B8C596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como é que se faz pesquisa, como é que a gente promove a psicologia e a ciência fora do país e no país, né?</w:t>
      </w:r>
    </w:p>
    <w:p w14:paraId="324FD58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 outras cositas mais, né? As coisas do dia a dia da pesquisa científica. Então, a gente agregava interesses, né? Porque...</w:t>
      </w:r>
    </w:p>
    <w:p w14:paraId="3BBEC26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Eu vou te mandar um texto que eu acabei de escrever, tá? Tem um livro que chama... Que é sobre os pilares da psicologia mundial, tá?</w:t>
      </w:r>
    </w:p>
    <w:p w14:paraId="2035C68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 eu fui convidada para escrever um capítulo para esse livro. Eu sou a única latino-americana baseada na América... No Sul, na América do Sul, que escreveu um capítulo sobre isso.</w:t>
      </w:r>
    </w:p>
    <w:p w14:paraId="4A0D4D2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 eu... Eu conto um pouco essa história, assim, dessa construção. Acho que vai ser interessante para nutrir aí o teu interesse, né?</w:t>
      </w:r>
    </w:p>
    <w:p w14:paraId="7B56C36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Que é a história das minhas relações científicas com pessoas que, na verdade, foram os meus tutores, né? Ou as pessoas que trouxeram novas ideias</w:t>
      </w:r>
    </w:p>
    <w:p w14:paraId="4A92997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C934B6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ou novas possibilidades na vida acadêmica, mas... Na verdade, os meus grandes professores, né? Os meus professores foram os meus alunos, tá? Eles é que me ensinaram muito.</w:t>
      </w:r>
    </w:p>
    <w:p w14:paraId="75161E4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lastRenderedPageBreak/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 aí, sempre respondendo a tua pergunta, né? Que eu estou divergindo aqui...</w:t>
      </w:r>
    </w:p>
    <w:p w14:paraId="6C95796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D5ED043" w14:textId="2F17F8A9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7968799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Não, mas está muito rico. Por favor, fique à vontade.</w:t>
      </w:r>
    </w:p>
    <w:p w14:paraId="380CD11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5EBD8344" w14:textId="03FA58F1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2761BED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Então, a ideia foi sempre juntar, né? O interesse de alguém que queria fazer uma formação, mestrado, doutorado, ou simplesmente fazer uma pesquisa,</w:t>
      </w:r>
    </w:p>
    <w:p w14:paraId="6BE3109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com o que eu podia ensinar e o que eu podia aprender. E isso foi realmente algo bastante frutífero, né? Acho que a gente floresceu muito com isso, né?</w:t>
      </w:r>
    </w:p>
    <w:p w14:paraId="0100BD4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Usando a palavra.</w:t>
      </w:r>
    </w:p>
    <w:p w14:paraId="14697A9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2D910F75" w14:textId="557ACCC1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310AD29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Com certeza. Incrível. E com base na sua experiência, doutora, quais a senhora diria que são as principais tendências em pesquisa nesse tema de florescimento humano, psicologia positiva,</w:t>
      </w:r>
    </w:p>
    <w:p w14:paraId="073E775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psicologia do saudável, aqui no Brasil e na América Latina?</w:t>
      </w:r>
    </w:p>
    <w:p w14:paraId="0275EDF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136B6EC" w14:textId="528563AD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2B142E9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Então, eu tenho vários... Ex-alunos, que hoje são professores, e vários ex-colaboradores, né? Porque eu realmente não trabalho mais,</w:t>
      </w:r>
    </w:p>
    <w:p w14:paraId="404BA46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não tenho publicado... Uma outra coisa ainda que ficou pendurada, mas eu não estou mais vinculada.</w:t>
      </w:r>
    </w:p>
    <w:p w14:paraId="30EE36F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Eles têm produzido bastante conhecimento em temas que são temas originários do nosso país, do nosso grupo inicial, né?</w:t>
      </w:r>
    </w:p>
    <w:p w14:paraId="3DC07D9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As questões de crianças em situação de rua, em alguns grupos,</w:t>
      </w:r>
    </w:p>
    <w:p w14:paraId="1CA0245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tem bastante estudo sobre as minorias étnicas e sociais, né?</w:t>
      </w:r>
    </w:p>
    <w:p w14:paraId="469DEBF3" w14:textId="6B019D1C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566909F0">
        <w:rPr>
          <w:rFonts w:ascii="Aptos" w:eastAsia="Aptos" w:hAnsi="Aptos" w:cs="Aptos"/>
          <w:color w:val="0070C0"/>
          <w:lang w:val="es-MX"/>
        </w:rPr>
        <w:lastRenderedPageBreak/>
        <w:t xml:space="preserve"/>
      </w:r>
      <w:r w:rsidRPr="566909F0">
        <w:rPr>
          <w:rFonts w:ascii="Aptos" w:eastAsia="Aptos" w:hAnsi="Aptos" w:cs="Aptos"/>
          <w:color w:val="000000" w:themeColor="text1"/>
          <w:lang w:val="es-MX"/>
        </w:rPr>
        <w:t xml:space="preserve">Sempre com uma perspectiva não dessa agenda </w:t>
      </w:r>
      <w:del w:id="4" w:author="iara@nossaterrafirme.com" w:date="2024-07-17T08:09:00Z">
        <w:r w:rsidRPr="566909F0" w:rsidDel="009B7E24">
          <w:rPr>
            <w:rFonts w:ascii="Aptos" w:eastAsia="Aptos" w:hAnsi="Aptos" w:cs="Aptos"/>
            <w:color w:val="000000" w:themeColor="text1"/>
            <w:highlight w:val="yellow"/>
            <w:lang w:val="es-MX"/>
          </w:rPr>
          <w:delText>UOC</w:delText>
        </w:r>
      </w:del>
      <w:ins w:id="5" w:author="iara@nossaterrafirme.com" w:date="2024-07-17T08:09:00Z">
        <w:r w:rsidR="4C6FECD9" w:rsidRPr="566909F0">
          <w:rPr>
            <w:rFonts w:ascii="Aptos" w:eastAsia="Aptos" w:hAnsi="Aptos" w:cs="Aptos"/>
            <w:color w:val="000000" w:themeColor="text1"/>
            <w:highlight w:val="yellow"/>
            <w:lang w:val="es-MX"/>
          </w:rPr>
          <w:t>woke</w:t>
        </w:r>
      </w:ins>
      <w:r w:rsidRPr="566909F0">
        <w:rPr>
          <w:rFonts w:ascii="Aptos" w:eastAsia="Aptos" w:hAnsi="Aptos" w:cs="Aptos"/>
          <w:color w:val="000000" w:themeColor="text1"/>
          <w:lang w:val="es-MX"/>
        </w:rPr>
        <w:t>, mas com uma perspectiva científica e de, efetivamente,</w:t>
      </w:r>
    </w:p>
    <w:p w14:paraId="3371AFC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conhecer a realidade dessas pessoas, né? Então, tem gente em todas as áreas, psicologia social, do trabalho, do desenvolvimento,</w:t>
      </w:r>
    </w:p>
    <w:p w14:paraId="2B7151B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seguindo com essa temática. Tem alguns que trabalham mais dentro dessa linha de florescimento, inclusive aqui em Porto Alegre, tem a professora...</w:t>
      </w:r>
    </w:p>
    <w:p w14:paraId="3558ACF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Depois eu vou te passar essas informações, mas... A </w:t>
      </w:r>
      <w:r w:rsidRPr="00932B3D">
        <w:rPr>
          <w:rFonts w:ascii="Aptos" w:eastAsia="Aptos" w:hAnsi="Aptos" w:cs="Aptos"/>
          <w:color w:val="000000" w:themeColor="text1"/>
          <w:highlight w:val="yellow"/>
          <w:lang w:val="es-MX"/>
        </w:rPr>
        <w:t>Clarissa Freitas</w:t>
      </w:r>
      <w:r w:rsidRPr="009B7E24">
        <w:rPr>
          <w:rFonts w:ascii="Aptos" w:eastAsia="Aptos" w:hAnsi="Aptos" w:cs="Aptos"/>
          <w:color w:val="000000" w:themeColor="text1"/>
          <w:lang w:val="es-MX"/>
        </w:rPr>
        <w:t>, que trabalha na área de trabalho e que está vinculada com isso,</w:t>
      </w:r>
    </w:p>
    <w:p w14:paraId="25EFCD7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que, na verdade, assim, se criou comigo, né? Que é uma jóia, fantástica. Mas, basicamente, nesses temas, assim.</w:t>
      </w:r>
    </w:p>
    <w:p w14:paraId="7BA9B98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9402AF8" w14:textId="27BEB283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6DBD305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Maravilhoso. E, assim, dentro desse ecossistema tão rico que a senhora tem descrito, qual que é a formação? Quais são os tipos de formação que a senhora convida? Como é que você viveu? Acadêmica, né? Dos seus alunos, dos seus colegas</w:t>
      </w:r>
    </w:p>
    <w:p w14:paraId="0DF4D8B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que trabalharam nesses temas contigo mais proximamente.</w:t>
      </w:r>
    </w:p>
    <w:p w14:paraId="052BC82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7BAAD69C" w14:textId="5B2AFDD7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63F8195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/>
      </w:r>
      <w:r w:rsidRPr="009B7E24">
        <w:rPr>
          <w:rFonts w:ascii="Aptos" w:eastAsia="Aptos" w:hAnsi="Aptos" w:cs="Aptos"/>
          <w:color w:val="000000" w:themeColor="text1"/>
          <w:lang w:val="es-MX"/>
        </w:rPr>
        <w:t>É, a maioria eram psicólogos.</w:t>
      </w:r>
    </w:p>
    <w:p w14:paraId="3FF092B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B386EB7" w14:textId="10984971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0EFC10D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 maioria psicólogos.</w:t>
      </w:r>
    </w:p>
    <w:p w14:paraId="771FB27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60E8AAD" w14:textId="437F9AF8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46EAC3A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É. Psicólogos sempre com uma vinculação mais na psicologia do desenvolvimento humano.</w:t>
      </w:r>
    </w:p>
    <w:p w14:paraId="3761797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17ED913" w14:textId="4A8933A2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6A5A82D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lastRenderedPageBreak/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Maravilhoso. A gente tem tido cada resposta diversa nisso, desde dentro do próprio tema do pesquisador até, assim,</w:t>
      </w:r>
    </w:p>
    <w:p w14:paraId="2D5B7E1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 pessoa especializada em estudos de desenvolvimento e todos os contrapartes deles eram engenheiros. Tudo bem interessante.</w:t>
      </w:r>
    </w:p>
    <w:p w14:paraId="2A01842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737F522" w14:textId="02454849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58C3E3D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É, é. Não, eu nunca tive... Teve alguns sociólogos mais americanos</w:t>
      </w:r>
    </w:p>
    <w:p w14:paraId="6E082AF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que vieram fazer doutorado comigo, tá? E alemães, que eram da área da sociologia. Mas, na verdade, eles eram...</w:t>
      </w:r>
    </w:p>
    <w:p w14:paraId="4A65DFC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dentro da linha de desenvolvimento humano, né? Porque também fora daqui, você sabe, tem muita gente que estuda desenvolvimento humano como major, não como agente aqui.</w:t>
      </w:r>
    </w:p>
    <w:p w14:paraId="414609F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Nós não temos, né?</w:t>
      </w:r>
    </w:p>
    <w:p w14:paraId="36FA1A0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3C6818C" w14:textId="57DDE1CF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6164B85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É, infelizmente. Verdade. E dessa multidão de gente, assim, com diferentes interesses e diferentes pontos de partida científicos,</w:t>
      </w:r>
    </w:p>
    <w:p w14:paraId="7001C63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quais que a senhora diria que são as principais motivações, que a senhora observou, para esse estudo de florescimento humano? Em temas afiliados, assim.</w:t>
      </w:r>
    </w:p>
    <w:p w14:paraId="0F1D09B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Em termos de motivações políticas religiosas, valores sociais, motivações científicas.</w:t>
      </w:r>
    </w:p>
    <w:p w14:paraId="68096E4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4CD9066B" w14:textId="1B5229C5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3CD8022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Então, eu acho que, principalmente, a maioria deles, assim, os estrangeiros tinham muito interesse em ter dados</w:t>
      </w:r>
    </w:p>
    <w:p w14:paraId="45D840E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latinoamericanos. Aham.</w:t>
      </w:r>
    </w:p>
    <w:p w14:paraId="143DCAF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 ter...</w:t>
      </w:r>
    </w:p>
    <w:p w14:paraId="21A0F7D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74FF7B3" w14:textId="288A9BE2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11DE61A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lastRenderedPageBreak/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Doutora, só um minutinho, que está acordando. A senhora pode recomeçar da...</w:t>
      </w:r>
    </w:p>
    <w:p w14:paraId="62E6B21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Essa pesquisa era isso. Sempre houve uma relação muito de igual para igual.</w:t>
      </w:r>
    </w:p>
    <w:p w14:paraId="474B995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A45744B" w14:textId="743FF406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158B401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Oi, está me ouvindo?</w:t>
      </w:r>
    </w:p>
    <w:p w14:paraId="1A27240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6A9CE5D2" w14:textId="377C69E6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2029909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Estou, sim. Ele deu uma engasgada, mas aí ele voltou. Então, a senhora, deixa eu só ver o que eu peguei outro dia. Os estrangeiros tinham uma necessidade de ter dados latinoamericanos,</w:t>
      </w:r>
    </w:p>
    <w:p w14:paraId="759DC36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mas a relação de vocês foi sempre horizontal. Pode continuar.</w:t>
      </w:r>
    </w:p>
    <w:p w14:paraId="405D531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5749F7D1" w14:textId="05314B2F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4BB4F1E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É, sempre horizontal, de troca. Eu nunca fui coletadora de dados para gringo, para ser bem coloquial.</w:t>
      </w:r>
    </w:p>
    <w:p w14:paraId="77B20B9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Não, a gente sempre teve uma relação muito de igual para igual, inclusive com intercâmbio de alunos e etc.</w:t>
      </w:r>
    </w:p>
    <w:p w14:paraId="0474127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 o pessoal brasileiro era principalmente para fazer formação acadêmica. Eles tinham interesse em seguir os estudos científicos</w:t>
      </w:r>
    </w:p>
    <w:p w14:paraId="73F58BC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 eles vinham, então, para fazer mestrado e doutorado. Então, foi nessa direção.</w:t>
      </w:r>
    </w:p>
    <w:p w14:paraId="2E00AA7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6A974D72" w14:textId="3FBCF270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4983088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Maravilha. E quais recursos financeiros e também organizacionais, institucionais, a senhora diria que são necessários, para promover as capacidades de pesquisa sobre esse tema,</w:t>
      </w:r>
    </w:p>
    <w:p w14:paraId="42EBBF8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tanto no Brasil quanto a nível de América Latina?</w:t>
      </w:r>
    </w:p>
    <w:p w14:paraId="69202BC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23C9444" w14:textId="4E0D6AF4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3910AAC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Bom, isso no mundo ideal, a gente teria que ter um bom ambiente acadêmico,</w:t>
      </w:r>
    </w:p>
    <w:p w14:paraId="4F7559D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de respeito e reconhecimento dentro da própria universidade,</w:t>
      </w:r>
    </w:p>
    <w:p w14:paraId="6405092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o que eu nunca tive, tanto que eu me aposentei e saí da minha universidade, porque eu fui varrida de lá,</w:t>
      </w:r>
    </w:p>
    <w:p w14:paraId="303D6B9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porque eu incomodava, eu era a psicóloga mais citada da América Latina, longe do segundo lugar, e isso incomodava bastante.</w:t>
      </w:r>
    </w:p>
    <w:p w14:paraId="3F55902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Você pode imaginar essa arrogância que as universidades têm, lidar comigo não era fácil. Eu também não sou uma pessoa muito fácil.</w:t>
      </w:r>
    </w:p>
    <w:p w14:paraId="5088955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Mas eu sempre tive financiamento internacional. E no mundo ideal,</w:t>
      </w:r>
    </w:p>
    <w:p w14:paraId="22D51A2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 gente precisa de financiamento para poder fazer pesquisa. No Brasil, eu tive alguns financiamentos externos,</w:t>
      </w:r>
    </w:p>
    <w:p w14:paraId="6458CF7C" w14:textId="4DFB80E5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566909F0">
        <w:rPr>
          <w:rFonts w:ascii="Aptos" w:eastAsia="Aptos" w:hAnsi="Aptos" w:cs="Aptos"/>
          <w:color w:val="0070C0"/>
          <w:lang w:val="es-MX"/>
        </w:rPr>
        <w:t xml:space="preserve"/>
      </w:r>
      <w:r w:rsidRPr="566909F0">
        <w:rPr>
          <w:rFonts w:ascii="Aptos" w:eastAsia="Aptos" w:hAnsi="Aptos" w:cs="Aptos"/>
          <w:color w:val="000000" w:themeColor="text1"/>
          <w:lang w:val="es-MX"/>
        </w:rPr>
        <w:t xml:space="preserve">ao meio acadêmico, no caso, </w:t>
      </w:r>
      <w:r w:rsidRPr="566909F0">
        <w:rPr>
          <w:rFonts w:ascii="Aptos" w:eastAsia="Aptos" w:hAnsi="Aptos" w:cs="Aptos"/>
          <w:color w:val="000000" w:themeColor="text1"/>
          <w:highlight w:val="yellow"/>
          <w:lang w:val="es-MX"/>
        </w:rPr>
        <w:t xml:space="preserve">CAPES, </w:t>
      </w:r>
      <w:ins w:id="6" w:author="iara@nossaterrafirme.com" w:date="2024-07-17T08:10:00Z">
        <w:r w:rsidR="0E836B42" w:rsidRPr="566909F0">
          <w:rPr>
            <w:rFonts w:ascii="Aptos" w:eastAsia="Aptos" w:hAnsi="Aptos" w:cs="Aptos"/>
            <w:color w:val="000000" w:themeColor="text1"/>
            <w:highlight w:val="yellow"/>
            <w:lang w:val="es-MX"/>
          </w:rPr>
          <w:t>C</w:t>
        </w:r>
      </w:ins>
      <w:r w:rsidRPr="566909F0">
        <w:rPr>
          <w:rFonts w:ascii="Aptos" w:eastAsia="Aptos" w:hAnsi="Aptos" w:cs="Aptos"/>
          <w:color w:val="000000" w:themeColor="text1"/>
          <w:highlight w:val="yellow"/>
          <w:lang w:val="es-MX"/>
        </w:rPr>
        <w:t>NPQ</w:t>
      </w:r>
      <w:r w:rsidRPr="566909F0">
        <w:rPr>
          <w:rFonts w:ascii="Aptos" w:eastAsia="Aptos" w:hAnsi="Aptos" w:cs="Aptos"/>
          <w:color w:val="000000" w:themeColor="text1"/>
          <w:lang w:val="es-MX"/>
        </w:rPr>
        <w:t>, eu sempre tive, mas eu tive financiamento da Natura.</w:t>
      </w:r>
    </w:p>
    <w:p w14:paraId="3E1CC44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70A2B7C6" w14:textId="70D2C149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2D711AE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Olha!</w:t>
      </w:r>
    </w:p>
    <w:p w14:paraId="67228A1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318F464" w14:textId="171D61EB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5F647E3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É, um financiamento realmente muito importante, e uma interação espetacular com eles, nos bons tempos.</w:t>
      </w:r>
    </w:p>
    <w:p w14:paraId="2D4ACE5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 o resto, os meus financiamentos todos foram, foram internacionais. E eu tive muitos financiamentos bons internacionais,</w:t>
      </w:r>
    </w:p>
    <w:p w14:paraId="29D98DBC" w14:textId="780C5534" w:rsidR="009B7E24" w:rsidRPr="009B7E24" w:rsidRDefault="009B7E24" w:rsidP="566909F0">
      <w:pPr>
        <w:rPr>
          <w:rFonts w:ascii="Aptos" w:eastAsia="Aptos" w:hAnsi="Aptos" w:cs="Aptos"/>
          <w:color w:val="000000" w:themeColor="text1"/>
          <w:highlight w:val="yellow"/>
          <w:lang w:val="es-MX"/>
          <w:rPrChange w:id="7" w:author="iara@nossaterrafirme.com" w:date="2024-07-17T08:10:00Z">
            <w:rPr>
              <w:rFonts w:ascii="Aptos" w:eastAsia="Aptos" w:hAnsi="Aptos" w:cs="Aptos"/>
              <w:color w:val="000000" w:themeColor="text1"/>
              <w:lang w:val="es-MX"/>
            </w:rPr>
          </w:rPrChange>
        </w:rPr>
      </w:pPr>
      <w:r w:rsidRPr="566909F0">
        <w:rPr>
          <w:rFonts w:ascii="Aptos" w:eastAsia="Aptos" w:hAnsi="Aptos" w:cs="Aptos"/>
          <w:color w:val="0070C0"/>
          <w:lang w:val="es-MX"/>
        </w:rPr>
        <w:t xml:space="preserve"/>
      </w:r>
      <w:r w:rsidRPr="566909F0">
        <w:rPr>
          <w:rFonts w:ascii="Aptos" w:eastAsia="Aptos" w:hAnsi="Aptos" w:cs="Aptos"/>
          <w:color w:val="000000" w:themeColor="text1"/>
          <w:lang w:val="es-MX"/>
        </w:rPr>
        <w:t xml:space="preserve">em termos de altos recursos, fundação, a </w:t>
      </w:r>
      <w:r w:rsidRPr="566909F0">
        <w:rPr>
          <w:rFonts w:ascii="Aptos" w:eastAsia="Aptos" w:hAnsi="Aptos" w:cs="Aptos"/>
          <w:color w:val="000000" w:themeColor="text1"/>
          <w:highlight w:val="yellow"/>
          <w:lang w:val="es-MX"/>
        </w:rPr>
        <w:t>Jacobs Foundation</w:t>
      </w:r>
      <w:r w:rsidRPr="566909F0">
        <w:rPr>
          <w:rFonts w:ascii="Aptos" w:eastAsia="Aptos" w:hAnsi="Aptos" w:cs="Aptos"/>
          <w:color w:val="000000" w:themeColor="text1"/>
          <w:lang w:val="es-MX"/>
        </w:rPr>
        <w:t xml:space="preserve">, a </w:t>
      </w:r>
      <w:r w:rsidRPr="566909F0">
        <w:rPr>
          <w:rFonts w:ascii="Aptos" w:eastAsia="Aptos" w:hAnsi="Aptos" w:cs="Aptos"/>
          <w:color w:val="000000" w:themeColor="text1"/>
          <w:highlight w:val="yellow"/>
          <w:lang w:val="es-MX"/>
          <w:rPrChange w:id="8" w:author="iara@nossaterrafirme.com" w:date="2024-07-17T08:10:00Z">
            <w:rPr>
              <w:rFonts w:ascii="Aptos" w:eastAsia="Aptos" w:hAnsi="Aptos" w:cs="Aptos"/>
              <w:color w:val="000000" w:themeColor="text1"/>
              <w:lang w:val="es-MX"/>
            </w:rPr>
          </w:rPrChange>
        </w:rPr>
        <w:t>Kellogg</w:t>
      </w:r>
      <w:ins w:id="9" w:author="iara@nossaterrafirme.com" w:date="2024-07-17T08:10:00Z">
        <w:r w:rsidR="51D3FEA7" w:rsidRPr="566909F0">
          <w:rPr>
            <w:rFonts w:ascii="Aptos" w:eastAsia="Aptos" w:hAnsi="Aptos" w:cs="Aptos"/>
            <w:color w:val="000000" w:themeColor="text1"/>
            <w:highlight w:val="yellow"/>
            <w:lang w:val="es-MX"/>
            <w:rPrChange w:id="10" w:author="iara@nossaterrafirme.com" w:date="2024-07-17T08:10:00Z">
              <w:rPr>
                <w:rFonts w:ascii="Aptos" w:eastAsia="Aptos" w:hAnsi="Aptos" w:cs="Aptos"/>
                <w:color w:val="000000" w:themeColor="text1"/>
                <w:lang w:val="es-MX"/>
              </w:rPr>
            </w:rPrChange>
          </w:rPr>
          <w:t xml:space="preserve"> (Foundation)</w:t>
        </w:r>
      </w:ins>
      <w:r w:rsidRPr="566909F0">
        <w:rPr>
          <w:rFonts w:ascii="Aptos" w:eastAsia="Aptos" w:hAnsi="Aptos" w:cs="Aptos"/>
          <w:color w:val="000000" w:themeColor="text1"/>
          <w:highlight w:val="yellow"/>
          <w:lang w:val="es-MX"/>
          <w:rPrChange w:id="11" w:author="iara@nossaterrafirme.com" w:date="2024-07-17T08:10:00Z">
            <w:rPr>
              <w:rFonts w:ascii="Aptos" w:eastAsia="Aptos" w:hAnsi="Aptos" w:cs="Aptos"/>
              <w:color w:val="000000" w:themeColor="text1"/>
              <w:lang w:val="es-MX"/>
            </w:rPr>
          </w:rPrChange>
        </w:rPr>
        <w:t>.</w:t>
      </w:r>
    </w:p>
    <w:p w14:paraId="1A1F216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Ai, tem uma lista, eu de cabeça não...</w:t>
      </w:r>
    </w:p>
    <w:p w14:paraId="3750C6B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Nunca me faltou dinheiro para fazer pesquisa.</w:t>
      </w:r>
    </w:p>
    <w:p w14:paraId="30E4BFC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529D6EC9" w14:textId="29FBEBCA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7CAFF1C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Interessante. Isso é bem raro até.</w:t>
      </w:r>
    </w:p>
    <w:p w14:paraId="04DB5A8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6E2DA56B" w14:textId="51805927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682FDDA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Oi, travou...</w:t>
      </w:r>
    </w:p>
    <w:p w14:paraId="0F580D9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400E283B" w14:textId="245CF3A7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7A2A391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Opa! Não, mas eu escutei direitinho. É uma situação até bem... Bem diferente da maioria dos entrevistados da nossa pesquisa, sabe?</w:t>
      </w:r>
    </w:p>
    <w:p w14:paraId="40DE445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Mas, enquanto uma questão importante, que é dessa vaidade acadêmica, e os limites que ela impõe às nossas próprias pesquisas sobre o que é saudável.</w:t>
      </w:r>
    </w:p>
    <w:p w14:paraId="29F15F0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2BD86990" w14:textId="60764A1A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28568C1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É, isso aí dá uma discussão. São, assim, de umas cinco horas.</w:t>
      </w:r>
    </w:p>
    <w:p w14:paraId="1B49DD0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7BAFFFC5" w14:textId="1008DD76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29F4204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 tem uma geração de sobreviventes, né? Múltiplas gerações de sobreviventes desse ecossistema tóxico. Na sociologia não é diferente. Então, assim, tem a minha solidariedade.</w:t>
      </w:r>
    </w:p>
    <w:p w14:paraId="15880E0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Que bom que a senhora conseguiu fazer tudo o que fez a despeito do nosso clima institucional, né?</w:t>
      </w:r>
    </w:p>
    <w:p w14:paraId="1F8E02A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26085C52" w14:textId="33FDBFB6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29CA6A3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Não, eu estou feliz por ter saído, porque desde o ano passado para cá, as coisas pioraram muito, né? Então, as...</w:t>
      </w:r>
    </w:p>
    <w:p w14:paraId="555A85B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CC7C7D9" w14:textId="004C186D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674A7C90" w14:textId="22E91FF1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566909F0">
        <w:rPr>
          <w:rFonts w:ascii="Aptos" w:eastAsia="Aptos" w:hAnsi="Aptos" w:cs="Aptos"/>
          <w:color w:val="0070C0"/>
          <w:lang w:val="es-MX"/>
        </w:rPr>
        <w:lastRenderedPageBreak/>
        <w:t xml:space="preserve"/>
      </w:r>
      <w:r w:rsidRPr="566909F0">
        <w:rPr>
          <w:rFonts w:ascii="Aptos" w:eastAsia="Aptos" w:hAnsi="Aptos" w:cs="Aptos"/>
          <w:color w:val="000000" w:themeColor="text1"/>
          <w:lang w:val="es-MX"/>
        </w:rPr>
        <w:t xml:space="preserve">É mesmo, </w:t>
      </w:r>
      <w:del w:id="12" w:author="iara@nossaterrafirme.com" w:date="2024-07-17T08:10:00Z">
        <w:r w:rsidRPr="566909F0" w:rsidDel="009B7E24">
          <w:rPr>
            <w:rFonts w:ascii="Aptos" w:eastAsia="Aptos" w:hAnsi="Aptos" w:cs="Aptos"/>
            <w:color w:val="000000" w:themeColor="text1"/>
            <w:lang w:val="es-MX"/>
          </w:rPr>
          <w:delText>Baciu.</w:delText>
        </w:r>
      </w:del>
      <w:ins w:id="13" w:author="iara@nossaterrafirme.com" w:date="2024-07-17T08:10:00Z">
        <w:r w:rsidR="17631020" w:rsidRPr="566909F0">
          <w:rPr>
            <w:rFonts w:ascii="Aptos" w:eastAsia="Aptos" w:hAnsi="Aptos" w:cs="Aptos"/>
            <w:color w:val="000000" w:themeColor="text1"/>
            <w:lang w:val="es-MX"/>
          </w:rPr>
          <w:t>bastante</w:t>
        </w:r>
      </w:ins>
    </w:p>
    <w:p w14:paraId="2F998B0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076BEBE" w14:textId="13442938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568051E5" w14:textId="3E8E2F65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566909F0">
        <w:rPr>
          <w:rFonts w:ascii="Aptos" w:eastAsia="Aptos" w:hAnsi="Aptos" w:cs="Aptos"/>
          <w:color w:val="0070C0"/>
          <w:lang w:val="es-MX"/>
        </w:rPr>
        <w:t xml:space="preserve"/>
      </w:r>
      <w:r w:rsidRPr="566909F0">
        <w:rPr>
          <w:rFonts w:ascii="Aptos" w:eastAsia="Aptos" w:hAnsi="Aptos" w:cs="Aptos"/>
          <w:color w:val="000000" w:themeColor="text1"/>
          <w:lang w:val="es-MX"/>
        </w:rPr>
        <w:t xml:space="preserve">É, as universidades estão, assim, no </w:t>
      </w:r>
      <w:ins w:id="14" w:author="iara@nossaterrafirme.com" w:date="2024-07-17T08:11:00Z">
        <w:r w:rsidR="3032C479" w:rsidRPr="566909F0">
          <w:rPr>
            <w:rFonts w:ascii="Aptos" w:eastAsia="Aptos" w:hAnsi="Aptos" w:cs="Aptos"/>
            <w:color w:val="000000" w:themeColor="text1"/>
            <w:lang w:val="es-MX"/>
          </w:rPr>
          <w:t>desert</w:t>
        </w:r>
      </w:ins>
      <w:del w:id="15" w:author="iara@nossaterrafirme.com" w:date="2024-07-17T08:11:00Z">
        <w:r w:rsidRPr="566909F0" w:rsidDel="009B7E24">
          <w:rPr>
            <w:rFonts w:ascii="Aptos" w:eastAsia="Aptos" w:hAnsi="Aptos" w:cs="Aptos"/>
            <w:color w:val="000000" w:themeColor="text1"/>
            <w:lang w:val="es-MX"/>
          </w:rPr>
          <w:delText>estertor</w:delText>
        </w:r>
      </w:del>
      <w:r w:rsidRPr="566909F0">
        <w:rPr>
          <w:rFonts w:ascii="Aptos" w:eastAsia="Aptos" w:hAnsi="Aptos" w:cs="Aptos"/>
          <w:color w:val="000000" w:themeColor="text1"/>
          <w:lang w:val="es-MX"/>
        </w:rPr>
        <w:t>, né? Voltou aos tempos do Fernando Henrique Cardoso, em que a gente não tinha nem banheiro na universidade.</w:t>
      </w:r>
    </w:p>
    <w:p w14:paraId="13D293F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Uma coisa de louco, assim. As pessoas estão... Bom, está vendo aí que vão entrar tudo em greve, né? Aham.</w:t>
      </w:r>
    </w:p>
    <w:p w14:paraId="1084039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3897D0F" w14:textId="12FEC362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3C8F88C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 senhora diria que é fruto da precarização dos últimos anos, né? Ou é algo mais recente dos últimos dois anos? Ou desse último ano, desculpe.</w:t>
      </w:r>
    </w:p>
    <w:p w14:paraId="6980374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76D67776" w14:textId="1D08D5F7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1CB1D8B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Eu acho que é do último ano, porque até enquanto eu tinha contato, a gente tinha... Os alunos tinham bolsa, né? Que é fundamental, né?</w:t>
      </w:r>
    </w:p>
    <w:p w14:paraId="6DD2A44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 os professores tinham recurso para pesquisa. Agora o dinheiro, sabe Deus onde é que vai, né? Está todo mundo entrando em greve. Está uma loucura, né?</w:t>
      </w:r>
    </w:p>
    <w:p w14:paraId="44F5883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A7898F4" w14:textId="0455F193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1F9087B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Sim.</w:t>
      </w:r>
    </w:p>
    <w:p w14:paraId="06B3E88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EEC437B" w14:textId="196D3BB4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08E5A79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Mas as universidades estão caindo aos pedaços.</w:t>
      </w:r>
    </w:p>
    <w:p w14:paraId="6D5C1B6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1936748" w14:textId="4509545B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0EEDDF3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É verdade. E quais são os principais órgãos de pesquisa sobre crescimento humano no Brasil e na América Latina?</w:t>
      </w:r>
    </w:p>
    <w:p w14:paraId="569830D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lastRenderedPageBreak/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Desde associações profissionais, acadêmicas, até redes, clubs, colaborações mais informais.</w:t>
      </w:r>
    </w:p>
    <w:p w14:paraId="2795BB5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6411967" w14:textId="00153B6C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7A78569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Olha, eu não tenho acompanhado, né, Yara, os últimos financiamentos,</w:t>
      </w:r>
    </w:p>
    <w:p w14:paraId="759FA8D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mas historicamente a gente tinha financiamento </w:t>
      </w:r>
      <w:r w:rsidRPr="006532D5">
        <w:rPr>
          <w:rFonts w:ascii="Aptos" w:eastAsia="Aptos" w:hAnsi="Aptos" w:cs="Aptos"/>
          <w:color w:val="000000" w:themeColor="text1"/>
          <w:highlight w:val="yellow"/>
          <w:lang w:val="es-MX"/>
        </w:rPr>
        <w:t>CNPq e CAPs,</w:t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 que são órgãos do governo, né? Que eram sempre bastante importantes, assim,</w:t>
      </w:r>
    </w:p>
    <w:p w14:paraId="091D17D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porque pagavam bolsa para os alunos e pagavam bolsa para os professores, né? Então a gente tinha esse financiamento.</w:t>
      </w:r>
    </w:p>
    <w:p w14:paraId="3C28AE4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Não era muito dinheiro, mas era sistemático, né? E hoje são mais escassos. Novos editais e tal.</w:t>
      </w:r>
    </w:p>
    <w:p w14:paraId="7FB2E0C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 também porque os editais agora estão muito direcionados para algumas temáticas específicas, né? E não amplo como eram antes, né?</w:t>
      </w:r>
    </w:p>
    <w:p w14:paraId="0C67718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Antes o edital era para psicologia, né? E agora não. É um tema específico dentro de uma área X e quem não se encaixa ali não tem financiamento.</w:t>
      </w:r>
    </w:p>
    <w:p w14:paraId="777B9D3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</w:rPr>
        <w:t xml:space="preserve"/>
      </w:r>
      <w:r w:rsidRPr="009B7E24">
        <w:rPr>
          <w:rFonts w:ascii="Aptos" w:eastAsia="Aptos" w:hAnsi="Aptos" w:cs="Aptos"/>
          <w:color w:val="000000" w:themeColor="text1"/>
        </w:rPr>
        <w:t xml:space="preserve">Isso é muito ruim, né? </w:t>
      </w:r>
      <w:r w:rsidRPr="009B7E24">
        <w:rPr>
          <w:rFonts w:ascii="Aptos" w:eastAsia="Aptos" w:hAnsi="Aptos" w:cs="Aptos"/>
          <w:color w:val="000000" w:themeColor="text1"/>
          <w:lang w:val="es-MX"/>
        </w:rPr>
        <w:t>Outras informações eu realmente não posso te dar,</w:t>
      </w:r>
    </w:p>
    <w:p w14:paraId="5C4B17E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porque eu não sei o que está correndo em termos de financiamento internacional e tal. Não sei porque eu deixei de me guiar, assim, de me interessar e tal.</w:t>
      </w:r>
    </w:p>
    <w:p w14:paraId="47E0D95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Mas tem, tem muitas instituições financiando pesquisa, né? Mas olha, até vou te dizer que diminuiu, né? Diminuiu o número de financiamento</w:t>
      </w:r>
    </w:p>
    <w:p w14:paraId="17FF22C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de instituições estrangeiras, assim. Pelo que eu acompanho dos meus alunos, né? Muitos deles que tinham financiamento não tem mais, né?</w:t>
      </w:r>
    </w:p>
    <w:p w14:paraId="31E5A79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Antes também eu tive financiamento da... Ai, como é que era? Eu vou lembrar depois.</w:t>
      </w:r>
    </w:p>
    <w:p w14:paraId="525A7B3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Uma fundação que tem em São Paulo.</w:t>
      </w:r>
    </w:p>
    <w:p w14:paraId="7436758D" w14:textId="77777777" w:rsidR="009B7E24" w:rsidRPr="008252F7" w:rsidRDefault="009B7E24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</w:p>
    <w:p w14:paraId="68488A5F" w14:textId="22CFE8C9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41F14AE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6D65A8">
        <w:rPr>
          <w:rFonts w:ascii="Aptos" w:eastAsia="Aptos" w:hAnsi="Aptos" w:cs="Aptos"/>
          <w:color w:val="000000" w:themeColor="text1"/>
          <w:highlight w:val="yellow"/>
          <w:lang w:val="es-MX"/>
        </w:rPr>
        <w:t>FAPESP</w:t>
      </w:r>
      <w:r w:rsidRPr="009B7E24">
        <w:rPr>
          <w:rFonts w:ascii="Aptos" w:eastAsia="Aptos" w:hAnsi="Aptos" w:cs="Aptos"/>
          <w:color w:val="000000" w:themeColor="text1"/>
          <w:lang w:val="es-MX"/>
        </w:rPr>
        <w:t>?</w:t>
      </w:r>
    </w:p>
    <w:p w14:paraId="60D4864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5430D26C" w14:textId="017AB8A3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lastRenderedPageBreak/>
        <w:t>Silvia Koller</w:t>
      </w:r>
    </w:p>
    <w:p w14:paraId="700557A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Não, não. Será? Não, eu não podia ter da FAPESP, porque para ter da FAPESP...</w:t>
      </w:r>
    </w:p>
    <w:p w14:paraId="180029B0" w14:textId="77777777" w:rsidR="009B7E24" w:rsidRPr="008252F7" w:rsidRDefault="009B7E24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</w:p>
    <w:p w14:paraId="594C0932" w14:textId="41847E9E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5509AF3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Porque é a instituição pergatarina, né?</w:t>
      </w:r>
    </w:p>
    <w:p w14:paraId="6F93819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8E01318" w14:textId="07009FAF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174935E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É, tinha que ser...</w:t>
      </w:r>
    </w:p>
    <w:p w14:paraId="6EA5522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574E8D32" w14:textId="6E0A1FB6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7B8B92F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Aliás, porque a senhora é do Sul, é verdade.</w:t>
      </w:r>
    </w:p>
    <w:p w14:paraId="349161A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485CE4D1" w14:textId="53D3A4D1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2EC2FDE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566909F0">
        <w:rPr>
          <w:rFonts w:ascii="Aptos" w:eastAsia="Aptos" w:hAnsi="Aptos" w:cs="Aptos"/>
          <w:color w:val="0070C0"/>
          <w:lang w:val="es-MX"/>
        </w:rPr>
        <w:t xml:space="preserve"/>
      </w:r>
      <w:r w:rsidRPr="566909F0">
        <w:rPr>
          <w:rFonts w:ascii="Aptos" w:eastAsia="Aptos" w:hAnsi="Aptos" w:cs="Aptos"/>
          <w:color w:val="000000" w:themeColor="text1"/>
          <w:lang w:val="es-MX"/>
        </w:rPr>
        <w:t xml:space="preserve">Era uma fundação... </w:t>
      </w:r>
      <w:commentRangeStart w:id="16"/>
      <w:r w:rsidRPr="566909F0">
        <w:rPr>
          <w:rFonts w:ascii="Aptos" w:eastAsia="Aptos" w:hAnsi="Aptos" w:cs="Aptos"/>
          <w:color w:val="000000" w:themeColor="text1"/>
          <w:lang w:val="es-MX"/>
        </w:rPr>
        <w:t xml:space="preserve">Ah, eu vou ter que lembrar, eu não me lembro. Que era ligado... Inclusive ligado com a </w:t>
      </w:r>
      <w:r w:rsidRPr="566909F0">
        <w:rPr>
          <w:rFonts w:ascii="Aptos" w:eastAsia="Aptos" w:hAnsi="Aptos" w:cs="Aptos"/>
          <w:color w:val="000000" w:themeColor="text1"/>
          <w:highlight w:val="yellow"/>
          <w:lang w:val="es-MX"/>
        </w:rPr>
        <w:t>Camargo Correia</w:t>
      </w:r>
      <w:r w:rsidRPr="566909F0">
        <w:rPr>
          <w:rFonts w:ascii="Aptos" w:eastAsia="Aptos" w:hAnsi="Aptos" w:cs="Aptos"/>
          <w:color w:val="000000" w:themeColor="text1"/>
          <w:lang w:val="es-MX"/>
        </w:rPr>
        <w:t>,</w:t>
      </w:r>
    </w:p>
    <w:p w14:paraId="0992F71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566909F0">
        <w:rPr>
          <w:rFonts w:ascii="Aptos" w:eastAsia="Aptos" w:hAnsi="Aptos" w:cs="Aptos"/>
          <w:color w:val="0070C0"/>
          <w:lang w:val="es-MX"/>
        </w:rPr>
        <w:t xml:space="preserve"/>
      </w:r>
      <w:r w:rsidRPr="566909F0">
        <w:rPr>
          <w:rFonts w:ascii="Aptos" w:eastAsia="Aptos" w:hAnsi="Aptos" w:cs="Aptos"/>
          <w:color w:val="000000" w:themeColor="text1"/>
          <w:lang w:val="es-MX"/>
        </w:rPr>
        <w:t>essas empreiteiras aí. Tá. Mas que acabou também sendo pega pela Lava Jato e acabou o financiamento.</w:t>
      </w:r>
      <w:commentRangeEnd w:id="16"/>
      <w:r w:rsidRPr="009B7E24">
        <w:rPr>
          <w:rStyle w:val="Refdecomentario"/>
          <w:rFonts w:ascii="Aptos" w:eastAsia="Aptos" w:hAnsi="Aptos" w:cs="Aptos"/>
          <w:color w:val="000000" w:themeColor="text1"/>
          <w:sz w:val="24"/>
          <w:szCs w:val="24"/>
          <w:lang w:val="es-MX"/>
        </w:rPr>
        <w:commentReference w:id="16"/>
      </w:r>
    </w:p>
    <w:p w14:paraId="661EBA7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43E5855C" w14:textId="6F3C6B44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5739F17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As altas emoções, né? A gente está pesquisando agora.</w:t>
      </w:r>
    </w:p>
    <w:p w14:paraId="64F224C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87A7E87" w14:textId="79780A19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4E54C16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Nossa, nem me fala.</w:t>
      </w:r>
    </w:p>
    <w:p w14:paraId="248C8DB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F269F7E" w14:textId="33B1B286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47C18D1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lastRenderedPageBreak/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Desculpa, estou tentando deixar ele aqui paradinho, que não está dando certo. Bom, mas então tem esse papel de instituições</w:t>
      </w:r>
    </w:p>
    <w:p w14:paraId="674DE5B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voltadas para contrapartida, a responsabilidade social das empresas, né? Isso já é uma novidade interessante também.</w:t>
      </w:r>
    </w:p>
    <w:p w14:paraId="3273B40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BCED3CE" w14:textId="62D82BDE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68A0361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Sim.</w:t>
      </w:r>
    </w:p>
    <w:p w14:paraId="6547E94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2CDD364" w14:textId="6F70CB71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7D33617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Que não era algo que a gente tinha conhecimento no campo de psicologia. Então, agradeço muito por essa informação.</w:t>
      </w:r>
    </w:p>
    <w:p w14:paraId="372E1C2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7EFA8716" w14:textId="1C209256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6C1D5A6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Tem a Natura e tem essa outra, mas eu não me lembro o nome. Eu vou ter que procurar.</w:t>
      </w:r>
    </w:p>
    <w:p w14:paraId="3D22856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7065763E" w14:textId="1E638205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7F762BF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Certo. E as suas divulgações de resultados em pesquisa, né? Quais que eram as suas principais estratégias, assim, além da publicação em si? A senhora priorizava cúpulas, conferências, seminários,</w:t>
      </w:r>
    </w:p>
    <w:p w14:paraId="7380D3D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publicações no meio científico, revistas, blogs, sites? Como é que era a sua estratégia de protagonismo dentro desse tempo?</w:t>
      </w:r>
    </w:p>
    <w:p w14:paraId="304B620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56FC83AE" w14:textId="4E59ACEC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30547B9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Então, isso foi um tema sempre muito relevante para nós, tá? Eu sempre tive um acordo com os meus alunos que era o seguinte, a gente tem duas comunidades para atender.</w:t>
      </w:r>
    </w:p>
    <w:p w14:paraId="3415E70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 comunidade acadêmica, e a comunidade social, né? E eu sempre bati muito o pé com eles, né? Vocês não vão pegar a tese de vocês</w:t>
      </w:r>
    </w:p>
    <w:p w14:paraId="474C167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lastRenderedPageBreak/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 entregar lá no albergue, não sei o quê, porque eles não sabem ler aquilo que vocês escreveram para uma tese. Vocês têm que produzir um material</w:t>
      </w:r>
    </w:p>
    <w:p w14:paraId="4D0590F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que seja direcionado para essas pessoas. Além disso, a gente sempre fez, porque as universidades, elas têm o que a gente chama de tripé, né?</w:t>
      </w:r>
    </w:p>
    <w:p w14:paraId="6996479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Que é o ensino, então a formação de mestres, doutores, psicólogos, a pesquisa, que tem que terminar na produção acadêmica, nacional ou internacional,</w:t>
      </w:r>
    </w:p>
    <w:p w14:paraId="4546389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dependendo de onde você vai publicar isso, né? E tem a parte de extensão que a gente chama de outreach, né?</w:t>
      </w:r>
    </w:p>
    <w:p w14:paraId="31F6AC1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Aquilo que você vai devolver para a comunidade que está sustentando a sua formação, o seu trabalho. E nessa parte, então, é que a gente publicou,</w:t>
      </w:r>
    </w:p>
    <w:p w14:paraId="5F33B12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nós temos, assim, vários manuais, historinhas, boletins, né? E nessa parte de extensão,</w:t>
      </w:r>
    </w:p>
    <w:p w14:paraId="5D20597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também tinha uma outra questão que era fundamental para a nossa pesquisa, a gente fazia uma troca com a comunidade, né? Ou seja, eu precisava trabalhar num albergue</w:t>
      </w:r>
    </w:p>
    <w:p w14:paraId="3D14454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onde as crianças vinham dormir à noite, né? Eu não posso entrar lá, coletar dados e virar as costas e ir embora, né? Então, o que a gente fazia? A gente fazia uma assessoria,</w:t>
      </w:r>
    </w:p>
    <w:p w14:paraId="4DB3817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 gente fazia fóruns de debate dentro da universidade, né? A gente fazia cursos de capacitação e nesses cursos e nesses fóruns</w:t>
      </w:r>
    </w:p>
    <w:p w14:paraId="7A7AEB6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 gente produzia material, né? Para publicar, para devolver para a comunidade. Tem histórias belíssimas, belíssimas, assim, de gente analfabeta</w:t>
      </w:r>
    </w:p>
    <w:p w14:paraId="58A4BBB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que vinha para os seminários e chorava de emoção porque era analfabeto, mas estava dentro da universidade, né? De fóruns, a gente trabalhava com as crianças em situação de rua,</w:t>
      </w:r>
    </w:p>
    <w:p w14:paraId="42C1F61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em que a gente reunia pessoas de várias entidades da cidade todas as quintas-feiras de manhã para discutir temas relacionados, né?</w:t>
      </w:r>
    </w:p>
    <w:p w14:paraId="260A499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Em que a gente tinha, na verdade, era um fórum de proteção das crianças porque eles se comunicavam entre eles e se ajudavam e ajudavam as crianças, né?</w:t>
      </w:r>
    </w:p>
    <w:p w14:paraId="73B6D88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 sair daquela vida. Ou a gente chamava, por exemplo, uma vez eu chamei, várias vezes eu fiz isso,</w:t>
      </w:r>
    </w:p>
    <w:p w14:paraId="489DEB1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lastRenderedPageBreak/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mas chamei, assim, o diretor do maior ambulatório da cidade que atendia casos de AIDS, né? Mas não atendia crianças.</w:t>
      </w:r>
    </w:p>
    <w:p w14:paraId="6D4FC93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Chamei o cara e botei ele na prensa, né? Tem que atender as crianças. Serviço de atendimento para uso de fármacos e dependência química,</w:t>
      </w:r>
    </w:p>
    <w:p w14:paraId="28E6F4E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que também não atendia criança. Chamei o cara, botei ele na prensa, tu vai ter que atender as crianças. Com aquela comunidade toda foi fantástico, assim.</w:t>
      </w:r>
    </w:p>
    <w:p w14:paraId="3F4D5B0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E625F7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Então, a gente tinha sempre essa perspectiva e a produção de material que fosse utilizado. Tu quer ver alguma coisa? Eu tenho mais ou menos à mão aqui.</w:t>
      </w:r>
    </w:p>
    <w:p w14:paraId="15AA7FC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48F4B369" w14:textId="3FAF01D7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6E938CD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Ah, eu quero sim, por favor. Só um pouquinho.</w:t>
      </w:r>
    </w:p>
    <w:p w14:paraId="2D903D0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181EC52" w14:textId="3009C204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4053B0C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Eu peguei dois aqui, ó. Esse aqui.</w:t>
      </w:r>
    </w:p>
    <w:p w14:paraId="65B265F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7FF79A0" w14:textId="1DE1EF99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6EE9930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Posso tirar um brinde? Claro. Incrível. Pode continuar, por favor.</w:t>
      </w:r>
    </w:p>
    <w:p w14:paraId="11B9DA8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2200E0AF" w14:textId="15A2E26F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16B84E2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Que é Direitos Humanos, Prevenção à Violência. E aí é um manual de capacitação para educadores. Aí a gente criava assim, ó.</w:t>
      </w:r>
    </w:p>
    <w:p w14:paraId="379BDB7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Pegava os slides que a gente usava na formação, deixava um espaço para anotação e eles iam acompanhando na formação o material.</w:t>
      </w:r>
    </w:p>
    <w:p w14:paraId="713ED97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 tem esse aqui, ó, que chama Histórias que Protegem.</w:t>
      </w:r>
    </w:p>
    <w:p w14:paraId="132897E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7580FEC" w14:textId="5792C00A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2867A18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Ah, que é aquele livro que a senhora falou, que tem pouquíssimas cópias, né?</w:t>
      </w:r>
    </w:p>
    <w:p w14:paraId="2AABCAB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B8CF486" w14:textId="2B3D4800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098D7FF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Não, esse até tem bastante. Tem bastante? É. Esse tem bastante. Que são historinhas para criança, tá?</w:t>
      </w:r>
    </w:p>
    <w:p w14:paraId="1471EA1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Que a gente criou para serem usadas dentro das escolas, junto com os professores e, ao final,</w:t>
      </w:r>
    </w:p>
    <w:p w14:paraId="712D336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as professoras poderiam identificar casos de violência doméstica, psicológica, sexual, uso físico,</w:t>
      </w:r>
    </w:p>
    <w:p w14:paraId="6E1A4DE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só no trabalho com essas crianças, né? Porque as crianças iam contando a história aqui, né? Aprendendo sobre... Hoje ele está desatualizado.</w:t>
      </w:r>
    </w:p>
    <w:p w14:paraId="022BCCC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Aprendendo sobre questões relacionadas... Por exemplo, aqui tem uma criança que usa cadeira de rodas, né? E aí vai. Aí a criança criava uma historinha</w:t>
      </w:r>
    </w:p>
    <w:p w14:paraId="655B756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 aí a gente fazia a capacitação dos professores para a identificação de casos de violência, de abuso, etc. Para poder fazer o acompanhamento das famílias, né?</w:t>
      </w:r>
    </w:p>
    <w:p w14:paraId="00B420C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Então, com esses tem vários outros. Esses que estão aqui à mão, no meu gabinete. Nossa, tem algum lugar que a gente possa ter acesso?</w:t>
      </w:r>
    </w:p>
    <w:p w14:paraId="195B394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5BB14CB5" w14:textId="6D4728D0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3BD8A10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De repente... Não sei, essas publicações estão havendo algum lugar?</w:t>
      </w:r>
    </w:p>
    <w:p w14:paraId="00A6162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7EABDD9B" w14:textId="3F5DA1D6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2261798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Não, não. Me manda... Não, elas eram distribuídas sem custo. Me manda o teu interesse postal que eu mando para ti. Muito obrigada.</w:t>
      </w:r>
    </w:p>
    <w:p w14:paraId="1080C70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75F2E5B" w14:textId="337A54EC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59822D5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Porque para a gente é um baita case, assim. A psicóloga mais citada, né? Historicamente do campo da psicologia, ou seja, laureada pela ciência,</w:t>
      </w:r>
    </w:p>
    <w:p w14:paraId="7212BCC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lastRenderedPageBreak/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também tem essa preocupação com os sujeitos de pesquisa que participam... Com os insumos, com a sua experiência, né? Normalmente tem, às vezes, essa falácia</w:t>
      </w:r>
    </w:p>
    <w:p w14:paraId="53E1B58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de que aponta que é um ou outro. Ou você pode brilhar no campo social, ou brilhar no campo científico.</w:t>
      </w:r>
    </w:p>
    <w:p w14:paraId="14FEBB2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B5F050A" w14:textId="22D6E366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57510EB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Não, a gente queria brilhar. Ponto. Brilhar. Brilhar. Mas eu te mando... Me manda teu endereço postal, tá? Eu mando por correio. Pode deixar.</w:t>
      </w:r>
    </w:p>
    <w:p w14:paraId="5BAFA57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Tá.</w:t>
      </w:r>
    </w:p>
    <w:p w14:paraId="7C6C2F5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5D60ACF0" w14:textId="06771AE7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60D7641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Maravilha. Vou mandar o endereço lá do nosso território, inclusive.</w:t>
      </w:r>
    </w:p>
    <w:p w14:paraId="42282F6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AAE98B2" w14:textId="7E585CA5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3724B33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Eu não tenho tudo que a gente produziu, mas eu tenho bastante. Uma outra coisa que a gente fazia bastante também era a formação científica para produzir material.</w:t>
      </w:r>
    </w:p>
    <w:p w14:paraId="15FB201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Então, eu dava curso. E eu tenho... Tu pode achar aí no... Esse livro eu não tenho, mas... A gente produziu vários manuais, inclusive, última... Faz um ano, um ano e pouco,</w:t>
      </w:r>
    </w:p>
    <w:p w14:paraId="5E09E7A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saiu mais um livro com colaboradoras da USP, de como se faz um artigo científico, como se escreve um capítulo científico, como é que se faz uma revisão sistemática, esse tipo de coisa,</w:t>
      </w:r>
    </w:p>
    <w:p w14:paraId="3D096D8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que é usado, na verdade, em todas as áreas da ciência, não só na psicologia. Porque é uma formação mais de editoração. Eu fui editora de revistas científicas durante muito tempo.</w:t>
      </w:r>
    </w:p>
    <w:p w14:paraId="2DBAB44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Era uma cachaça, aquele negócio, que eu gostava muito. E aí aprendi muito, né? Com isso.</w:t>
      </w:r>
    </w:p>
    <w:p w14:paraId="6EA3978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4FA1B86" w14:textId="6A387DA7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59FE9DB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lastRenderedPageBreak/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Com certeza. E assim, doutora, hoje, o que a senhora diria, assim, que são os principais... As principais referências dentro da psicologia positiva</w:t>
      </w:r>
    </w:p>
    <w:p w14:paraId="17F69FD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no país e na América Latina? Quem está fazendo o quê? Quem que a gente não pode deixar de conversar?</w:t>
      </w:r>
    </w:p>
    <w:p w14:paraId="6B5E29A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671013A" w14:textId="24788D93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0848D6D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É. Tem, então, a professora Clarissa Freitas. Ela é professora na </w:t>
      </w:r>
      <w:r w:rsidRPr="00C5273D">
        <w:rPr>
          <w:rFonts w:ascii="Aptos" w:eastAsia="Aptos" w:hAnsi="Aptos" w:cs="Aptos"/>
          <w:color w:val="000000" w:themeColor="text1"/>
          <w:highlight w:val="yellow"/>
          <w:lang w:val="es-MX"/>
        </w:rPr>
        <w:t>PUC do Rio Grande do Sul.</w:t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 E ela trabalha com florescimento humano</w:t>
      </w:r>
    </w:p>
    <w:p w14:paraId="6D6644C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dentro da área da psicologia do trabalho. Tá?</w:t>
      </w:r>
    </w:p>
    <w:p w14:paraId="076A58B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5DB5CFF" w14:textId="783B2A10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1B8B72A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 ela tem publicado...</w:t>
      </w:r>
    </w:p>
    <w:p w14:paraId="4FBA96E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443D2AFC" w14:textId="7452EE78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79A6EF6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É, eu já tinha mencionado ela. Tem o professor </w:t>
      </w:r>
      <w:r w:rsidRPr="00C31926">
        <w:rPr>
          <w:rFonts w:ascii="Aptos" w:eastAsia="Aptos" w:hAnsi="Aptos" w:cs="Aptos"/>
          <w:color w:val="000000" w:themeColor="text1"/>
          <w:highlight w:val="yellow"/>
          <w:lang w:val="es-MX"/>
        </w:rPr>
        <w:t>Helder Kamei</w:t>
      </w:r>
      <w:r w:rsidRPr="009B7E24">
        <w:rPr>
          <w:rFonts w:ascii="Aptos" w:eastAsia="Aptos" w:hAnsi="Aptos" w:cs="Aptos"/>
          <w:color w:val="000000" w:themeColor="text1"/>
          <w:lang w:val="es-MX"/>
        </w:rPr>
        <w:t>, que eu imagino que vocês já entrevistaram ou já conhecem.</w:t>
      </w:r>
    </w:p>
    <w:p w14:paraId="143BCEF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O Helder, ele... Ele é bastante produtivo, assim, mas ele faz mais workshops. Eu não sei se ele tem publicado muito. Ele...</w:t>
      </w:r>
    </w:p>
    <w:p w14:paraId="557F8D3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Eu conheci o Helder através da Natura, tá? Que ele era da equipe que me procurou para fazer o trabalho da Natura aqui no Rio Grande do Sul.</w:t>
      </w:r>
    </w:p>
    <w:p w14:paraId="1958FBE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 professora Clarissa, naquela época, era minha aluna. Ela também participou. E o Helder, eu sei que ele dá muitos workshops, mas agora eu até nem tenho acompanhado,</w:t>
      </w:r>
    </w:p>
    <w:p w14:paraId="05C58C7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não tenho nem visto publicação do Helder nas redes sociais e tal. Não sei o que ele anda fazendo. Tem... Olha...</w:t>
      </w:r>
    </w:p>
    <w:p w14:paraId="06AB65A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Tem a </w:t>
      </w:r>
      <w:r w:rsidRPr="00C31926">
        <w:rPr>
          <w:rFonts w:ascii="Aptos" w:eastAsia="Aptos" w:hAnsi="Aptos" w:cs="Aptos"/>
          <w:color w:val="000000" w:themeColor="text1"/>
          <w:highlight w:val="yellow"/>
          <w:lang w:val="es-MX"/>
        </w:rPr>
        <w:t>professora Simone Paludo, da Universidade Rio Grande</w:t>
      </w:r>
      <w:r w:rsidRPr="009B7E24">
        <w:rPr>
          <w:rFonts w:ascii="Aptos" w:eastAsia="Aptos" w:hAnsi="Aptos" w:cs="Aptos"/>
          <w:color w:val="000000" w:themeColor="text1"/>
          <w:lang w:val="es-MX"/>
        </w:rPr>
        <w:t>, também, que trabalha muito com as emoções morais e aspectos positivos.</w:t>
      </w:r>
    </w:p>
    <w:p w14:paraId="7866E9F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Ela, nesse momento, está na Inglaterra fazendo pós-doc, mas ela... Ela é super acessível e é uma pessoa brilhante. Ela não é, assim, de publicar muito, mas ela é muito...</w:t>
      </w:r>
    </w:p>
    <w:p w14:paraId="1F2A9B1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lastRenderedPageBreak/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Muito lúcida, sabe?</w:t>
      </w:r>
    </w:p>
    <w:p w14:paraId="408BE29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517FDD7E" w14:textId="22AFB9AB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31611E8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Sim.</w:t>
      </w:r>
    </w:p>
    <w:p w14:paraId="75DD5FF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48B73350" w14:textId="2BEC7A0A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373860E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Pois é, eu acho que, basicamente, eu poderia te indicar essas três pessoas, assim, com segurança. Tem outras pessoas, mas eu ficaria um pouco... Relutante.</w:t>
      </w:r>
    </w:p>
    <w:p w14:paraId="08EA336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Por algumas tendências últimas, assim, de fazer alguma pesquisa que é muito mais</w:t>
      </w:r>
    </w:p>
    <w:p w14:paraId="1BC35DE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dentro dos aspectos políticos esperados, do que, efetivamente, com a perspectiva que a gente tinha, político,</w:t>
      </w:r>
    </w:p>
    <w:p w14:paraId="30F5113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porque sempre fizemos uma pesquisa política mais social, e não arraigada a partidos ou coisas do tipo, que...</w:t>
      </w:r>
    </w:p>
    <w:p w14:paraId="44A2900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Eu sempre fui muito política e nunca partidária, para lado nenhum. A ciência em primeiro lugar. Meu partido era a ciência.</w:t>
      </w:r>
    </w:p>
    <w:p w14:paraId="2B7CFC1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74E0E9FB" w14:textId="2A0B636F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737D2F4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Que lindo. É uma maravilha. Olha, as duas últimas perguntas que eu tinha, a senhora já respondeu nas outras perguntas, então, eu quero...</w:t>
      </w:r>
    </w:p>
    <w:p w14:paraId="248BA29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te agradecer muito pelo seu tempo, sabe? Para mim é uma honra estar aqui, a senhora é uma referência de cientista, né? Eu sempre... Eu sou do campo da sociologia, que eu chamo de sociologia pública, né?</w:t>
      </w:r>
    </w:p>
    <w:p w14:paraId="1BEA499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Vai produzindo conhecimento, mas inserindo na sociedade. Desce da torre de Marfim, e é, pelo visto, bem o que a senhora faz dentro da psicologia. Então, só dizer para a senhora, assim,</w:t>
      </w:r>
    </w:p>
    <w:p w14:paraId="0614DBB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o seu exemplo inspira mulheres cientistas que têm essa mesma... essa mesma pegada, sabe? Valeu a pena, a senhora não está sozinha, apesar do que é, né?</w:t>
      </w:r>
    </w:p>
    <w:p w14:paraId="693D395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lastRenderedPageBreak/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A </w:t>
      </w:r>
      <w:r w:rsidRPr="001178E8">
        <w:rPr>
          <w:rFonts w:ascii="Aptos" w:eastAsia="Aptos" w:hAnsi="Aptos" w:cs="Aptos"/>
          <w:color w:val="000000" w:themeColor="text1"/>
          <w:highlight w:val="yellow"/>
          <w:lang w:val="es-MX"/>
        </w:rPr>
        <w:t>Academia Brasileira</w:t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 é o que é. Mas a gente tem outras formas e outras comunidades, e para a gente seria muito importante continuar em contato com a senhora, aproximá-la desse pessoal que está discutindo</w:t>
      </w:r>
    </w:p>
    <w:p w14:paraId="6CCCC9B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florescimento humano na América Latina, que também vê as coisas de uma forma diferente, enxerga o papel da academia, o papel da ciência de uma forma diferente.</w:t>
      </w:r>
    </w:p>
    <w:p w14:paraId="076363E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Até mesmo como a retribuição dessa entrevista incrível que a senhora nos deu. Então, muito obrigada, tá? Mantemos em contato. O que precisar...</w:t>
      </w:r>
    </w:p>
    <w:p w14:paraId="0AFC301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Pode mandar contato para a gente, vamos te mandar também informações sobre os desenvolvimentos da pesquisa.</w:t>
      </w:r>
    </w:p>
    <w:p w14:paraId="07CEC64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Eu quero em algum momento apresentá-la para os professores que estão liderando a pesquisa geral, né? Eu lidero o Capitulo do Brasil, né? Mas a gente tem a Coordenação Geral da Pesquisa,</w:t>
      </w:r>
    </w:p>
    <w:p w14:paraId="2298F09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que acho que seria super interessante a senhora conhecer também, lá da Tec de Monte Rei. E é isso, eu vou te mandar o meu endereço, sim, tá? Eu te agradeço. A gente combina também uma data para devolução, que eu sei que são itens de arquivo, né?</w:t>
      </w:r>
    </w:p>
    <w:p w14:paraId="60530BE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 quando vier em São Paulo, seja muito bem-vinda para ficar lá no meu escritório. A gente fica numa co-working de impacto socioambiental chamado Cívico. Não sei se você já ouviu falar disso.</w:t>
      </w:r>
    </w:p>
    <w:p w14:paraId="0B7DF83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Não, não conheço. O Cívico é fundado pela </w:t>
      </w:r>
      <w:r w:rsidRPr="001178E8">
        <w:rPr>
          <w:rFonts w:ascii="Aptos" w:eastAsia="Aptos" w:hAnsi="Aptos" w:cs="Aptos"/>
          <w:color w:val="000000" w:themeColor="text1"/>
          <w:highlight w:val="yellow"/>
          <w:lang w:val="es-MX"/>
        </w:rPr>
        <w:t>Patrícia Velela</w:t>
      </w:r>
      <w:r w:rsidRPr="009B7E24">
        <w:rPr>
          <w:rFonts w:ascii="Aptos" w:eastAsia="Aptos" w:hAnsi="Aptos" w:cs="Aptos"/>
          <w:color w:val="000000" w:themeColor="text1"/>
          <w:lang w:val="es-MX"/>
        </w:rPr>
        <w:t>,</w:t>
      </w:r>
    </w:p>
    <w:p w14:paraId="5FCA7C7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que trabalha com mulheres em situação de vulnerabilidade, mulheres egressas no sistema prisional.</w:t>
      </w:r>
    </w:p>
    <w:p w14:paraId="7614C3E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5AB7DDC" w14:textId="56A8BFB5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6F0822C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Ah, que legal.</w:t>
      </w:r>
    </w:p>
    <w:p w14:paraId="262B45E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65254A1D" w14:textId="6D592BBB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6299384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Muito legal o trabalho dela. E aí ela criou, é como se fosse um co-working, tipo esse WeWork, mas é só para organizações, empresas,</w:t>
      </w:r>
    </w:p>
    <w:p w14:paraId="2B105A9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lastRenderedPageBreak/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institutos de pesquisa que trabalham com temáticas voltadas aos objetivos do desenvolvimento sustentável. Isso, tanto do ponto de vista ambiental. Tem muita gente legal num prédio só, sabe?</w:t>
      </w:r>
    </w:p>
    <w:p w14:paraId="2D708DE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Inclusive algumas publicações interessantes, como a Stanford Innovation Review fica no prédio. E a gente vai passando por São Paulo, que é um lugar legal para trabalhar, com internet boa.</w:t>
      </w:r>
    </w:p>
    <w:p w14:paraId="51FFB29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59738AD2" w14:textId="0B9DFCAC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40A1821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Ah, legal.</w:t>
      </w:r>
    </w:p>
    <w:p w14:paraId="0F078F9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01D0773" w14:textId="52F2B4CE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64B38DF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Pode ficar à vontade.</w:t>
      </w:r>
    </w:p>
    <w:p w14:paraId="5759DF4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2DD75028" w14:textId="778E39A0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382ACC3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Eu escrevi um dos últimos artigos junto com um aluno, o </w:t>
      </w:r>
      <w:r w:rsidRPr="00C946FF">
        <w:rPr>
          <w:rFonts w:ascii="Aptos" w:eastAsia="Aptos" w:hAnsi="Aptos" w:cs="Aptos"/>
          <w:color w:val="000000" w:themeColor="text1"/>
          <w:highlight w:val="yellow"/>
          <w:lang w:val="es-MX"/>
        </w:rPr>
        <w:t>Bruno Grebin</w:t>
      </w:r>
      <w:r w:rsidRPr="009B7E24">
        <w:rPr>
          <w:rFonts w:ascii="Aptos" w:eastAsia="Aptos" w:hAnsi="Aptos" w:cs="Aptos"/>
          <w:color w:val="000000" w:themeColor="text1"/>
          <w:lang w:val="es-MX"/>
        </w:rPr>
        <w:t>, sobre egressos de sistema prisional, talvez interesse.</w:t>
      </w:r>
    </w:p>
    <w:p w14:paraId="5CE886C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É um pouco chato o texto. Eu achei um pouco chato no final, mas foi exigência da revista, e o meu aluno era um pouquinho chatinho, tadinho, mas talvez interesse.</w:t>
      </w:r>
    </w:p>
    <w:p w14:paraId="5F889B9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Você pode me dizer quem são as outras pessoas do Brasil que vocês estão entrevistando nessa área? Claro.</w:t>
      </w:r>
    </w:p>
    <w:p w14:paraId="16C5313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25FDEA84" w14:textId="14D9F2DB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191A942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A gente está aqui com uma lista inicial de 35 nomes, deixa eu só abrir aqui. E aí a gente partiu de uma metodologia,</w:t>
      </w:r>
    </w:p>
    <w:p w14:paraId="2BB1AF7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de revisão bibliográfica facilitada por software, para identificar os líderes em quesito de publicação. Eu complementei com dois outros pesquisadores,</w:t>
      </w:r>
    </w:p>
    <w:p w14:paraId="5AA4931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que eu acho que não apareceriam nesse critério, mas que são incríveis e falam sobre, por exemplo, bem viver do ponto de vista indígena, do ponto de vista das mulheres negras,</w:t>
      </w:r>
    </w:p>
    <w:p w14:paraId="76AC8C2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lastRenderedPageBreak/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pessoas que têm formações diferentes, não vão aparecer na nossa patologia, não vão aparecer na nossa matéria acadêmica, mas são incríveis. E aí a gente está usando o método de Snowball sempre.</w:t>
      </w:r>
    </w:p>
    <w:p w14:paraId="548AE04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Então esses 35, a ideia é que eles nos levem a mais, nos levem aos que realmente são as autoridades morais do campo, por assim dizer,</w:t>
      </w:r>
    </w:p>
    <w:p w14:paraId="6ECC0CA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caso eles não tenham sido identificados a priori. Só um minutinho que eu estou abrindo aqui.</w:t>
      </w:r>
    </w:p>
    <w:p w14:paraId="250DD68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EEBE910" w14:textId="5ADF95C6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5B58D37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Tá, mas esses não são necessariamente todos da psicologia, né?</w:t>
      </w:r>
    </w:p>
    <w:p w14:paraId="79B669F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660BA608" w14:textId="13044817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67ED6C6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Que você tem. A gente está com psicologia, neurociência, psicologia, business, inovação. Legal.</w:t>
      </w:r>
    </w:p>
    <w:p w14:paraId="1A65848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Porque tem um componente importante ambiental também dentro do nosso recorte. Super importante. Então está sendo bem rico.</w:t>
      </w:r>
    </w:p>
    <w:p w14:paraId="439A6E0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Ontem a gente começou com a doutora Simone Serrem, da Universidade de Santa Catarina. Ela trabalha com inovação e economia circular, do ponto de vista comportamental. É.</w:t>
      </w:r>
    </w:p>
    <w:p w14:paraId="167C293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Deixa eu só abrir aqui.</w:t>
      </w:r>
    </w:p>
    <w:p w14:paraId="3444C8B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 agora a gente está naquela luta para fazer o pessoal responder e-mail, né? Que é...</w:t>
      </w:r>
    </w:p>
    <w:p w14:paraId="4DD4E9C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7C183959" w14:textId="631D94BD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485CF9E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É. É melhor o WhatsApp, viu?</w:t>
      </w:r>
    </w:p>
    <w:p w14:paraId="31ECD6D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65FA8C22" w14:textId="2418610C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57DEDDA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lastRenderedPageBreak/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Não, eu falei isso para os meus colegas. Eles estão incrédulos. Porque eu disse, tipo, olha gente, o pessoal pode até ter interesse, mas por alguma coisa acontece, né? Aqui nos trópicos. Sim. Nossa parte.</w:t>
      </w:r>
    </w:p>
    <w:p w14:paraId="1BE924D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É. Mas vou te ler alguns nomes aqui. Estélio... D</w:t>
      </w:r>
      <w:r w:rsidRPr="00F43624">
        <w:rPr>
          <w:rFonts w:ascii="Aptos" w:eastAsia="Aptos" w:hAnsi="Aptos" w:cs="Aptos"/>
          <w:color w:val="000000" w:themeColor="text1"/>
          <w:highlight w:val="yellow"/>
          <w:lang w:val="es-MX"/>
        </w:rPr>
        <w:t>outor Estélio Henrique Martim Dantas, doutor Paulo Martiori Banz</w:t>
      </w:r>
      <w:r w:rsidRPr="009B7E24">
        <w:rPr>
          <w:rFonts w:ascii="Aptos" w:eastAsia="Aptos" w:hAnsi="Aptos" w:cs="Aptos"/>
          <w:color w:val="000000" w:themeColor="text1"/>
          <w:lang w:val="es-MX"/>
        </w:rPr>
        <w:t>, a senhora,</w:t>
      </w:r>
    </w:p>
    <w:p w14:paraId="5A36D3D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F43624">
        <w:rPr>
          <w:rFonts w:ascii="Aptos" w:eastAsia="Aptos" w:hAnsi="Aptos" w:cs="Aptos"/>
          <w:color w:val="000000" w:themeColor="text1"/>
          <w:highlight w:val="yellow"/>
          <w:lang w:val="es-MX"/>
        </w:rPr>
        <w:t>doutor Jean-Carlo Lucchetti, doutor Valtinei Veloso Gouveia, doutora Elisa Harumi Kozaka, doutora Sandra Naomi Morioka, doutora Simone Sennem,</w:t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 que eu já mencionei, </w:t>
      </w:r>
      <w:r w:rsidRPr="00F43624">
        <w:rPr>
          <w:rFonts w:ascii="Aptos" w:eastAsia="Aptos" w:hAnsi="Aptos" w:cs="Aptos"/>
          <w:color w:val="000000" w:themeColor="text1"/>
          <w:highlight w:val="yellow"/>
          <w:lang w:val="es-MX"/>
        </w:rPr>
        <w:t>doutor Ivan Borges,</w:t>
      </w:r>
    </w:p>
    <w:p w14:paraId="0469145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F43624">
        <w:rPr>
          <w:rFonts w:ascii="Aptos" w:eastAsia="Aptos" w:hAnsi="Aptos" w:cs="Aptos"/>
          <w:color w:val="000000" w:themeColor="text1"/>
          <w:highlight w:val="yellow"/>
          <w:lang w:val="es-MX"/>
        </w:rPr>
        <w:t>doutor Ricardo Azevedo da Silva, doutor Júlio César Ferro de Guimarães, doutor Marcelo de Marzo, doutor Luciano Dias de Matos Souza, doutora Maria Cristina Ferreira,</w:t>
      </w:r>
    </w:p>
    <w:p w14:paraId="4E3DA9B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F43624">
        <w:rPr>
          <w:rFonts w:ascii="Aptos" w:eastAsia="Aptos" w:hAnsi="Aptos" w:cs="Aptos"/>
          <w:color w:val="000000" w:themeColor="text1"/>
          <w:highlight w:val="yellow"/>
          <w:lang w:val="es-MX"/>
        </w:rPr>
        <w:t>doutora Alessandra Lamas, doutor Alexandre Moreira Almeida, doutor Jorge Mol, doutor Marcelo Pio de Almeida Fleck, doutor Jaime</w:t>
      </w:r>
      <w:r w:rsidRPr="009B7E24">
        <w:rPr>
          <w:rFonts w:ascii="Aptos" w:eastAsia="Aptos" w:hAnsi="Aptos" w:cs="Aptos"/>
          <w:color w:val="000000" w:themeColor="text1"/>
          <w:lang w:val="es-MX"/>
        </w:rPr>
        <w:t>... Ai, são 75.</w:t>
      </w:r>
    </w:p>
    <w:p w14:paraId="2EA4AB1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 a gente está aqui, mas os 35...</w:t>
      </w:r>
    </w:p>
    <w:p w14:paraId="7E449AD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28F55C96" w14:textId="2E27E17D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67EDB3BE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Os 35... Bom, mas você já me deu algumas dicas. Sim, o Valtinei é pro reitor, né? Pro reitor da </w:t>
      </w:r>
      <w:r w:rsidRPr="00681E8E">
        <w:rPr>
          <w:rFonts w:ascii="Aptos" w:eastAsia="Aptos" w:hAnsi="Aptos" w:cs="Aptos"/>
          <w:color w:val="000000" w:themeColor="text1"/>
          <w:highlight w:val="yellow"/>
          <w:lang w:val="es-MX"/>
        </w:rPr>
        <w:t>Universidade da Paraíba</w:t>
      </w:r>
      <w:r w:rsidRPr="009B7E24">
        <w:rPr>
          <w:rFonts w:ascii="Aptos" w:eastAsia="Aptos" w:hAnsi="Aptos" w:cs="Aptos"/>
          <w:color w:val="000000" w:themeColor="text1"/>
          <w:lang w:val="es-MX"/>
        </w:rPr>
        <w:t>. Bem ocupado.</w:t>
      </w:r>
    </w:p>
    <w:p w14:paraId="2515644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O Jorge Mol é maravilhoso, meu amigo querido. Amo ele de paixão. Tem um trabalho fantástico na neuropsicologia, neuropsiquiatria, na verdade.</w:t>
      </w:r>
    </w:p>
    <w:p w14:paraId="40B4D2F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E o </w:t>
      </w:r>
      <w:r w:rsidRPr="00622F39">
        <w:rPr>
          <w:rFonts w:ascii="Aptos" w:eastAsia="Aptos" w:hAnsi="Aptos" w:cs="Aptos"/>
          <w:color w:val="000000" w:themeColor="text1"/>
          <w:highlight w:val="yellow"/>
          <w:lang w:val="es-MX"/>
        </w:rPr>
        <w:t>Marcelo Fleck</w:t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 também, o cara daqui do Rio Grande do Sul, bem produtivo, é psiquiatra também. A </w:t>
      </w:r>
      <w:r w:rsidRPr="00622F39">
        <w:rPr>
          <w:rFonts w:ascii="Aptos" w:eastAsia="Aptos" w:hAnsi="Aptos" w:cs="Aptos"/>
          <w:color w:val="000000" w:themeColor="text1"/>
          <w:highlight w:val="yellow"/>
          <w:lang w:val="es-MX"/>
        </w:rPr>
        <w:t>Maria Cristina Ferreira</w:t>
      </w:r>
      <w:r w:rsidRPr="009B7E24">
        <w:rPr>
          <w:rFonts w:ascii="Aptos" w:eastAsia="Aptos" w:hAnsi="Aptos" w:cs="Aptos"/>
          <w:color w:val="000000" w:themeColor="text1"/>
          <w:lang w:val="es-MX"/>
        </w:rPr>
        <w:t>, que eu não...</w:t>
      </w:r>
    </w:p>
    <w:p w14:paraId="740EC33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Não sei o que ela anda fazendo, mas eu acho que ela também está aposentada, né? E por aí vai.</w:t>
      </w:r>
    </w:p>
    <w:p w14:paraId="7563311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795F877C" w14:textId="4CBB8786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60DDA68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Sim, foi um trabalho das pesquisadoras que publicou bastante sobre temas, né? De psicologia social em relação ao autoestima, de comunidades vulneráveis,</w:t>
      </w:r>
    </w:p>
    <w:p w14:paraId="324AFE2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bem-estar de comunidades vulneráveis.</w:t>
      </w:r>
    </w:p>
    <w:p w14:paraId="02043DD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77C417C5" w14:textId="2E8E12CD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lastRenderedPageBreak/>
        <w:t>Silvia Koller</w:t>
      </w:r>
    </w:p>
    <w:p w14:paraId="38D0DE2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É.</w:t>
      </w:r>
    </w:p>
    <w:p w14:paraId="3FE732D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2396568C" w14:textId="46D43826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5982F6A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 eu acho que, assim, ouvir pesquisadores que deram uma contribuição significativa para o campo, mesmo sem estarem na ativa hoje, ajuda a gente a entender até mesmo a evolução</w:t>
      </w:r>
    </w:p>
    <w:p w14:paraId="103E1F1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das oportunidades, né? Das oportunidades, claro. E evolução no sentido... E evolução, inclusive, no sentido não... No sentido da evolução...</w:t>
      </w:r>
    </w:p>
    <w:p w14:paraId="3A3AAF4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Temporal, né? Porque, por exemplo, pesquisadores que a gente tem ouvido mais recentemente falam, tipo, ah, se eu quiser pesquisar, eu vou ter que me autofinanciar, porque não tem cliente. E a senhora vem de uma... Teve um momento, né?</w:t>
      </w:r>
    </w:p>
    <w:p w14:paraId="7864454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Essa não foi a nossa... Na nossa realidade do campo sempre. Teve um momento onde existia prosperidade e financiamento de pesquisa internacional, até mesmo de fundações privadas.</w:t>
      </w:r>
    </w:p>
    <w:p w14:paraId="39C1F3D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Então, isso vai ajudando a montar o quebra-cabeça, né? É. O que mudou, como é que estamos hoje. Porque como estamos hoje, não necessariamente é melhor do que estava quando essas primeiras pesquisas estavam sendo firmadas.</w:t>
      </w:r>
    </w:p>
    <w:p w14:paraId="60B3F9C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É. Então, a gente está buscando abundância de dados para poder nos proteger dos nossos vieses e a gente chegar na fotografia mais rápida.</w:t>
      </w:r>
    </w:p>
    <w:p w14:paraId="738271D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6E55BBBD" w14:textId="4FB9E2E2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6A1026E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É. Tá bom, então, Yara. Te desejo sucesso. Obrigada por ter trocado o horário aí</w:t>
      </w:r>
    </w:p>
    <w:p w14:paraId="08B0BB9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/>
      </w:r>
      <w:r w:rsidRPr="009B7E24">
        <w:rPr>
          <w:rFonts w:ascii="Aptos" w:eastAsia="Aptos" w:hAnsi="Aptos" w:cs="Aptos"/>
          <w:color w:val="000000" w:themeColor="text1"/>
          <w:lang w:val="es-MX"/>
        </w:rPr>
        <w:t>e ter acolhido a minha crise parental, né? A gente ter pai e mãe velhinho é complicado, mas tudo passa.</w:t>
      </w:r>
    </w:p>
    <w:p w14:paraId="7F19639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E estou à disposição. Espero a gente voltar a se encontrar. Gostei muito de conversar com você também. Você é uma simpatia, uma querida. E se vier a Porto Alegre,</w:t>
      </w:r>
    </w:p>
    <w:p w14:paraId="0C0FCDD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será bem-vinda. Inclusive, para ficar aqui na minha casa, que tem bastante lugar. Eu vou te mandar o material, tá bom?</w:t>
      </w:r>
    </w:p>
    <w:p w14:paraId="5557729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6D2DB87" w14:textId="43ACE06A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323C7C0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Maravilha. Me manda também o seu WhatsApp, professora, que a gente continua em contato. Tá bom, tá bom.</w:t>
      </w:r>
    </w:p>
    <w:p w14:paraId="556EAB93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1B9057D" w14:textId="5BB88C63" w:rsidR="009B7E24" w:rsidRPr="009B7E24" w:rsidRDefault="00F271CB" w:rsidP="009B7E24">
      <w:pPr>
        <w:rPr>
          <w:rFonts w:ascii="Aptos" w:eastAsia="Aptos" w:hAnsi="Aptos" w:cs="Aptos"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0214532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Já quer anotar? Anota já.</w:t>
      </w:r>
    </w:p>
    <w:p w14:paraId="60C677E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8F29B02" w14:textId="1D7CE946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4E316E2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Ótimo. Sim, anoto sim. Pode falar.</w:t>
      </w:r>
    </w:p>
    <w:p w14:paraId="595B7A26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2569F58C" w14:textId="49DA73F6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6CFDCB5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É 519928636. 3664. Dizem que quando a gente digita números,</w:t>
      </w:r>
    </w:p>
    <w:p w14:paraId="5F6F578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o sotaque aparece, né?</w:t>
      </w:r>
    </w:p>
    <w:p w14:paraId="4D7E688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57C041E" w14:textId="1A3E522C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01B6B1EB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Não, o seu sotaque é bem nítido. Vamos lá.</w:t>
      </w:r>
    </w:p>
    <w:p w14:paraId="58D42EA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5F0DC169" w14:textId="6E57A1CF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2DC1D1B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51992863664.</w:t>
      </w:r>
    </w:p>
    <w:p w14:paraId="7F96CA31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56D7B7E7" w14:textId="19CF40A3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2CB70DB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3664. Então anotei certinho. Vou te dar um oi. Tá. A minha empresa, a gente trabalha... A minha empresa é minha mesmo. É. Mas a gente trabalha com inovação e sustentabilidade</w:t>
      </w:r>
    </w:p>
    <w:p w14:paraId="05969F98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 xml:space="preserve">de várias frentes. Tem a frente de pesquisa aplicada, na qual a gente atende a Universidade de Monterey, mas também tem a frente de blockchain. E os nossos </w:t>
      </w:r>
      <w:r w:rsidRPr="009B7E24">
        <w:rPr>
          <w:rFonts w:ascii="Aptos" w:eastAsia="Aptos" w:hAnsi="Aptos" w:cs="Aptos"/>
          <w:color w:val="000000" w:themeColor="text1"/>
          <w:lang w:val="es-MX"/>
        </w:rPr>
        <w:lastRenderedPageBreak/>
        <w:t>companheiros de blockchain, que fazem a parte mais de código mesmo, né? Porque eu sou socióloga, tenho meus limites.</w:t>
      </w:r>
    </w:p>
    <w:p w14:paraId="7E7549D4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São daí, de Porto Alegre, pessoas incríveis. Ah, é? Que também fazem esse cross, né? Sabe, entre a ciência, o pessoal fazendo doutorado, sendo super reconhecido na academia,</w:t>
      </w:r>
    </w:p>
    <w:p w14:paraId="749E526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mas que desenvolve soluções para o mundo real, tentando aumentar o máximo de benefício social enquanto usa essa tecnologia avançada. Seria super bacana apresentá-la para eles também.</w:t>
      </w:r>
    </w:p>
    <w:p w14:paraId="78CB69E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2EAB4100" w14:textId="76F855C9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7AE974B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/>
      </w:r>
      <w:r w:rsidRPr="009B7E24">
        <w:rPr>
          <w:rFonts w:ascii="Aptos" w:eastAsia="Aptos" w:hAnsi="Aptos" w:cs="Aptos"/>
          <w:color w:val="000000" w:themeColor="text1"/>
          <w:lang w:val="es-MX"/>
        </w:rPr>
        <w:t>Ah, legal. Então tá. Então vem me visitar. Tá bom, querida?</w:t>
      </w:r>
    </w:p>
    <w:p w14:paraId="69306B65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019501E6" w14:textId="01B90854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4C767FD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Muito obrigada. A senhora também vai me visitar no meu escritório, viu? Ah, obrigada. Tá bom. Então tá bom. Ótimo dia para você. Igualmente.</w:t>
      </w:r>
    </w:p>
    <w:p w14:paraId="79141AAC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1350388A" w14:textId="08B11814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0795C9F2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Feliz Páscoa.</w:t>
      </w:r>
    </w:p>
    <w:p w14:paraId="18710B2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43C5A086" w14:textId="21594F99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0FAC07DA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Grata pelo seu tempo. Feliz Páscoa. Tá bom. Melhoras para os seus pais. E muita saúde, muita fé. Tchau, tchau.</w:t>
      </w:r>
    </w:p>
    <w:p w14:paraId="55B6017F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42645408" w14:textId="3F62DD4E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Silvia Koller</w:t>
      </w:r>
    </w:p>
    <w:p w14:paraId="1DF88A27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Que assim seja. Obrigada. Obrigada.</w:t>
      </w:r>
    </w:p>
    <w:p w14:paraId="62D8CC70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3227CF76" w14:textId="51108CD8" w:rsidR="009B7E24" w:rsidRPr="008252F7" w:rsidRDefault="00F271CB" w:rsidP="009B7E24">
      <w:pPr>
        <w:rPr>
          <w:rFonts w:ascii="Aptos" w:eastAsia="Aptos" w:hAnsi="Aptos" w:cs="Aptos"/>
          <w:b/>
          <w:bCs/>
          <w:color w:val="000000" w:themeColor="text1"/>
          <w:lang w:val="es-MX"/>
        </w:rPr>
      </w:pPr>
      <w:r>
        <w:rPr>
          <w:rFonts w:ascii="Aptos" w:eastAsia="Aptos" w:hAnsi="Aptos" w:cs="Aptos"/>
          <w:b/>
          <w:bCs/>
          <w:color w:val="000000" w:themeColor="text1"/>
          <w:lang w:val="es-MX"/>
        </w:rPr>
        <w:t>Iara Vicente</w:t>
      </w:r>
    </w:p>
    <w:p w14:paraId="3C4EB57D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  <w:lang w:val="es-MX"/>
        </w:rPr>
        <w:t xml:space="preserve"/>
      </w:r>
      <w:r w:rsidRPr="009B7E24">
        <w:rPr>
          <w:rFonts w:ascii="Aptos" w:eastAsia="Aptos" w:hAnsi="Aptos" w:cs="Aptos"/>
          <w:color w:val="000000" w:themeColor="text1"/>
          <w:lang w:val="es-MX"/>
        </w:rPr>
        <w:t>Nice to ...</w:t>
      </w:r>
    </w:p>
    <w:p w14:paraId="32954B29" w14:textId="77777777" w:rsidR="009B7E24" w:rsidRPr="009B7E24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</w:p>
    <w:p w14:paraId="24713A10" w14:textId="3D700971" w:rsidR="009B7E24" w:rsidRPr="00CC37BA" w:rsidRDefault="00F271CB" w:rsidP="009B7E24">
      <w:pPr>
        <w:rPr>
          <w:rFonts w:ascii="Aptos" w:eastAsia="Aptos" w:hAnsi="Aptos" w:cs="Aptos"/>
          <w:b/>
          <w:bCs/>
          <w:color w:val="000000" w:themeColor="text1"/>
        </w:rPr>
      </w:pPr>
      <w:r>
        <w:rPr>
          <w:rFonts w:ascii="Aptos" w:eastAsia="Aptos" w:hAnsi="Aptos" w:cs="Aptos"/>
          <w:b/>
          <w:bCs/>
          <w:color w:val="000000" w:themeColor="text1"/>
        </w:rPr>
        <w:t>Silvia Koller</w:t>
      </w:r>
    </w:p>
    <w:p w14:paraId="4F6D535D" w14:textId="26CD4D4F" w:rsidR="00BB0DA9" w:rsidRDefault="009B7E24" w:rsidP="009B7E24">
      <w:pPr>
        <w:rPr>
          <w:rFonts w:ascii="Aptos" w:eastAsia="Aptos" w:hAnsi="Aptos" w:cs="Aptos"/>
          <w:color w:val="000000" w:themeColor="text1"/>
          <w:lang w:val="es-MX"/>
        </w:rPr>
      </w:pPr>
      <w:r w:rsidRPr="0093508C">
        <w:rPr>
          <w:rFonts w:ascii="Aptos" w:eastAsia="Aptos" w:hAnsi="Aptos" w:cs="Aptos"/>
          <w:color w:val="0070C0"/>
        </w:rPr>
        <w:t xml:space="preserve"/>
      </w:r>
      <w:r w:rsidRPr="009B7E24">
        <w:rPr>
          <w:rFonts w:ascii="Aptos" w:eastAsia="Aptos" w:hAnsi="Aptos" w:cs="Aptos"/>
          <w:color w:val="000000" w:themeColor="text1"/>
        </w:rPr>
        <w:t xml:space="preserve">Nice to meet you too. Thank you so much. Have a good day. </w:t>
      </w:r>
      <w:r w:rsidRPr="009B7E24">
        <w:rPr>
          <w:rFonts w:ascii="Aptos" w:eastAsia="Aptos" w:hAnsi="Aptos" w:cs="Aptos"/>
          <w:color w:val="000000" w:themeColor="text1"/>
          <w:lang w:val="es-MX"/>
        </w:rPr>
        <w:t>Thank you too. Thank you. Muchas...</w:t>
      </w:r>
    </w:p>
    <w:p w14:paraId="6F234CAA" w14:textId="77777777" w:rsidR="00BB0DA9" w:rsidRDefault="00BB0DA9" w:rsidP="00EC488C">
      <w:pPr>
        <w:rPr>
          <w:rFonts w:ascii="Aptos" w:eastAsia="Aptos" w:hAnsi="Aptos" w:cs="Aptos"/>
          <w:color w:val="000000" w:themeColor="text1"/>
          <w:lang w:val="es-MX"/>
        </w:rPr>
      </w:pPr>
    </w:p>
    <w:p w14:paraId="4A2E066C" w14:textId="77777777" w:rsidR="00EC488C" w:rsidRDefault="00EC488C" w:rsidP="00EC488C">
      <w:pPr>
        <w:rPr>
          <w:rFonts w:ascii="Aptos" w:eastAsia="Aptos" w:hAnsi="Aptos" w:cs="Aptos"/>
          <w:color w:val="000000" w:themeColor="text1"/>
          <w:lang w:val="es-MX"/>
        </w:rPr>
      </w:pPr>
    </w:p>
    <w:p w14:paraId="75381472" w14:textId="77777777" w:rsidR="00EC488C" w:rsidRPr="00EC488C" w:rsidRDefault="00EC488C" w:rsidP="00EC488C">
      <w:pPr>
        <w:rPr>
          <w:rFonts w:ascii="Aptos" w:eastAsia="Aptos" w:hAnsi="Aptos" w:cs="Aptos"/>
          <w:color w:val="000000" w:themeColor="text1"/>
          <w:lang w:val="es-MX"/>
        </w:rPr>
      </w:pPr>
    </w:p>
    <w:p w14:paraId="7AFF46C0" w14:textId="77777777" w:rsidR="00EC488C" w:rsidRPr="00EC488C" w:rsidRDefault="00EC488C" w:rsidP="00EC488C">
      <w:pPr>
        <w:rPr>
          <w:rFonts w:ascii="Aptos" w:eastAsia="Aptos" w:hAnsi="Aptos" w:cs="Aptos"/>
          <w:b/>
          <w:bCs/>
          <w:color w:val="000000" w:themeColor="text1"/>
          <w:sz w:val="32"/>
          <w:szCs w:val="32"/>
          <w:lang w:val="es-MX"/>
        </w:rPr>
      </w:pPr>
    </w:p>
    <w:p w14:paraId="67FAB397" w14:textId="77777777" w:rsidR="00116135" w:rsidRPr="00EC488C" w:rsidRDefault="00116135" w:rsidP="00EC488C">
      <w:pPr>
        <w:rPr>
          <w:lang w:val="es-MX"/>
        </w:rPr>
      </w:pPr>
    </w:p>
    <w:sectPr w:rsidR="00116135" w:rsidRPr="00EC4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iara@nossaterrafirme.com" w:date="2024-07-17T05:05:00Z" w:initials="ia">
    <w:p w14:paraId="3C0BDBD8" w14:textId="52F23181" w:rsidR="566909F0" w:rsidRDefault="566909F0">
      <w:r>
        <w:t>Although SBPC is an important institution, she is just mentioning it casually as in the context of "during an SBPC event I went to this city and liked it...", so I would recommend removing the highlight</w:t>
      </w:r>
      <w:r>
        <w:annotationRef/>
      </w:r>
    </w:p>
  </w:comment>
  <w:comment w:id="1" w:author="iara@nossaterrafirme.com" w:date="2024-07-17T05:06:00Z" w:initials="ia">
    <w:p w14:paraId="7DC9E791" w14:textId="3F81516A" w:rsidR="566909F0" w:rsidRDefault="566909F0">
      <w:r>
        <w:t>Also not a Foundation as institution, we were commenting on the "founding" of a city, which in portuguese has the same spelling</w:t>
      </w:r>
      <w:r>
        <w:annotationRef/>
      </w:r>
    </w:p>
  </w:comment>
  <w:comment w:id="16" w:author="iara@nossaterrafirme.com" w:date="2024-07-17T05:12:00Z" w:initials="ia">
    <w:p w14:paraId="665B75FE" w14:textId="67B4A0C3" w:rsidR="566909F0" w:rsidRDefault="566909F0">
      <w:r>
        <w:t>Old data (over 20 years since this funding happened) and corruption scandal involving this company. I would not highlight it also.</w:t>
      </w:r>
      <w: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C0BDBD8" w15:done="0"/>
  <w15:commentEx w15:paraId="7DC9E791" w15:done="0"/>
  <w15:commentEx w15:paraId="665B75F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E9CCB7A" w16cex:dateUtc="2024-07-17T08:05:00Z"/>
  <w16cex:commentExtensible w16cex:durableId="768A48EA" w16cex:dateUtc="2024-07-17T08:06:00Z"/>
  <w16cex:commentExtensible w16cex:durableId="600FCE40" w16cex:dateUtc="2024-07-17T08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C0BDBD8" w16cid:durableId="2E9CCB7A"/>
  <w16cid:commentId w16cid:paraId="7DC9E791" w16cid:durableId="768A48EA"/>
  <w16cid:commentId w16cid:paraId="665B75FE" w16cid:durableId="600FCE4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iara@nossaterrafirme.com">
    <w15:presenceInfo w15:providerId="AD" w15:userId="S::urn:spo:guest#iara@nossaterrafirme.com::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6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B52F6A"/>
    <w:rsid w:val="00017EE3"/>
    <w:rsid w:val="00030CC7"/>
    <w:rsid w:val="000443AB"/>
    <w:rsid w:val="00055BC7"/>
    <w:rsid w:val="00057D86"/>
    <w:rsid w:val="000630B9"/>
    <w:rsid w:val="00095687"/>
    <w:rsid w:val="000A4739"/>
    <w:rsid w:val="000C0E5A"/>
    <w:rsid w:val="000D6C1B"/>
    <w:rsid w:val="001105A7"/>
    <w:rsid w:val="00116135"/>
    <w:rsid w:val="001178E8"/>
    <w:rsid w:val="00141053"/>
    <w:rsid w:val="001A403F"/>
    <w:rsid w:val="001B56BC"/>
    <w:rsid w:val="001B575E"/>
    <w:rsid w:val="001F5967"/>
    <w:rsid w:val="00202496"/>
    <w:rsid w:val="0021031D"/>
    <w:rsid w:val="002152D3"/>
    <w:rsid w:val="00233A55"/>
    <w:rsid w:val="00240C88"/>
    <w:rsid w:val="00243E8F"/>
    <w:rsid w:val="00247E19"/>
    <w:rsid w:val="00252AF6"/>
    <w:rsid w:val="00280DDF"/>
    <w:rsid w:val="00290D4C"/>
    <w:rsid w:val="00293EFD"/>
    <w:rsid w:val="0029733A"/>
    <w:rsid w:val="002A0DD7"/>
    <w:rsid w:val="002F711F"/>
    <w:rsid w:val="00302A7E"/>
    <w:rsid w:val="0033332B"/>
    <w:rsid w:val="00344BF3"/>
    <w:rsid w:val="00352506"/>
    <w:rsid w:val="00354475"/>
    <w:rsid w:val="00385B34"/>
    <w:rsid w:val="003E1612"/>
    <w:rsid w:val="003F2C9A"/>
    <w:rsid w:val="00402FC6"/>
    <w:rsid w:val="004033AF"/>
    <w:rsid w:val="0040440D"/>
    <w:rsid w:val="00406CC8"/>
    <w:rsid w:val="004072D4"/>
    <w:rsid w:val="00412BCE"/>
    <w:rsid w:val="0041423A"/>
    <w:rsid w:val="0048445E"/>
    <w:rsid w:val="00485868"/>
    <w:rsid w:val="004B24BC"/>
    <w:rsid w:val="004F6651"/>
    <w:rsid w:val="005203C1"/>
    <w:rsid w:val="00523D30"/>
    <w:rsid w:val="005330B2"/>
    <w:rsid w:val="005473DB"/>
    <w:rsid w:val="00566D9B"/>
    <w:rsid w:val="00580AE2"/>
    <w:rsid w:val="005A61DB"/>
    <w:rsid w:val="005D1257"/>
    <w:rsid w:val="005F3E0D"/>
    <w:rsid w:val="005F5D0B"/>
    <w:rsid w:val="00614581"/>
    <w:rsid w:val="006207C4"/>
    <w:rsid w:val="00622F39"/>
    <w:rsid w:val="006532D5"/>
    <w:rsid w:val="00681E8E"/>
    <w:rsid w:val="006D3829"/>
    <w:rsid w:val="006D65A8"/>
    <w:rsid w:val="006E3A43"/>
    <w:rsid w:val="006E430A"/>
    <w:rsid w:val="006E7CD2"/>
    <w:rsid w:val="00734B58"/>
    <w:rsid w:val="007754F8"/>
    <w:rsid w:val="00775928"/>
    <w:rsid w:val="00786B55"/>
    <w:rsid w:val="007A0F45"/>
    <w:rsid w:val="007D06FF"/>
    <w:rsid w:val="007D133D"/>
    <w:rsid w:val="007D69C8"/>
    <w:rsid w:val="0080103F"/>
    <w:rsid w:val="00821A4B"/>
    <w:rsid w:val="00822047"/>
    <w:rsid w:val="008252F7"/>
    <w:rsid w:val="00826FE9"/>
    <w:rsid w:val="00831049"/>
    <w:rsid w:val="0084098F"/>
    <w:rsid w:val="00844445"/>
    <w:rsid w:val="008776E6"/>
    <w:rsid w:val="008849D3"/>
    <w:rsid w:val="008874C5"/>
    <w:rsid w:val="00906FC0"/>
    <w:rsid w:val="0092082B"/>
    <w:rsid w:val="00932B3D"/>
    <w:rsid w:val="0093508C"/>
    <w:rsid w:val="00937ED1"/>
    <w:rsid w:val="00946399"/>
    <w:rsid w:val="00947EB3"/>
    <w:rsid w:val="00953B5D"/>
    <w:rsid w:val="00990581"/>
    <w:rsid w:val="00993729"/>
    <w:rsid w:val="00996E81"/>
    <w:rsid w:val="009A7CC8"/>
    <w:rsid w:val="009B7E24"/>
    <w:rsid w:val="009F2CC8"/>
    <w:rsid w:val="00A01EE2"/>
    <w:rsid w:val="00A042EB"/>
    <w:rsid w:val="00A22E55"/>
    <w:rsid w:val="00A4558D"/>
    <w:rsid w:val="00A67E7F"/>
    <w:rsid w:val="00A82559"/>
    <w:rsid w:val="00A846CD"/>
    <w:rsid w:val="00B0266C"/>
    <w:rsid w:val="00B36E85"/>
    <w:rsid w:val="00B37E61"/>
    <w:rsid w:val="00B43C19"/>
    <w:rsid w:val="00B732D0"/>
    <w:rsid w:val="00B92488"/>
    <w:rsid w:val="00BB0DA9"/>
    <w:rsid w:val="00BC08C6"/>
    <w:rsid w:val="00BC2C1C"/>
    <w:rsid w:val="00BC3FF2"/>
    <w:rsid w:val="00BC482F"/>
    <w:rsid w:val="00BC6C6B"/>
    <w:rsid w:val="00BD3485"/>
    <w:rsid w:val="00C07446"/>
    <w:rsid w:val="00C20409"/>
    <w:rsid w:val="00C24A1B"/>
    <w:rsid w:val="00C27EB0"/>
    <w:rsid w:val="00C31926"/>
    <w:rsid w:val="00C5273D"/>
    <w:rsid w:val="00C727D5"/>
    <w:rsid w:val="00C776B7"/>
    <w:rsid w:val="00C87C69"/>
    <w:rsid w:val="00C917A3"/>
    <w:rsid w:val="00C934B6"/>
    <w:rsid w:val="00C946FF"/>
    <w:rsid w:val="00CA6FE5"/>
    <w:rsid w:val="00CC37BA"/>
    <w:rsid w:val="00CC7B37"/>
    <w:rsid w:val="00CF1372"/>
    <w:rsid w:val="00D027A1"/>
    <w:rsid w:val="00D07696"/>
    <w:rsid w:val="00D17AE1"/>
    <w:rsid w:val="00D302B7"/>
    <w:rsid w:val="00D709F4"/>
    <w:rsid w:val="00D75B32"/>
    <w:rsid w:val="00D75C42"/>
    <w:rsid w:val="00D87E6A"/>
    <w:rsid w:val="00DA1B64"/>
    <w:rsid w:val="00DA765C"/>
    <w:rsid w:val="00DB4A5B"/>
    <w:rsid w:val="00DE776E"/>
    <w:rsid w:val="00DF2CE1"/>
    <w:rsid w:val="00DF6B29"/>
    <w:rsid w:val="00E00EA9"/>
    <w:rsid w:val="00E04FE8"/>
    <w:rsid w:val="00E112E1"/>
    <w:rsid w:val="00E16AB0"/>
    <w:rsid w:val="00E17932"/>
    <w:rsid w:val="00E3319C"/>
    <w:rsid w:val="00E625F7"/>
    <w:rsid w:val="00E752D9"/>
    <w:rsid w:val="00E86320"/>
    <w:rsid w:val="00EC488C"/>
    <w:rsid w:val="00ED0CA9"/>
    <w:rsid w:val="00EF56B9"/>
    <w:rsid w:val="00F03BA3"/>
    <w:rsid w:val="00F122BC"/>
    <w:rsid w:val="00F22AF6"/>
    <w:rsid w:val="00F271CB"/>
    <w:rsid w:val="00F3139F"/>
    <w:rsid w:val="00F355C4"/>
    <w:rsid w:val="00F43624"/>
    <w:rsid w:val="00F5644B"/>
    <w:rsid w:val="00F6614B"/>
    <w:rsid w:val="00F75873"/>
    <w:rsid w:val="00F8207B"/>
    <w:rsid w:val="00F909C7"/>
    <w:rsid w:val="00FA52D8"/>
    <w:rsid w:val="00FC1F17"/>
    <w:rsid w:val="00FE33DB"/>
    <w:rsid w:val="0E836B42"/>
    <w:rsid w:val="121A30BA"/>
    <w:rsid w:val="1455B117"/>
    <w:rsid w:val="17631020"/>
    <w:rsid w:val="19972910"/>
    <w:rsid w:val="2407FCFF"/>
    <w:rsid w:val="252B6C1A"/>
    <w:rsid w:val="2979FEE0"/>
    <w:rsid w:val="2CB52F6A"/>
    <w:rsid w:val="3032C479"/>
    <w:rsid w:val="340E37F2"/>
    <w:rsid w:val="3C1E3E35"/>
    <w:rsid w:val="43B91C11"/>
    <w:rsid w:val="4C6FECD9"/>
    <w:rsid w:val="509E1D89"/>
    <w:rsid w:val="51D3FEA7"/>
    <w:rsid w:val="539ED89A"/>
    <w:rsid w:val="566909F0"/>
    <w:rsid w:val="642CAC43"/>
    <w:rsid w:val="6A0ED8D4"/>
    <w:rsid w:val="7128A837"/>
    <w:rsid w:val="7A9CB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52F6A"/>
  <w15:chartTrackingRefBased/>
  <w15:docId w15:val="{8244608C-649E-42D9-A797-B3F168481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vlaz4d">
    <w:name w:val="vlaz4d"/>
    <w:basedOn w:val="Normal"/>
    <w:rsid w:val="00B36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s-MX" w:eastAsia="es-MX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766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microsoft.com/office/2018/08/relationships/commentsExtensible" Target="commentsExtensible.xml"/><Relationship Id="rId4" Type="http://schemas.openxmlformats.org/officeDocument/2006/relationships/styles" Target="style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DBA37A83990149BCBEEC5FE89DEDEB" ma:contentTypeVersion="11" ma:contentTypeDescription="Crear nuevo documento." ma:contentTypeScope="" ma:versionID="9dd47725b16427b845ae3fe8b6689062">
  <xsd:schema xmlns:xsd="http://www.w3.org/2001/XMLSchema" xmlns:xs="http://www.w3.org/2001/XMLSchema" xmlns:p="http://schemas.microsoft.com/office/2006/metadata/properties" xmlns:ns2="9710a9c8-0067-48d2-b25f-61503faecee3" xmlns:ns3="a57dc0e5-05aa-463e-a8fb-54667b11f951" targetNamespace="http://schemas.microsoft.com/office/2006/metadata/properties" ma:root="true" ma:fieldsID="313b0bf9934d394dd3aeecad281da869" ns2:_="" ns3:_="">
    <xsd:import namespace="9710a9c8-0067-48d2-b25f-61503faecee3"/>
    <xsd:import namespace="a57dc0e5-05aa-463e-a8fb-54667b11f9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10a9c8-0067-48d2-b25f-61503faece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dc0e5-05aa-463e-a8fb-54667b11f95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85438cc-fd53-44c0-9b9c-342e0d578aa3}" ma:internalName="TaxCatchAll" ma:showField="CatchAllData" ma:web="a57dc0e5-05aa-463e-a8fb-54667b11f9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10a9c8-0067-48d2-b25f-61503faecee3">
      <Terms xmlns="http://schemas.microsoft.com/office/infopath/2007/PartnerControls"/>
    </lcf76f155ced4ddcb4097134ff3c332f>
    <TaxCatchAll xmlns="a57dc0e5-05aa-463e-a8fb-54667b11f95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E7165B-B6BB-4A0C-A68E-97785741AA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10a9c8-0067-48d2-b25f-61503faecee3"/>
    <ds:schemaRef ds:uri="a57dc0e5-05aa-463e-a8fb-54667b11f9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763FFE-71FD-45E8-8725-6A31C78A6479}">
  <ds:schemaRefs>
    <ds:schemaRef ds:uri="http://schemas.microsoft.com/office/2006/metadata/properties"/>
    <ds:schemaRef ds:uri="http://schemas.microsoft.com/office/infopath/2007/PartnerControls"/>
    <ds:schemaRef ds:uri="9710a9c8-0067-48d2-b25f-61503faecee3"/>
    <ds:schemaRef ds:uri="a57dc0e5-05aa-463e-a8fb-54667b11f951"/>
  </ds:schemaRefs>
</ds:datastoreItem>
</file>

<file path=customXml/itemProps3.xml><?xml version="1.0" encoding="utf-8"?>
<ds:datastoreItem xmlns:ds="http://schemas.openxmlformats.org/officeDocument/2006/customXml" ds:itemID="{AE57F466-CDEB-4CAE-960C-A8B1C31788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7299</Words>
  <Characters>40149</Characters>
  <Application>Microsoft Office Word</Application>
  <DocSecurity>0</DocSecurity>
  <Lines>334</Lines>
  <Paragraphs>94</Paragraphs>
  <ScaleCrop>false</ScaleCrop>
  <Company/>
  <LinksUpToDate>false</LinksUpToDate>
  <CharactersWithSpaces>47354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Rengifo Salazar</dc:creator>
  <cp:keywords/>
  <dc:description/>
  <cp:lastModifiedBy>Alberto Hernández Baqueiro</cp:lastModifiedBy>
  <cp:revision>2</cp:revision>
  <dcterms:created xsi:type="dcterms:W3CDTF">2026-07-23T00:56:00Z</dcterms:created>
  <dcterms:modified xsi:type="dcterms:W3CDTF">2026-07-23T00:56:00Z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0x01010085DBA37A83990149BCBEEC5FE89DEDEB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</Properties>
</file>