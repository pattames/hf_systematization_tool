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C24E12" w14:textId="77777777" w:rsidR="00EC488C" w:rsidRPr="00EC488C" w:rsidRDefault="00EC488C" w:rsidP="00EC488C">
      <w:pPr>
        <w:jc w:val="center"/>
        <w:rPr>
          <w:rFonts w:ascii="Aptos" w:eastAsia="Aptos" w:hAnsi="Aptos" w:cs="Aptos"/>
          <w:b/>
          <w:bCs/>
          <w:color w:val="000000" w:themeColor="text1"/>
          <w:sz w:val="32"/>
          <w:szCs w:val="32"/>
          <w:lang w:val="es-MX"/>
        </w:rPr>
      </w:pPr>
      <w:r w:rsidRPr="00EC488C">
        <w:rPr>
          <w:rFonts w:ascii="Aptos" w:eastAsia="Aptos" w:hAnsi="Aptos" w:cs="Aptos"/>
          <w:b/>
          <w:bCs/>
          <w:color w:val="000000" w:themeColor="text1"/>
          <w:sz w:val="32"/>
          <w:szCs w:val="32"/>
          <w:lang w:val="es-MX"/>
        </w:rPr>
        <w:t>Transcrição da entrevista com a Dra. Simone Sehnem</w:t>
      </w:r>
    </w:p>
    <w:p w14:paraId="3439C981" w14:textId="77777777" w:rsidR="00EC488C" w:rsidRPr="00EC488C" w:rsidRDefault="00EC488C" w:rsidP="00EC488C">
      <w:pPr>
        <w:rPr>
          <w:rFonts w:ascii="Aptos" w:eastAsia="Aptos" w:hAnsi="Aptos" w:cs="Aptos"/>
          <w:b/>
          <w:bCs/>
          <w:color w:val="000000" w:themeColor="text1"/>
          <w:sz w:val="32"/>
          <w:szCs w:val="32"/>
          <w:lang w:val="es-MX"/>
        </w:rPr>
      </w:pPr>
    </w:p>
    <w:p w14:paraId="27F41FD9" w14:textId="77777777" w:rsidR="00EC488C" w:rsidRPr="00EC488C" w:rsidRDefault="00EC488C" w:rsidP="00EC488C">
      <w:pPr>
        <w:rPr>
          <w:rFonts w:ascii="Aptos" w:eastAsia="Aptos" w:hAnsi="Aptos" w:cs="Aptos"/>
          <w:color w:val="000000" w:themeColor="text1"/>
          <w:lang w:val="es-MX"/>
        </w:rPr>
      </w:pPr>
      <w:r w:rsidRPr="00EC488C">
        <w:rPr>
          <w:rFonts w:ascii="Aptos" w:eastAsia="Aptos" w:hAnsi="Aptos" w:cs="Aptos"/>
          <w:b/>
          <w:bCs/>
          <w:color w:val="000000" w:themeColor="text1"/>
          <w:lang w:val="es-MX"/>
        </w:rPr>
        <w:t>Nome do entrevistado:</w:t>
      </w:r>
      <w:r w:rsidRPr="00EC488C">
        <w:rPr>
          <w:rFonts w:ascii="Aptos" w:eastAsia="Aptos" w:hAnsi="Aptos" w:cs="Aptos"/>
          <w:color w:val="000000" w:themeColor="text1"/>
          <w:lang w:val="es-MX"/>
        </w:rPr>
        <w:t xml:space="preserve"> Dra. Simone Sehnem</w:t>
      </w:r>
    </w:p>
    <w:p w14:paraId="5B769455" w14:textId="3B26E15E" w:rsidR="00EC488C" w:rsidRPr="00EC488C" w:rsidRDefault="00EC488C" w:rsidP="00EC488C">
      <w:pPr>
        <w:rPr>
          <w:rFonts w:ascii="Aptos" w:eastAsia="Aptos" w:hAnsi="Aptos" w:cs="Aptos"/>
          <w:color w:val="000000" w:themeColor="text1"/>
          <w:lang w:val="es-MX"/>
        </w:rPr>
      </w:pPr>
      <w:r w:rsidRPr="00EC488C">
        <w:rPr>
          <w:rFonts w:ascii="Aptos" w:eastAsia="Aptos" w:hAnsi="Aptos" w:cs="Aptos"/>
          <w:b/>
          <w:bCs/>
          <w:color w:val="000000" w:themeColor="text1"/>
          <w:lang w:val="es-MX"/>
        </w:rPr>
        <w:t>País entrevistado:</w:t>
      </w:r>
      <w:r w:rsidRPr="00EC488C">
        <w:rPr>
          <w:rFonts w:ascii="Aptos" w:eastAsia="Aptos" w:hAnsi="Aptos" w:cs="Aptos"/>
          <w:color w:val="000000" w:themeColor="text1"/>
          <w:lang w:val="es-MX"/>
        </w:rPr>
        <w:t xml:space="preserve"> </w:t>
      </w:r>
      <w:r w:rsidR="00E359C8">
        <w:rPr>
          <w:rFonts w:ascii="Aptos" w:eastAsia="Aptos" w:hAnsi="Aptos" w:cs="Aptos"/>
          <w:color w:val="000000" w:themeColor="text1"/>
          <w:lang w:val="es-MX"/>
        </w:rPr>
        <w:t>Brasil</w:t>
      </w:r>
    </w:p>
    <w:p w14:paraId="6F256C2C" w14:textId="77777777" w:rsidR="00EC488C" w:rsidRPr="00EC488C" w:rsidRDefault="00EC488C" w:rsidP="00EC488C">
      <w:pPr>
        <w:rPr>
          <w:rFonts w:ascii="Aptos" w:eastAsia="Aptos" w:hAnsi="Aptos" w:cs="Aptos"/>
          <w:color w:val="000000" w:themeColor="text1"/>
          <w:lang w:val="es-MX"/>
        </w:rPr>
      </w:pPr>
      <w:r w:rsidRPr="00EC488C">
        <w:rPr>
          <w:rFonts w:ascii="Aptos" w:eastAsia="Aptos" w:hAnsi="Aptos" w:cs="Aptos"/>
          <w:b/>
          <w:bCs/>
          <w:color w:val="000000" w:themeColor="text1"/>
          <w:lang w:val="es-MX"/>
        </w:rPr>
        <w:t>Data da entrevista:</w:t>
      </w:r>
      <w:r w:rsidRPr="00EC488C">
        <w:rPr>
          <w:rFonts w:ascii="Aptos" w:eastAsia="Aptos" w:hAnsi="Aptos" w:cs="Aptos"/>
          <w:color w:val="000000" w:themeColor="text1"/>
          <w:lang w:val="es-MX"/>
        </w:rPr>
        <w:t xml:space="preserve"> 28 de março de 2024</w:t>
      </w:r>
    </w:p>
    <w:p w14:paraId="09B3D863" w14:textId="77777777" w:rsidR="00EC488C" w:rsidRPr="00EC488C" w:rsidRDefault="00EC488C" w:rsidP="00EC488C">
      <w:pPr>
        <w:rPr>
          <w:rFonts w:ascii="Aptos" w:eastAsia="Aptos" w:hAnsi="Aptos" w:cs="Aptos"/>
          <w:color w:val="000000" w:themeColor="text1"/>
          <w:lang w:val="es-MX"/>
        </w:rPr>
      </w:pPr>
      <w:r w:rsidRPr="00EC488C">
        <w:rPr>
          <w:rFonts w:ascii="Aptos" w:eastAsia="Aptos" w:hAnsi="Aptos" w:cs="Aptos"/>
          <w:b/>
          <w:bCs/>
          <w:color w:val="000000" w:themeColor="text1"/>
          <w:lang w:val="es-MX"/>
        </w:rPr>
        <w:t>Nome do entrevistador:</w:t>
      </w:r>
      <w:r w:rsidRPr="00EC488C">
        <w:rPr>
          <w:rFonts w:ascii="Aptos" w:eastAsia="Aptos" w:hAnsi="Aptos" w:cs="Aptos"/>
          <w:color w:val="000000" w:themeColor="text1"/>
          <w:lang w:val="es-MX"/>
        </w:rPr>
        <w:t xml:space="preserve"> Dra. Iara Ven.</w:t>
      </w:r>
    </w:p>
    <w:p w14:paraId="5380FFF1" w14:textId="5E2DB016" w:rsidR="00EC488C" w:rsidRPr="00EC488C" w:rsidRDefault="00EC488C" w:rsidP="00EC488C">
      <w:pPr>
        <w:rPr>
          <w:rFonts w:ascii="Aptos" w:eastAsia="Aptos" w:hAnsi="Aptos" w:cs="Aptos"/>
          <w:color w:val="000000" w:themeColor="text1"/>
          <w:lang w:val="es-MX"/>
        </w:rPr>
      </w:pPr>
      <w:r w:rsidRPr="00EC488C">
        <w:rPr>
          <w:rFonts w:ascii="Aptos" w:eastAsia="Aptos" w:hAnsi="Aptos" w:cs="Aptos"/>
          <w:b/>
          <w:bCs/>
          <w:color w:val="000000" w:themeColor="text1"/>
          <w:lang w:val="es-MX"/>
        </w:rPr>
        <w:t>Duração da entrevista:</w:t>
      </w:r>
      <w:r w:rsidRPr="00EC488C">
        <w:rPr>
          <w:rFonts w:ascii="Aptos" w:eastAsia="Aptos" w:hAnsi="Aptos" w:cs="Aptos"/>
          <w:color w:val="000000" w:themeColor="text1"/>
          <w:lang w:val="es-MX"/>
        </w:rPr>
        <w:t xml:space="preserve"> 0</w:t>
      </w:r>
      <w:r w:rsidR="009B72AB">
        <w:rPr>
          <w:rFonts w:ascii="Aptos" w:eastAsia="Aptos" w:hAnsi="Aptos" w:cs="Aptos"/>
          <w:color w:val="000000" w:themeColor="text1"/>
          <w:lang w:val="es-MX"/>
        </w:rPr>
        <w:t>1</w:t>
      </w:r>
      <w:r w:rsidRPr="00EC488C">
        <w:rPr>
          <w:rFonts w:ascii="Aptos" w:eastAsia="Aptos" w:hAnsi="Aptos" w:cs="Aptos"/>
          <w:color w:val="000000" w:themeColor="text1"/>
          <w:lang w:val="es-MX"/>
        </w:rPr>
        <w:t>:00:</w:t>
      </w:r>
      <w:r w:rsidR="009B72AB">
        <w:rPr>
          <w:rFonts w:ascii="Aptos" w:eastAsia="Aptos" w:hAnsi="Aptos" w:cs="Aptos"/>
          <w:color w:val="000000" w:themeColor="text1"/>
          <w:lang w:val="es-MX"/>
        </w:rPr>
        <w:t>25</w:t>
      </w:r>
    </w:p>
    <w:p w14:paraId="16E7A050" w14:textId="251C2AF5" w:rsidR="00EC488C" w:rsidRPr="00EC488C" w:rsidRDefault="00EC488C" w:rsidP="00EC488C">
      <w:pPr>
        <w:rPr>
          <w:rFonts w:ascii="Aptos" w:eastAsia="Aptos" w:hAnsi="Aptos" w:cs="Aptos"/>
          <w:b/>
          <w:bCs/>
          <w:color w:val="000000" w:themeColor="text1"/>
          <w:lang w:val="es-MX"/>
        </w:rPr>
      </w:pPr>
      <w:r w:rsidRPr="00EC488C">
        <w:rPr>
          <w:rFonts w:ascii="Aptos" w:eastAsia="Aptos" w:hAnsi="Aptos" w:cs="Aptos"/>
          <w:b/>
          <w:bCs/>
          <w:color w:val="000000" w:themeColor="text1"/>
          <w:lang w:val="es-MX"/>
        </w:rPr>
        <w:t xml:space="preserve">Nome do assistente: </w:t>
      </w:r>
      <w:r w:rsidR="00AA5356" w:rsidRPr="00AA5356">
        <w:rPr>
          <w:rFonts w:ascii="Aptos" w:eastAsia="Aptos" w:hAnsi="Aptos" w:cs="Aptos"/>
          <w:color w:val="000000" w:themeColor="text1"/>
          <w:lang w:val="es-MX"/>
        </w:rPr>
        <w:t>Hugo Notario</w:t>
      </w:r>
    </w:p>
    <w:p w14:paraId="4EFDD5C8" w14:textId="1445DFA0" w:rsidR="00EC488C" w:rsidRDefault="00EC488C" w:rsidP="00EC488C">
      <w:pPr>
        <w:rPr>
          <w:rFonts w:ascii="Aptos" w:eastAsia="Aptos" w:hAnsi="Aptos" w:cs="Aptos"/>
          <w:color w:val="000000" w:themeColor="text1"/>
          <w:lang w:val="es-MX"/>
        </w:rPr>
      </w:pPr>
      <w:r w:rsidRPr="00EC488C">
        <w:rPr>
          <w:rFonts w:ascii="Aptos" w:eastAsia="Aptos" w:hAnsi="Aptos" w:cs="Aptos"/>
          <w:b/>
          <w:bCs/>
          <w:color w:val="000000" w:themeColor="text1"/>
          <w:lang w:val="es-MX"/>
        </w:rPr>
        <w:t>Nome do transcritor:</w:t>
      </w:r>
      <w:r w:rsidRPr="00EC488C">
        <w:rPr>
          <w:rFonts w:ascii="Aptos" w:eastAsia="Aptos" w:hAnsi="Aptos" w:cs="Aptos"/>
          <w:color w:val="000000" w:themeColor="text1"/>
          <w:lang w:val="es-MX"/>
        </w:rPr>
        <w:t xml:space="preserve"> Fernanda Rengifo</w:t>
      </w:r>
    </w:p>
    <w:p w14:paraId="29C22EA6" w14:textId="77777777" w:rsidR="00F76BD6" w:rsidRDefault="00F76BD6" w:rsidP="00EC488C">
      <w:pPr>
        <w:rPr>
          <w:rFonts w:ascii="Aptos" w:eastAsia="Aptos" w:hAnsi="Aptos" w:cs="Aptos"/>
          <w:color w:val="000000" w:themeColor="text1"/>
          <w:lang w:val="es-MX"/>
        </w:rPr>
      </w:pPr>
    </w:p>
    <w:p w14:paraId="0EC42619" w14:textId="190C099B" w:rsidR="00AC3233" w:rsidRPr="00BE205A" w:rsidRDefault="00963526"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r w:rsidR="00864704">
        <w:rPr>
          <w:rFonts w:ascii="Aptos" w:eastAsia="Aptos" w:hAnsi="Aptos" w:cs="Aptos"/>
          <w:b/>
          <w:bCs/>
          <w:color w:val="000000" w:themeColor="text1"/>
          <w:lang w:val="es-MX"/>
        </w:rPr>
        <w:t xml:space="preserve"> </w:t>
      </w:r>
    </w:p>
    <w:p w14:paraId="15F64176"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[00:03 - 00:05] </w:t>
      </w:r>
      <w:r w:rsidRPr="00AC3233">
        <w:rPr>
          <w:rFonts w:ascii="Aptos" w:eastAsia="Aptos" w:hAnsi="Aptos" w:cs="Aptos"/>
          <w:color w:val="000000" w:themeColor="text1"/>
          <w:lang w:val="es-MX"/>
        </w:rPr>
        <w:t>Você compreende inglês falado?</w:t>
      </w:r>
    </w:p>
    <w:p w14:paraId="2339FE12" w14:textId="77777777" w:rsidR="00AC3233" w:rsidRPr="00AC3233" w:rsidRDefault="00AC3233" w:rsidP="00AC3233">
      <w:pPr>
        <w:rPr>
          <w:rFonts w:ascii="Aptos" w:eastAsia="Aptos" w:hAnsi="Aptos" w:cs="Aptos"/>
          <w:color w:val="000000" w:themeColor="text1"/>
          <w:lang w:val="es-MX"/>
        </w:rPr>
      </w:pPr>
    </w:p>
    <w:p w14:paraId="02D4C6D8" w14:textId="27457D3D" w:rsidR="00AC3233" w:rsidRPr="00BE205A"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37DCF8D4"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[00:06 - 00:07] </w:t>
      </w:r>
      <w:r w:rsidRPr="00AC3233">
        <w:rPr>
          <w:rFonts w:ascii="Aptos" w:eastAsia="Aptos" w:hAnsi="Aptos" w:cs="Aptos"/>
          <w:color w:val="000000" w:themeColor="text1"/>
          <w:lang w:val="es-MX"/>
        </w:rPr>
        <w:t>Como?</w:t>
      </w:r>
    </w:p>
    <w:p w14:paraId="3342A4E0" w14:textId="77777777" w:rsidR="00AC3233" w:rsidRPr="00AC3233" w:rsidRDefault="00AC3233" w:rsidP="00AC3233">
      <w:pPr>
        <w:rPr>
          <w:rFonts w:ascii="Aptos" w:eastAsia="Aptos" w:hAnsi="Aptos" w:cs="Aptos"/>
          <w:color w:val="000000" w:themeColor="text1"/>
          <w:lang w:val="es-MX"/>
        </w:rPr>
      </w:pPr>
    </w:p>
    <w:p w14:paraId="1EBBF746" w14:textId="11868ECC" w:rsidR="00AC3233" w:rsidRPr="00BE205A" w:rsidRDefault="00963526"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2C0A005D"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[00:07 - 00:11] </w:t>
      </w:r>
      <w:r w:rsidRPr="00AC3233">
        <w:rPr>
          <w:rFonts w:ascii="Aptos" w:eastAsia="Aptos" w:hAnsi="Aptos" w:cs="Aptos"/>
          <w:color w:val="000000" w:themeColor="text1"/>
          <w:lang w:val="es-MX"/>
        </w:rPr>
        <w:t>A senhora compreende inglês falado? Porque o Hugo só fala inglês, ou espanhol.</w:t>
      </w:r>
    </w:p>
    <w:p w14:paraId="16BCB1A6" w14:textId="77777777" w:rsidR="00AC3233" w:rsidRPr="00BE205A" w:rsidRDefault="00AC3233" w:rsidP="00AC3233">
      <w:pPr>
        <w:rPr>
          <w:rFonts w:ascii="Aptos" w:eastAsia="Aptos" w:hAnsi="Aptos" w:cs="Aptos"/>
          <w:b/>
          <w:bCs/>
          <w:color w:val="000000" w:themeColor="text1"/>
          <w:lang w:val="es-MX"/>
        </w:rPr>
      </w:pPr>
    </w:p>
    <w:p w14:paraId="5FF7FA2E" w14:textId="18CA7CE0" w:rsidR="00AC3233" w:rsidRPr="00BE205A"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47459E7D"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[00:11 - 00:13] </w:t>
      </w:r>
      <w:r w:rsidRPr="00AC3233">
        <w:rPr>
          <w:rFonts w:ascii="Aptos" w:eastAsia="Aptos" w:hAnsi="Aptos" w:cs="Aptos"/>
          <w:color w:val="000000" w:themeColor="text1"/>
          <w:lang w:val="es-MX"/>
        </w:rPr>
        <w:t>Sim, tranquilo, pode falar.</w:t>
      </w:r>
    </w:p>
    <w:p w14:paraId="54DDEAD7" w14:textId="77777777" w:rsidR="00AC3233" w:rsidRPr="00AC3233" w:rsidRDefault="00AC3233" w:rsidP="00AC3233">
      <w:pPr>
        <w:rPr>
          <w:rFonts w:ascii="Aptos" w:eastAsia="Aptos" w:hAnsi="Aptos" w:cs="Aptos"/>
          <w:color w:val="000000" w:themeColor="text1"/>
          <w:lang w:val="es-MX"/>
        </w:rPr>
      </w:pPr>
    </w:p>
    <w:p w14:paraId="6087143E" w14:textId="7235D3EB" w:rsidR="00AC3233" w:rsidRPr="00BE205A" w:rsidRDefault="00963526"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39207C12"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lastRenderedPageBreak/>
        <w:t xml:space="preserve">[00:14 - 00:23] </w:t>
      </w:r>
      <w:r w:rsidRPr="00AC3233">
        <w:rPr>
          <w:rFonts w:ascii="Aptos" w:eastAsia="Aptos" w:hAnsi="Aptos" w:cs="Aptos"/>
          <w:color w:val="000000" w:themeColor="text1"/>
          <w:lang w:val="es-MX"/>
        </w:rPr>
        <w:t>Ah, então perfeito. Vou passar para o meu colega Hugo, então, para ele fazer a apresentação dele, do projeto, depois eu retorno aqui e a gente vai ouvir a senhora, que é o mais importante nesse momento, tá bom?</w:t>
      </w:r>
    </w:p>
    <w:p w14:paraId="2E448772" w14:textId="77777777" w:rsidR="00AC3233" w:rsidRPr="00AC3233" w:rsidRDefault="00AC3233" w:rsidP="00AC3233">
      <w:pPr>
        <w:rPr>
          <w:rFonts w:ascii="Aptos" w:eastAsia="Aptos" w:hAnsi="Aptos" w:cs="Aptos"/>
          <w:color w:val="000000" w:themeColor="text1"/>
          <w:lang w:val="es-MX"/>
        </w:rPr>
      </w:pPr>
    </w:p>
    <w:p w14:paraId="160CF024" w14:textId="55D73C1C" w:rsidR="00AC3233" w:rsidRPr="00BE205A"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096552BF"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[00:24 - 00:25] </w:t>
      </w:r>
      <w:r w:rsidRPr="00AC3233">
        <w:rPr>
          <w:rFonts w:ascii="Aptos" w:eastAsia="Aptos" w:hAnsi="Aptos" w:cs="Aptos"/>
          <w:color w:val="000000" w:themeColor="text1"/>
          <w:lang w:val="es-MX"/>
        </w:rPr>
        <w:t>Combinado.</w:t>
      </w:r>
    </w:p>
    <w:p w14:paraId="0F242FAC" w14:textId="77777777" w:rsidR="00AC3233" w:rsidRPr="00AC3233" w:rsidRDefault="00AC3233" w:rsidP="00AC3233">
      <w:pPr>
        <w:rPr>
          <w:rFonts w:ascii="Aptos" w:eastAsia="Aptos" w:hAnsi="Aptos" w:cs="Aptos"/>
          <w:color w:val="000000" w:themeColor="text1"/>
          <w:lang w:val="es-MX"/>
        </w:rPr>
      </w:pPr>
    </w:p>
    <w:p w14:paraId="7A459B7E" w14:textId="79B800B3" w:rsidR="00AC3233" w:rsidRPr="00BE205A" w:rsidRDefault="00963526"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5B6B31F3"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[00:26 - 00:30] </w:t>
      </w:r>
      <w:r w:rsidRPr="00AC3233">
        <w:rPr>
          <w:rFonts w:ascii="Aptos" w:eastAsia="Aptos" w:hAnsi="Aptos" w:cs="Aptos"/>
          <w:color w:val="000000" w:themeColor="text1"/>
          <w:lang w:val="es-MX"/>
        </w:rPr>
        <w:t>Então tá legal. Hugo, por favor, pegue isso, introduza-se, o projeto.</w:t>
      </w:r>
    </w:p>
    <w:p w14:paraId="3A6816D0" w14:textId="77777777" w:rsidR="00AC3233" w:rsidRPr="00BE205A" w:rsidRDefault="00AC3233" w:rsidP="00AC3233">
      <w:pPr>
        <w:rPr>
          <w:rFonts w:ascii="Aptos" w:eastAsia="Aptos" w:hAnsi="Aptos" w:cs="Aptos"/>
          <w:b/>
          <w:bCs/>
          <w:color w:val="000000" w:themeColor="text1"/>
          <w:lang w:val="es-MX"/>
        </w:rPr>
      </w:pPr>
    </w:p>
    <w:p w14:paraId="463FF3BE" w14:textId="77777777" w:rsidR="00AC3233" w:rsidRPr="00BE205A" w:rsidRDefault="00AC3233" w:rsidP="00AC3233">
      <w:pPr>
        <w:rPr>
          <w:rFonts w:ascii="Aptos" w:eastAsia="Aptos" w:hAnsi="Aptos" w:cs="Aptos"/>
          <w:b/>
          <w:bCs/>
          <w:color w:val="000000" w:themeColor="text1"/>
          <w:lang w:val="es-MX"/>
        </w:rPr>
      </w:pPr>
      <w:r w:rsidRPr="00BE205A">
        <w:rPr>
          <w:rFonts w:ascii="Aptos" w:eastAsia="Aptos" w:hAnsi="Aptos" w:cs="Aptos"/>
          <w:b/>
          <w:bCs/>
          <w:color w:val="000000" w:themeColor="text1"/>
          <w:lang w:val="es-MX"/>
        </w:rPr>
        <w:t>Hugo</w:t>
      </w:r>
    </w:p>
    <w:p w14:paraId="1E76931F"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[00:31 - 00:32] </w:t>
      </w:r>
      <w:r w:rsidRPr="00AC3233">
        <w:rPr>
          <w:rFonts w:ascii="Aptos" w:eastAsia="Aptos" w:hAnsi="Aptos" w:cs="Aptos"/>
          <w:color w:val="000000" w:themeColor="text1"/>
          <w:lang w:val="es-MX"/>
        </w:rPr>
        <w:t>Obrigado, Iara</w:t>
      </w:r>
    </w:p>
    <w:p w14:paraId="45F6D099" w14:textId="77777777" w:rsidR="00AC3233" w:rsidRPr="00AC3233" w:rsidRDefault="00AC3233" w:rsidP="00AC3233">
      <w:pPr>
        <w:rPr>
          <w:rFonts w:ascii="Aptos" w:eastAsia="Aptos" w:hAnsi="Aptos" w:cs="Aptos"/>
          <w:color w:val="000000" w:themeColor="text1"/>
          <w:lang w:val="es-MX"/>
        </w:rPr>
      </w:pPr>
    </w:p>
    <w:p w14:paraId="28AD4A3C" w14:textId="483B1414" w:rsidR="00AC3233" w:rsidRPr="00BE205A" w:rsidRDefault="00963526"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1B05B2AC"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[00:32 - 00:33] </w:t>
      </w:r>
      <w:r w:rsidRPr="00AC3233">
        <w:rPr>
          <w:rFonts w:ascii="Aptos" w:eastAsia="Aptos" w:hAnsi="Aptos" w:cs="Aptos"/>
          <w:color w:val="000000" w:themeColor="text1"/>
          <w:lang w:val="es-MX"/>
        </w:rPr>
        <w:t>Você tem o microfone.</w:t>
      </w:r>
    </w:p>
    <w:p w14:paraId="44A41FEA" w14:textId="77777777" w:rsidR="00AC3233" w:rsidRPr="00AC3233" w:rsidRDefault="00AC3233" w:rsidP="00AC3233">
      <w:pPr>
        <w:rPr>
          <w:rFonts w:ascii="Aptos" w:eastAsia="Aptos" w:hAnsi="Aptos" w:cs="Aptos"/>
          <w:color w:val="000000" w:themeColor="text1"/>
          <w:lang w:val="es-MX"/>
        </w:rPr>
      </w:pPr>
    </w:p>
    <w:p w14:paraId="67692D05" w14:textId="77777777" w:rsidR="00AC3233" w:rsidRPr="00BE205A" w:rsidRDefault="00AC3233" w:rsidP="00AC3233">
      <w:pPr>
        <w:rPr>
          <w:rFonts w:ascii="Aptos" w:eastAsia="Aptos" w:hAnsi="Aptos" w:cs="Aptos"/>
          <w:b/>
          <w:bCs/>
          <w:color w:val="000000" w:themeColor="text1"/>
          <w:lang w:val="es-MX"/>
        </w:rPr>
      </w:pPr>
      <w:r w:rsidRPr="00BE205A">
        <w:rPr>
          <w:rFonts w:ascii="Aptos" w:eastAsia="Aptos" w:hAnsi="Aptos" w:cs="Aptos"/>
          <w:b/>
          <w:bCs/>
          <w:color w:val="000000" w:themeColor="text1"/>
          <w:lang w:val="es-MX"/>
        </w:rPr>
        <w:t>Hugo</w:t>
      </w:r>
    </w:p>
    <w:p w14:paraId="48F110ED" w14:textId="408C05DC" w:rsidR="00AC3233" w:rsidRPr="00AC3233" w:rsidRDefault="00AC3233" w:rsidP="7ECF6885">
      <w:pPr>
        <w:rPr>
          <w:rFonts w:ascii="Aptos" w:eastAsia="Aptos" w:hAnsi="Aptos" w:cs="Aptos"/>
          <w:color w:val="000000" w:themeColor="text1"/>
          <w:lang w:val="pt-BR"/>
        </w:rPr>
      </w:pPr>
      <w:r w:rsidRPr="7ECF6885">
        <w:rPr>
          <w:rFonts w:ascii="Aptos" w:eastAsia="Aptos" w:hAnsi="Aptos" w:cs="Aptos"/>
          <w:color w:val="0070C0"/>
          <w:lang w:val="pt-BR"/>
        </w:rPr>
        <w:t>[00:34 - 00:45</w:t>
      </w:r>
      <w:proofErr w:type="gramStart"/>
      <w:r w:rsidRPr="7ECF6885">
        <w:rPr>
          <w:rFonts w:ascii="Aptos" w:eastAsia="Aptos" w:hAnsi="Aptos" w:cs="Aptos"/>
          <w:color w:val="0070C0"/>
          <w:lang w:val="pt-BR"/>
        </w:rPr>
        <w:t xml:space="preserve">] </w:t>
      </w:r>
      <w:r w:rsidRPr="7ECF6885">
        <w:rPr>
          <w:rFonts w:ascii="Aptos" w:eastAsia="Aptos" w:hAnsi="Aptos" w:cs="Aptos"/>
          <w:color w:val="000000" w:themeColor="text1"/>
          <w:lang w:val="pt-BR"/>
        </w:rPr>
        <w:t>Excelente</w:t>
      </w:r>
      <w:proofErr w:type="gramEnd"/>
      <w:r w:rsidRPr="7ECF6885">
        <w:rPr>
          <w:rFonts w:ascii="Aptos" w:eastAsia="Aptos" w:hAnsi="Aptos" w:cs="Aptos"/>
          <w:color w:val="000000" w:themeColor="text1"/>
          <w:lang w:val="pt-BR"/>
        </w:rPr>
        <w:t>. Bem, eu estou muito feliz de estar aqui com você, Dr. Sim</w:t>
      </w:r>
      <w:ins w:id="0" w:author="iara@nossaterrafirme.com" w:date="2024-07-17T06:14:00Z">
        <w:r w:rsidR="43674133" w:rsidRPr="7ECF6885">
          <w:rPr>
            <w:rFonts w:ascii="Aptos" w:eastAsia="Aptos" w:hAnsi="Aptos" w:cs="Aptos"/>
            <w:color w:val="000000" w:themeColor="text1"/>
            <w:lang w:val="pt-BR"/>
          </w:rPr>
          <w:t>one</w:t>
        </w:r>
      </w:ins>
      <w:del w:id="1" w:author="iara@nossaterrafirme.com" w:date="2024-07-17T06:14:00Z">
        <w:r w:rsidRPr="7ECF6885" w:rsidDel="00AC3233">
          <w:rPr>
            <w:rFonts w:ascii="Aptos" w:eastAsia="Aptos" w:hAnsi="Aptos" w:cs="Aptos"/>
            <w:color w:val="000000" w:themeColor="text1"/>
            <w:lang w:val="pt-BR"/>
          </w:rPr>
          <w:delText>ón. E</w:delText>
        </w:r>
      </w:del>
      <w:r w:rsidRPr="7ECF6885">
        <w:rPr>
          <w:rFonts w:ascii="Aptos" w:eastAsia="Aptos" w:hAnsi="Aptos" w:cs="Aptos"/>
          <w:color w:val="000000" w:themeColor="text1"/>
          <w:lang w:val="pt-BR"/>
        </w:rPr>
        <w:t xml:space="preserve">, bem, meu nome é Hugo </w:t>
      </w:r>
      <w:proofErr w:type="spellStart"/>
      <w:r w:rsidRPr="7ECF6885">
        <w:rPr>
          <w:rFonts w:ascii="Aptos" w:eastAsia="Aptos" w:hAnsi="Aptos" w:cs="Aptos"/>
          <w:color w:val="000000" w:themeColor="text1"/>
          <w:lang w:val="pt-BR"/>
        </w:rPr>
        <w:t>Notario</w:t>
      </w:r>
      <w:proofErr w:type="spellEnd"/>
      <w:r w:rsidRPr="7ECF6885">
        <w:rPr>
          <w:rFonts w:ascii="Aptos" w:eastAsia="Aptos" w:hAnsi="Aptos" w:cs="Aptos"/>
          <w:color w:val="000000" w:themeColor="text1"/>
          <w:lang w:val="pt-BR"/>
        </w:rPr>
        <w:t xml:space="preserve"> Domingo,</w:t>
      </w:r>
    </w:p>
    <w:p w14:paraId="63233474"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[00:45 - 00:57] </w:t>
      </w:r>
      <w:r w:rsidRPr="00AC3233">
        <w:rPr>
          <w:rFonts w:ascii="Aptos" w:eastAsia="Aptos" w:hAnsi="Aptos" w:cs="Aptos"/>
          <w:color w:val="000000" w:themeColor="text1"/>
          <w:lang w:val="es-MX"/>
        </w:rPr>
        <w:t>eu sou parte do projeto Human Flourishing Mapping em América Latina. E esse projeto vem da Tecnologia de Monterrey,</w:t>
      </w:r>
    </w:p>
    <w:p w14:paraId="58A0369B"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[00:57 - 01:03] </w:t>
      </w:r>
      <w:r w:rsidRPr="00AC3233">
        <w:rPr>
          <w:rFonts w:ascii="Aptos" w:eastAsia="Aptos" w:hAnsi="Aptos" w:cs="Aptos"/>
          <w:color w:val="000000" w:themeColor="text1"/>
          <w:lang w:val="es-MX"/>
        </w:rPr>
        <w:t>é uma universidade no México. E nós estamos localizando,</w:t>
      </w:r>
    </w:p>
    <w:p w14:paraId="155BCACD"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[01:03 - 01:12] </w:t>
      </w:r>
      <w:r w:rsidRPr="00AC3233">
        <w:rPr>
          <w:rFonts w:ascii="Aptos" w:eastAsia="Aptos" w:hAnsi="Aptos" w:cs="Aptos"/>
          <w:color w:val="000000" w:themeColor="text1"/>
          <w:lang w:val="es-MX"/>
        </w:rPr>
        <w:t>nós estamos trabalhando com pessoas que fazem pesquisas relacionadas ao conceito do florescimento humano. E o que é o florescimento humano?</w:t>
      </w:r>
    </w:p>
    <w:p w14:paraId="7D7FE2ED"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[01:12 - 01:26] </w:t>
      </w:r>
      <w:r w:rsidRPr="00AC3233">
        <w:rPr>
          <w:rFonts w:ascii="Aptos" w:eastAsia="Aptos" w:hAnsi="Aptos" w:cs="Aptos"/>
          <w:color w:val="000000" w:themeColor="text1"/>
          <w:lang w:val="es-MX"/>
        </w:rPr>
        <w:t>Nós entendemos como um grande conceito que encabeça vários outros conceitos relacionados ao desenvolvimento do bom viver</w:t>
      </w:r>
    </w:p>
    <w:p w14:paraId="2E3190BD"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[01:26 - 01:33] </w:t>
      </w:r>
      <w:r w:rsidRPr="00AC3233">
        <w:rPr>
          <w:rFonts w:ascii="Aptos" w:eastAsia="Aptos" w:hAnsi="Aptos" w:cs="Aptos"/>
          <w:color w:val="000000" w:themeColor="text1"/>
          <w:lang w:val="es-MX"/>
        </w:rPr>
        <w:t>e o desenvolvimento das pessoas como um todo. E também... E também...</w:t>
      </w:r>
    </w:p>
    <w:p w14:paraId="3E8A7934"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lastRenderedPageBreak/>
        <w:t xml:space="preserve">[01:33 - 01:44] </w:t>
      </w:r>
      <w:r w:rsidRPr="00AC3233">
        <w:rPr>
          <w:rFonts w:ascii="Aptos" w:eastAsia="Aptos" w:hAnsi="Aptos" w:cs="Aptos"/>
          <w:color w:val="000000" w:themeColor="text1"/>
          <w:lang w:val="es-MX"/>
        </w:rPr>
        <w:t>Nós estamos procurando pessoas que fazem pesquisas sobre melhoramento do ambiente e das suas comunidades.</w:t>
      </w:r>
    </w:p>
    <w:p w14:paraId="615891DC"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[01:45 - 01:50] </w:t>
      </w:r>
      <w:r w:rsidRPr="00AC3233">
        <w:rPr>
          <w:rFonts w:ascii="Aptos" w:eastAsia="Aptos" w:hAnsi="Aptos" w:cs="Aptos"/>
          <w:color w:val="000000" w:themeColor="text1"/>
          <w:lang w:val="es-MX"/>
        </w:rPr>
        <w:t>Então, nós estamos muito interessados em sua pesquisa,</w:t>
      </w:r>
    </w:p>
    <w:p w14:paraId="1DE09A30"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[01:50 - 02:00] </w:t>
      </w:r>
      <w:r w:rsidRPr="00AC3233">
        <w:rPr>
          <w:rFonts w:ascii="Aptos" w:eastAsia="Aptos" w:hAnsi="Aptos" w:cs="Aptos"/>
          <w:color w:val="000000" w:themeColor="text1"/>
          <w:lang w:val="es-MX"/>
        </w:rPr>
        <w:t>porque nós tivemos a conta de que sua pesquisa é relacionada com a economia e o bom viver,</w:t>
      </w:r>
    </w:p>
    <w:p w14:paraId="4C87E12E"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[02:00 - 02:09] </w:t>
      </w:r>
      <w:r w:rsidRPr="00AC3233">
        <w:rPr>
          <w:rFonts w:ascii="Aptos" w:eastAsia="Aptos" w:hAnsi="Aptos" w:cs="Aptos"/>
          <w:color w:val="000000" w:themeColor="text1"/>
          <w:lang w:val="es-MX"/>
        </w:rPr>
        <w:t>ou para o desenvolvimento das pessoas. Alguns outros conceitos que estão relacionados ao florescimento humano são, por exemplo,</w:t>
      </w:r>
    </w:p>
    <w:p w14:paraId="13D66EF7"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[02:09 - 02:15] </w:t>
      </w:r>
      <w:r w:rsidRPr="00AC3233">
        <w:rPr>
          <w:rFonts w:ascii="Aptos" w:eastAsia="Aptos" w:hAnsi="Aptos" w:cs="Aptos"/>
          <w:color w:val="000000" w:themeColor="text1"/>
          <w:lang w:val="es-MX"/>
        </w:rPr>
        <w:t>bem-estar subjetivo ou, por exemplo, a espiritualidade.</w:t>
      </w:r>
    </w:p>
    <w:p w14:paraId="246BB7A0"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[02:16 - 02:23] </w:t>
      </w:r>
      <w:r w:rsidRPr="00AC3233">
        <w:rPr>
          <w:rFonts w:ascii="Aptos" w:eastAsia="Aptos" w:hAnsi="Aptos" w:cs="Aptos"/>
          <w:color w:val="000000" w:themeColor="text1"/>
          <w:lang w:val="es-MX"/>
        </w:rPr>
        <w:t>Então, há um grande cúmpus de conceitos, mas todos estão relacionados à melhoria do</w:t>
      </w:r>
    </w:p>
    <w:p w14:paraId="537029F3"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[02:23 - 02:29] </w:t>
      </w:r>
      <w:r w:rsidRPr="00AC3233">
        <w:rPr>
          <w:rFonts w:ascii="Aptos" w:eastAsia="Aptos" w:hAnsi="Aptos" w:cs="Aptos"/>
          <w:color w:val="000000" w:themeColor="text1"/>
          <w:lang w:val="es-MX"/>
        </w:rPr>
        <w:t>ambiente, à melhoria das pessoas que vivem em certas épocas, certo?</w:t>
      </w:r>
    </w:p>
    <w:p w14:paraId="11062B4B" w14:textId="77777777" w:rsidR="00AC3233" w:rsidRPr="00AC3233" w:rsidRDefault="00AC3233" w:rsidP="00AC3233">
      <w:pPr>
        <w:rPr>
          <w:rFonts w:ascii="Aptos" w:eastAsia="Aptos" w:hAnsi="Aptos" w:cs="Aptos"/>
          <w:color w:val="000000" w:themeColor="text1"/>
          <w:lang w:val="es-MX"/>
        </w:rPr>
      </w:pPr>
    </w:p>
    <w:p w14:paraId="34B791D2" w14:textId="0C223C4E" w:rsidR="00AC3233" w:rsidRPr="00BE205A"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0161FA43"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[02:29 - 02:33] </w:t>
      </w:r>
      <w:r w:rsidRPr="00AC3233">
        <w:rPr>
          <w:rFonts w:ascii="Aptos" w:eastAsia="Aptos" w:hAnsi="Aptos" w:cs="Aptos"/>
          <w:color w:val="000000" w:themeColor="text1"/>
          <w:lang w:val="es-MX"/>
        </w:rPr>
        <w:t>É muito interessante o nosso projeto.</w:t>
      </w:r>
    </w:p>
    <w:p w14:paraId="26CA8F11"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[02:34 - 02:48] </w:t>
      </w:r>
      <w:r w:rsidRPr="00AC3233">
        <w:rPr>
          <w:rFonts w:ascii="Aptos" w:eastAsia="Aptos" w:hAnsi="Aptos" w:cs="Aptos"/>
          <w:color w:val="000000" w:themeColor="text1"/>
          <w:lang w:val="es-MX"/>
        </w:rPr>
        <w:t>Quem é o autor principal que nosso time usa para o conceito do florescimento humano?</w:t>
      </w:r>
    </w:p>
    <w:p w14:paraId="43DF57E4" w14:textId="77777777" w:rsidR="00AC3233" w:rsidRPr="00AC3233" w:rsidRDefault="00AC3233" w:rsidP="00AC3233">
      <w:pPr>
        <w:rPr>
          <w:rFonts w:ascii="Aptos" w:eastAsia="Aptos" w:hAnsi="Aptos" w:cs="Aptos"/>
          <w:color w:val="000000" w:themeColor="text1"/>
          <w:lang w:val="es-MX"/>
        </w:rPr>
      </w:pPr>
    </w:p>
    <w:p w14:paraId="6A3BAD90" w14:textId="77777777" w:rsidR="00AC3233" w:rsidRPr="00BE205A" w:rsidRDefault="00AC3233" w:rsidP="00AC3233">
      <w:pPr>
        <w:rPr>
          <w:rFonts w:ascii="Aptos" w:eastAsia="Aptos" w:hAnsi="Aptos" w:cs="Aptos"/>
          <w:b/>
          <w:bCs/>
          <w:color w:val="000000" w:themeColor="text1"/>
          <w:lang w:val="es-MX"/>
        </w:rPr>
      </w:pPr>
      <w:r w:rsidRPr="00BE205A">
        <w:rPr>
          <w:rFonts w:ascii="Aptos" w:eastAsia="Aptos" w:hAnsi="Aptos" w:cs="Aptos"/>
          <w:b/>
          <w:bCs/>
          <w:color w:val="000000" w:themeColor="text1"/>
          <w:lang w:val="es-MX"/>
        </w:rPr>
        <w:t>Hugo</w:t>
      </w:r>
    </w:p>
    <w:p w14:paraId="0E7E6CD8"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[02:49 - 02:58] </w:t>
      </w:r>
      <w:r w:rsidRPr="00AC3233">
        <w:rPr>
          <w:rFonts w:ascii="Aptos" w:eastAsia="Aptos" w:hAnsi="Aptos" w:cs="Aptos"/>
          <w:color w:val="000000" w:themeColor="text1"/>
          <w:lang w:val="es-MX"/>
        </w:rPr>
        <w:t>Bem, há alguns autores a quem estamos referindo. Um deles, um autor muito importante,</w:t>
      </w:r>
    </w:p>
    <w:p w14:paraId="232253CA"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[02:59 - 03:06] </w:t>
      </w:r>
      <w:r w:rsidRPr="00AC3233">
        <w:rPr>
          <w:rFonts w:ascii="Aptos" w:eastAsia="Aptos" w:hAnsi="Aptos" w:cs="Aptos"/>
          <w:color w:val="000000" w:themeColor="text1"/>
          <w:lang w:val="es-MX"/>
        </w:rPr>
        <w:t>para o florescimento humano aqui neste projeto é Seligman, que é um psicólogo.</w:t>
      </w:r>
    </w:p>
    <w:p w14:paraId="76F5447F"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[03:07 - 03:15] </w:t>
      </w:r>
      <w:r w:rsidRPr="00AC3233">
        <w:rPr>
          <w:rFonts w:ascii="Aptos" w:eastAsia="Aptos" w:hAnsi="Aptos" w:cs="Aptos"/>
          <w:color w:val="000000" w:themeColor="text1"/>
          <w:lang w:val="es-MX"/>
        </w:rPr>
        <w:t>E também o movimento de psicologia positiva é muito importante para o florescimento humano.</w:t>
      </w:r>
    </w:p>
    <w:p w14:paraId="3A51AD5B" w14:textId="77777777" w:rsidR="00AC3233" w:rsidRPr="00AC3233" w:rsidRDefault="00AC3233" w:rsidP="00AC3233">
      <w:pPr>
        <w:rPr>
          <w:rFonts w:ascii="Aptos" w:eastAsia="Aptos" w:hAnsi="Aptos" w:cs="Aptos"/>
          <w:color w:val="000000" w:themeColor="text1"/>
          <w:lang w:val="es-MX"/>
        </w:rPr>
      </w:pPr>
      <w:r w:rsidRPr="00BE205A">
        <w:rPr>
          <w:rFonts w:ascii="Aptos" w:eastAsia="Aptos" w:hAnsi="Aptos" w:cs="Aptos"/>
          <w:color w:val="0070C0"/>
          <w:lang w:val="es-MX"/>
        </w:rPr>
        <w:t xml:space="preserve">[03:15 - 03:22] </w:t>
      </w:r>
      <w:r w:rsidRPr="00AC3233">
        <w:rPr>
          <w:rFonts w:ascii="Aptos" w:eastAsia="Aptos" w:hAnsi="Aptos" w:cs="Aptos"/>
          <w:color w:val="000000" w:themeColor="text1"/>
          <w:lang w:val="es-MX"/>
        </w:rPr>
        <w:t xml:space="preserve">E </w:t>
      </w:r>
      <w:r w:rsidRPr="00A10C85">
        <w:rPr>
          <w:rFonts w:ascii="Aptos" w:eastAsia="Aptos" w:hAnsi="Aptos" w:cs="Aptos"/>
          <w:color w:val="000000" w:themeColor="text1"/>
          <w:highlight w:val="yellow"/>
          <w:lang w:val="es-MX"/>
        </w:rPr>
        <w:t>Tyler Vander Willer é</w:t>
      </w:r>
      <w:r w:rsidRPr="00AC3233">
        <w:rPr>
          <w:rFonts w:ascii="Aptos" w:eastAsia="Aptos" w:hAnsi="Aptos" w:cs="Aptos"/>
          <w:color w:val="000000" w:themeColor="text1"/>
          <w:lang w:val="es-MX"/>
        </w:rPr>
        <w:t xml:space="preserve"> outro autor.</w:t>
      </w:r>
    </w:p>
    <w:p w14:paraId="6A744137"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[03:25 - 03:35] </w:t>
      </w:r>
      <w:r w:rsidRPr="00AC3233">
        <w:rPr>
          <w:rFonts w:ascii="Aptos" w:eastAsia="Aptos" w:hAnsi="Aptos" w:cs="Aptos"/>
          <w:color w:val="000000" w:themeColor="text1"/>
          <w:lang w:val="es-MX"/>
        </w:rPr>
        <w:t>Bem, há algumas outras pessoas que... que aparecem frequentemente. No México, há um pesquisador chamado Julio Volvinic,</w:t>
      </w:r>
    </w:p>
    <w:p w14:paraId="08F6CDED"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[03:36 - 03:45] </w:t>
      </w:r>
      <w:r w:rsidRPr="00AC3233">
        <w:rPr>
          <w:rFonts w:ascii="Aptos" w:eastAsia="Aptos" w:hAnsi="Aptos" w:cs="Aptos"/>
          <w:color w:val="000000" w:themeColor="text1"/>
          <w:lang w:val="es-MX"/>
        </w:rPr>
        <w:t>que fala abertamente sobre o florescimento humano. E... bem, mas ele tem uma abordagem diferente do...</w:t>
      </w:r>
    </w:p>
    <w:p w14:paraId="7F46A2A2"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lastRenderedPageBreak/>
        <w:t xml:space="preserve">[03:45 - 03:54] </w:t>
      </w:r>
      <w:r w:rsidRPr="00AC3233">
        <w:rPr>
          <w:rFonts w:ascii="Aptos" w:eastAsia="Aptos" w:hAnsi="Aptos" w:cs="Aptos"/>
          <w:color w:val="000000" w:themeColor="text1"/>
          <w:lang w:val="es-MX"/>
        </w:rPr>
        <w:t>dos americanos e dos anglos que escrevem sobre este conceito.</w:t>
      </w:r>
    </w:p>
    <w:p w14:paraId="53DA2121"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[03:54 - 04:02] </w:t>
      </w:r>
      <w:r w:rsidRPr="00AC3233">
        <w:rPr>
          <w:rFonts w:ascii="Aptos" w:eastAsia="Aptos" w:hAnsi="Aptos" w:cs="Aptos"/>
          <w:color w:val="000000" w:themeColor="text1"/>
          <w:lang w:val="es-MX"/>
        </w:rPr>
        <w:t>É por isso que estamos procurando pessoas relacionadas a este conceito, em América Latina. Porque, como você pode saber,</w:t>
      </w:r>
    </w:p>
    <w:p w14:paraId="7235C7A0"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[04:02 - 04:09] </w:t>
      </w:r>
      <w:r w:rsidRPr="00AC3233">
        <w:rPr>
          <w:rFonts w:ascii="Aptos" w:eastAsia="Aptos" w:hAnsi="Aptos" w:cs="Aptos"/>
          <w:color w:val="000000" w:themeColor="text1"/>
          <w:lang w:val="es-MX"/>
        </w:rPr>
        <w:t>nós temos uma visão diferente do que os europeus ou os americanos, certo?</w:t>
      </w:r>
    </w:p>
    <w:p w14:paraId="143840C2" w14:textId="77777777" w:rsidR="00AC3233" w:rsidRPr="00AC3233" w:rsidRDefault="00AC3233" w:rsidP="00AC3233">
      <w:pPr>
        <w:rPr>
          <w:rFonts w:ascii="Aptos" w:eastAsia="Aptos" w:hAnsi="Aptos" w:cs="Aptos"/>
          <w:color w:val="000000" w:themeColor="text1"/>
          <w:lang w:val="es-MX"/>
        </w:rPr>
      </w:pPr>
    </w:p>
    <w:p w14:paraId="4D19213A" w14:textId="230C6E8E"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581C843D"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[04:11 - 04:12] </w:t>
      </w:r>
      <w:r w:rsidRPr="00AC3233">
        <w:rPr>
          <w:rFonts w:ascii="Aptos" w:eastAsia="Aptos" w:hAnsi="Aptos" w:cs="Aptos"/>
          <w:color w:val="000000" w:themeColor="text1"/>
          <w:lang w:val="es-MX"/>
        </w:rPr>
        <w:t>Ok, obrigada.</w:t>
      </w:r>
    </w:p>
    <w:p w14:paraId="5909EDA7" w14:textId="77777777" w:rsidR="00AC3233" w:rsidRPr="00AC3233" w:rsidRDefault="00AC3233" w:rsidP="00AC3233">
      <w:pPr>
        <w:rPr>
          <w:rFonts w:ascii="Aptos" w:eastAsia="Aptos" w:hAnsi="Aptos" w:cs="Aptos"/>
          <w:color w:val="000000" w:themeColor="text1"/>
          <w:lang w:val="es-MX"/>
        </w:rPr>
      </w:pPr>
    </w:p>
    <w:p w14:paraId="6CEF032C" w14:textId="77777777" w:rsidR="00AC3233" w:rsidRPr="000F0332" w:rsidRDefault="00AC3233" w:rsidP="00AC3233">
      <w:pPr>
        <w:rPr>
          <w:rFonts w:ascii="Aptos" w:eastAsia="Aptos" w:hAnsi="Aptos" w:cs="Aptos"/>
          <w:b/>
          <w:bCs/>
          <w:color w:val="000000" w:themeColor="text1"/>
          <w:lang w:val="es-MX"/>
        </w:rPr>
      </w:pPr>
      <w:r w:rsidRPr="000F0332">
        <w:rPr>
          <w:rFonts w:ascii="Aptos" w:eastAsia="Aptos" w:hAnsi="Aptos" w:cs="Aptos"/>
          <w:b/>
          <w:bCs/>
          <w:color w:val="000000" w:themeColor="text1"/>
          <w:lang w:val="es-MX"/>
        </w:rPr>
        <w:t>Hugo</w:t>
      </w:r>
    </w:p>
    <w:p w14:paraId="28599138"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[04:13 - 04:14] </w:t>
      </w:r>
      <w:r w:rsidRPr="00AC3233">
        <w:rPr>
          <w:rFonts w:ascii="Aptos" w:eastAsia="Aptos" w:hAnsi="Aptos" w:cs="Aptos"/>
          <w:color w:val="000000" w:themeColor="text1"/>
          <w:lang w:val="es-MX"/>
        </w:rPr>
        <w:t>De nada.</w:t>
      </w:r>
    </w:p>
    <w:p w14:paraId="0F24C9EB" w14:textId="77777777" w:rsidR="00AC3233" w:rsidRPr="00AC3233" w:rsidRDefault="00AC3233" w:rsidP="00AC3233">
      <w:pPr>
        <w:rPr>
          <w:rFonts w:ascii="Aptos" w:eastAsia="Aptos" w:hAnsi="Aptos" w:cs="Aptos"/>
          <w:color w:val="000000" w:themeColor="text1"/>
          <w:lang w:val="es-MX"/>
        </w:rPr>
      </w:pPr>
    </w:p>
    <w:p w14:paraId="1162F52B" w14:textId="19461861"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1C644053"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[04:17 - 04:26] </w:t>
      </w:r>
      <w:r w:rsidRPr="00AC3233">
        <w:rPr>
          <w:rFonts w:ascii="Aptos" w:eastAsia="Aptos" w:hAnsi="Aptos" w:cs="Aptos"/>
          <w:color w:val="000000" w:themeColor="text1"/>
          <w:lang w:val="es-MX"/>
        </w:rPr>
        <w:t>De nada. Obrigada, Hugo, muito. E é isso, professora Simone. Agora eu já vou trocar para o português, tá? Para a gente conseguir conversar de forma mais fluida.</w:t>
      </w:r>
    </w:p>
    <w:p w14:paraId="4D04717D"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[04:26 - 04:38] </w:t>
      </w:r>
      <w:r w:rsidRPr="00AC3233">
        <w:rPr>
          <w:rFonts w:ascii="Aptos" w:eastAsia="Aptos" w:hAnsi="Aptos" w:cs="Aptos"/>
          <w:color w:val="000000" w:themeColor="text1"/>
          <w:lang w:val="es-MX"/>
        </w:rPr>
        <w:t>Hugo, a gente fez um treinamentozinho para ele conseguir reconhecer as perguntas. Depois a gente vai ter esse material traduzido. Mas, é isso, assim, nessa pesquisa, a Tech de Monterrey está liderando um esforço</w:t>
      </w:r>
    </w:p>
    <w:p w14:paraId="3E82B13C"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[04:38 - 04:46] </w:t>
      </w:r>
      <w:r w:rsidRPr="00AC3233">
        <w:rPr>
          <w:rFonts w:ascii="Aptos" w:eastAsia="Aptos" w:hAnsi="Aptos" w:cs="Aptos"/>
          <w:color w:val="000000" w:themeColor="text1"/>
          <w:lang w:val="es-MX"/>
        </w:rPr>
        <w:t>para a gente conseguir entender o que é o florescimento humano sobre a perspectiva dos pesquisadores latino-americanos, né?</w:t>
      </w:r>
    </w:p>
    <w:p w14:paraId="36D6290F" w14:textId="77777777" w:rsidR="00AC3233" w:rsidRPr="00AC3233" w:rsidRDefault="00AC3233" w:rsidP="00AC3233">
      <w:pPr>
        <w:rPr>
          <w:rFonts w:ascii="Aptos" w:eastAsia="Aptos" w:hAnsi="Aptos" w:cs="Aptos"/>
          <w:color w:val="000000" w:themeColor="text1"/>
          <w:lang w:val="es-MX"/>
        </w:rPr>
      </w:pPr>
      <w:r w:rsidRPr="00AC3233">
        <w:rPr>
          <w:rFonts w:ascii="Aptos" w:eastAsia="Aptos" w:hAnsi="Aptos" w:cs="Aptos"/>
          <w:color w:val="000000" w:themeColor="text1"/>
          <w:lang w:val="es-MX"/>
        </w:rPr>
        <w:t>[04:47 - 04:59] E como que essas pesquisas pertinentes ao desenvolvimento pessoal, comunitário e de uma economia sustentável, ela tem se encontrado sem lugar na academia. Quem são os principais atores?</w:t>
      </w:r>
    </w:p>
    <w:p w14:paraId="50F1EB41"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[04:59 - 05:11] </w:t>
      </w:r>
      <w:r w:rsidRPr="00AC3233">
        <w:rPr>
          <w:rFonts w:ascii="Aptos" w:eastAsia="Aptos" w:hAnsi="Aptos" w:cs="Aptos"/>
          <w:color w:val="000000" w:themeColor="text1"/>
          <w:lang w:val="es-MX"/>
        </w:rPr>
        <w:t>Quem são os principais financiadores? Então, fique à vontade para falar de florescimento humano dentro da sua perspectiva dos estudos sobre economia sustentável, inovação, transparência, contabilidade.</w:t>
      </w:r>
    </w:p>
    <w:p w14:paraId="6BDB0F67"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[05:11 - 05:23] </w:t>
      </w:r>
      <w:r w:rsidRPr="00AC3233">
        <w:rPr>
          <w:rFonts w:ascii="Aptos" w:eastAsia="Aptos" w:hAnsi="Aptos" w:cs="Aptos"/>
          <w:color w:val="000000" w:themeColor="text1"/>
          <w:lang w:val="es-MX"/>
        </w:rPr>
        <w:t>A gente está interessado nessa sua perspectiva mesmo, né? Porque a gente tem o florescimento humano como um grande mosaico. Se o ser humano estiver bem e o ecossistema não estiver bem, não se funciona.</w:t>
      </w:r>
    </w:p>
    <w:p w14:paraId="4DEAC6BF"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lastRenderedPageBreak/>
        <w:t xml:space="preserve">[05:23 - 05:34] </w:t>
      </w:r>
      <w:r w:rsidRPr="00AC3233">
        <w:rPr>
          <w:rFonts w:ascii="Aptos" w:eastAsia="Aptos" w:hAnsi="Aptos" w:cs="Aptos"/>
          <w:color w:val="000000" w:themeColor="text1"/>
          <w:lang w:val="es-MX"/>
        </w:rPr>
        <w:t>Se a comunidade estiver bem e o componente humano encontra-se extremamente oprimido, também não funciona. Então, dentro dessas peças do quebra-cabeça, a sua pesquisa é super importante.</w:t>
      </w:r>
    </w:p>
    <w:p w14:paraId="42D76F9E"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[05:35 - 05:39] </w:t>
      </w:r>
      <w:r w:rsidRPr="00AC3233">
        <w:rPr>
          <w:rFonts w:ascii="Aptos" w:eastAsia="Aptos" w:hAnsi="Aptos" w:cs="Aptos"/>
          <w:color w:val="000000" w:themeColor="text1"/>
          <w:lang w:val="es-MX"/>
        </w:rPr>
        <w:t>E aí eu queria pedir a sua licença para começar a entrevista formal a partir de agora. Tudo bem?</w:t>
      </w:r>
    </w:p>
    <w:p w14:paraId="5DE1DF42" w14:textId="77777777" w:rsidR="00AC3233" w:rsidRPr="00AC3233" w:rsidRDefault="00AC3233" w:rsidP="00AC3233">
      <w:pPr>
        <w:rPr>
          <w:rFonts w:ascii="Aptos" w:eastAsia="Aptos" w:hAnsi="Aptos" w:cs="Aptos"/>
          <w:color w:val="000000" w:themeColor="text1"/>
          <w:lang w:val="es-MX"/>
        </w:rPr>
      </w:pPr>
    </w:p>
    <w:p w14:paraId="3D3EBF2B" w14:textId="4908BD4C"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2B38A672"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[05:39 - 05:41] </w:t>
      </w:r>
      <w:r w:rsidRPr="00AC3233">
        <w:rPr>
          <w:rFonts w:ascii="Aptos" w:eastAsia="Aptos" w:hAnsi="Aptos" w:cs="Aptos"/>
          <w:color w:val="000000" w:themeColor="text1"/>
          <w:lang w:val="es-MX"/>
        </w:rPr>
        <w:t>Com certeza, pode começar.</w:t>
      </w:r>
    </w:p>
    <w:p w14:paraId="37562461" w14:textId="77777777" w:rsidR="00AC3233" w:rsidRPr="00AC3233" w:rsidRDefault="00AC3233" w:rsidP="00AC3233">
      <w:pPr>
        <w:rPr>
          <w:rFonts w:ascii="Aptos" w:eastAsia="Aptos" w:hAnsi="Aptos" w:cs="Aptos"/>
          <w:color w:val="000000" w:themeColor="text1"/>
          <w:lang w:val="es-MX"/>
        </w:rPr>
      </w:pPr>
    </w:p>
    <w:p w14:paraId="7EBE6338" w14:textId="0242394A"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68F14E35"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[05:42 - 05:49] </w:t>
      </w:r>
      <w:r w:rsidRPr="00AC3233">
        <w:rPr>
          <w:rFonts w:ascii="Aptos" w:eastAsia="Aptos" w:hAnsi="Aptos" w:cs="Aptos"/>
          <w:color w:val="000000" w:themeColor="text1"/>
          <w:lang w:val="es-MX"/>
        </w:rPr>
        <w:t>Perfeito. Doutora, a senhora pode me confirmar qual o departamento que você está afiliada hoje e a universidade?</w:t>
      </w:r>
    </w:p>
    <w:p w14:paraId="0C5232A1" w14:textId="77777777" w:rsidR="00AC3233" w:rsidRPr="00AC3233" w:rsidRDefault="00AC3233" w:rsidP="00AC3233">
      <w:pPr>
        <w:rPr>
          <w:rFonts w:ascii="Aptos" w:eastAsia="Aptos" w:hAnsi="Aptos" w:cs="Aptos"/>
          <w:color w:val="000000" w:themeColor="text1"/>
          <w:lang w:val="es-MX"/>
        </w:rPr>
      </w:pPr>
    </w:p>
    <w:p w14:paraId="486D0921" w14:textId="5CE65E59"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1A040B23" w14:textId="6AE3CD4F"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[05:50 - 06:01] </w:t>
      </w:r>
      <w:r w:rsidRPr="00AC3233">
        <w:rPr>
          <w:rFonts w:ascii="Aptos" w:eastAsia="Aptos" w:hAnsi="Aptos" w:cs="Aptos"/>
          <w:color w:val="000000" w:themeColor="text1"/>
          <w:lang w:val="es-MX"/>
        </w:rPr>
        <w:t xml:space="preserve">Eu estou vinculada à </w:t>
      </w:r>
      <w:r w:rsidRPr="00FC02F7">
        <w:rPr>
          <w:rFonts w:ascii="Aptos" w:eastAsia="Aptos" w:hAnsi="Aptos" w:cs="Aptos"/>
          <w:color w:val="000000" w:themeColor="text1"/>
          <w:highlight w:val="yellow"/>
          <w:lang w:val="es-MX"/>
        </w:rPr>
        <w:t>Universidade do Oeste de Santa Catarina</w:t>
      </w:r>
      <w:r w:rsidRPr="00AC3233">
        <w:rPr>
          <w:rFonts w:ascii="Aptos" w:eastAsia="Aptos" w:hAnsi="Aptos" w:cs="Aptos"/>
          <w:color w:val="000000" w:themeColor="text1"/>
          <w:lang w:val="es-MX"/>
        </w:rPr>
        <w:t>, localizada na cidade de Chapecó, no departamento de administração.</w:t>
      </w:r>
    </w:p>
    <w:p w14:paraId="282BF085" w14:textId="5C95E403" w:rsidR="00AC3233" w:rsidRPr="00AC3233" w:rsidRDefault="00AC3233" w:rsidP="7ECF6885">
      <w:pPr>
        <w:rPr>
          <w:rFonts w:ascii="Aptos" w:eastAsia="Aptos" w:hAnsi="Aptos" w:cs="Aptos"/>
          <w:color w:val="000000" w:themeColor="text1"/>
          <w:lang w:val="pt-BR"/>
        </w:rPr>
      </w:pPr>
      <w:r w:rsidRPr="7ECF6885">
        <w:rPr>
          <w:rFonts w:ascii="Aptos" w:eastAsia="Aptos" w:hAnsi="Aptos" w:cs="Aptos"/>
          <w:color w:val="0070C0"/>
          <w:lang w:val="pt-BR"/>
        </w:rPr>
        <w:t xml:space="preserve">[06:01 - 06:13] </w:t>
      </w:r>
      <w:r w:rsidRPr="7ECF6885">
        <w:rPr>
          <w:rFonts w:ascii="Aptos" w:eastAsia="Aptos" w:hAnsi="Aptos" w:cs="Aptos"/>
          <w:color w:val="000000" w:themeColor="text1"/>
          <w:lang w:val="pt-BR"/>
        </w:rPr>
        <w:t xml:space="preserve">E meu segundo vínculo é </w:t>
      </w:r>
      <w:r w:rsidRPr="7ECF6885">
        <w:rPr>
          <w:rFonts w:ascii="Aptos" w:eastAsia="Aptos" w:hAnsi="Aptos" w:cs="Aptos"/>
          <w:color w:val="000000" w:themeColor="text1"/>
          <w:highlight w:val="yellow"/>
          <w:lang w:val="pt-BR"/>
        </w:rPr>
        <w:t>Universidade do Sul de Santa Catarina</w:t>
      </w:r>
      <w:r w:rsidRPr="7ECF6885">
        <w:rPr>
          <w:rFonts w:ascii="Aptos" w:eastAsia="Aptos" w:hAnsi="Aptos" w:cs="Aptos"/>
          <w:color w:val="000000" w:themeColor="text1"/>
          <w:lang w:val="pt-BR"/>
        </w:rPr>
        <w:t xml:space="preserve">. Ela é </w:t>
      </w:r>
      <w:proofErr w:type="spellStart"/>
      <w:r w:rsidRPr="7ECF6885">
        <w:rPr>
          <w:rFonts w:ascii="Aptos" w:eastAsia="Aptos" w:hAnsi="Aptos" w:cs="Aptos"/>
          <w:color w:val="000000" w:themeColor="text1"/>
          <w:lang w:val="pt-BR"/>
        </w:rPr>
        <w:t>multicamp</w:t>
      </w:r>
      <w:ins w:id="2" w:author="iara@nossaterrafirme.com" w:date="2024-07-17T06:20:00Z">
        <w:r w:rsidR="47F81112" w:rsidRPr="7ECF6885">
          <w:rPr>
            <w:rFonts w:ascii="Aptos" w:eastAsia="Aptos" w:hAnsi="Aptos" w:cs="Aptos"/>
            <w:color w:val="000000" w:themeColor="text1"/>
            <w:lang w:val="pt-BR"/>
          </w:rPr>
          <w:t>us</w:t>
        </w:r>
      </w:ins>
      <w:proofErr w:type="spellEnd"/>
      <w:r w:rsidRPr="7ECF6885">
        <w:rPr>
          <w:rFonts w:ascii="Aptos" w:eastAsia="Aptos" w:hAnsi="Aptos" w:cs="Aptos"/>
          <w:color w:val="000000" w:themeColor="text1"/>
          <w:lang w:val="pt-BR"/>
        </w:rPr>
        <w:t>, mas hoje eu estou vinculada ao campus de Florianópolis,</w:t>
      </w:r>
    </w:p>
    <w:p w14:paraId="38B6D7A3"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[06:14 - 06:16] </w:t>
      </w:r>
      <w:r w:rsidRPr="00AC3233">
        <w:rPr>
          <w:rFonts w:ascii="Aptos" w:eastAsia="Aptos" w:hAnsi="Aptos" w:cs="Aptos"/>
          <w:color w:val="000000" w:themeColor="text1"/>
          <w:lang w:val="es-MX"/>
        </w:rPr>
        <w:t>também no departamento de administração.</w:t>
      </w:r>
    </w:p>
    <w:p w14:paraId="597B6054" w14:textId="77777777" w:rsidR="00AC3233" w:rsidRPr="00AC3233" w:rsidRDefault="00AC3233" w:rsidP="00AC3233">
      <w:pPr>
        <w:rPr>
          <w:rFonts w:ascii="Aptos" w:eastAsia="Aptos" w:hAnsi="Aptos" w:cs="Aptos"/>
          <w:color w:val="000000" w:themeColor="text1"/>
          <w:lang w:val="es-MX"/>
        </w:rPr>
      </w:pPr>
    </w:p>
    <w:p w14:paraId="6D2B67BB" w14:textId="2C0DFB41"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35375C62"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[06:18 - 06:27] </w:t>
      </w:r>
      <w:r w:rsidRPr="00AC3233">
        <w:rPr>
          <w:rFonts w:ascii="Aptos" w:eastAsia="Aptos" w:hAnsi="Aptos" w:cs="Aptos"/>
          <w:color w:val="000000" w:themeColor="text1"/>
          <w:lang w:val="es-MX"/>
        </w:rPr>
        <w:t>Perfeito. Florianópolis... Que bacana, temos nossos infiltrados dentro do business, né?</w:t>
      </w:r>
    </w:p>
    <w:p w14:paraId="27DFE15D"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[06:27 - 06:33] </w:t>
      </w:r>
      <w:r w:rsidRPr="00AC3233">
        <w:rPr>
          <w:rFonts w:ascii="Aptos" w:eastAsia="Aptos" w:hAnsi="Aptos" w:cs="Aptos"/>
          <w:color w:val="000000" w:themeColor="text1"/>
          <w:lang w:val="es-MX"/>
        </w:rPr>
        <w:t>A senhora poderia começar compartilhando, então, como é que você enxerga que a sua pesquisa hoje</w:t>
      </w:r>
    </w:p>
    <w:p w14:paraId="52D56462"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[06:33 - 06:42] </w:t>
      </w:r>
      <w:r w:rsidRPr="00AC3233">
        <w:rPr>
          <w:rFonts w:ascii="Aptos" w:eastAsia="Aptos" w:hAnsi="Aptos" w:cs="Aptos"/>
          <w:color w:val="000000" w:themeColor="text1"/>
          <w:lang w:val="es-MX"/>
        </w:rPr>
        <w:t>está relacionada a esses temas do florescimento humano enquanto esse movimento pela melhoria individual, comunitária dos ecossistemas?</w:t>
      </w:r>
    </w:p>
    <w:p w14:paraId="5F78D4E6" w14:textId="77777777" w:rsidR="00AC3233" w:rsidRPr="000F0332" w:rsidRDefault="00AC3233" w:rsidP="00AC3233">
      <w:pPr>
        <w:rPr>
          <w:rFonts w:ascii="Aptos" w:eastAsia="Aptos" w:hAnsi="Aptos" w:cs="Aptos"/>
          <w:b/>
          <w:bCs/>
          <w:color w:val="000000" w:themeColor="text1"/>
          <w:lang w:val="es-MX"/>
        </w:rPr>
      </w:pPr>
    </w:p>
    <w:p w14:paraId="398C5877" w14:textId="01B3F158"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582AB00F"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lastRenderedPageBreak/>
        <w:t xml:space="preserve">[06:43 - 06:54] </w:t>
      </w:r>
      <w:r w:rsidRPr="00AC3233">
        <w:rPr>
          <w:rFonts w:ascii="Aptos" w:eastAsia="Aptos" w:hAnsi="Aptos" w:cs="Aptos"/>
          <w:color w:val="000000" w:themeColor="text1"/>
          <w:lang w:val="es-MX"/>
        </w:rPr>
        <w:t>Bom, o meu tema principal de pesquisa hoje é a economia circular. A economia circular, ela parte de uma perspectiva regenerativa.</w:t>
      </w:r>
    </w:p>
    <w:p w14:paraId="78B11FB0"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[06:55 - 07:06] </w:t>
      </w:r>
      <w:r w:rsidRPr="00AC3233">
        <w:rPr>
          <w:rFonts w:ascii="Aptos" w:eastAsia="Aptos" w:hAnsi="Aptos" w:cs="Aptos"/>
          <w:color w:val="000000" w:themeColor="text1"/>
          <w:lang w:val="es-MX"/>
        </w:rPr>
        <w:t>Então, quando você olha na economia circular, nessa perspectiva, você, além de focar em aspectos ambientais, você também está preocupado com a inclusão social,</w:t>
      </w:r>
    </w:p>
    <w:p w14:paraId="3E19A6E3"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[07:07 - 07:15] </w:t>
      </w:r>
      <w:r w:rsidRPr="00AC3233">
        <w:rPr>
          <w:rFonts w:ascii="Aptos" w:eastAsia="Aptos" w:hAnsi="Aptos" w:cs="Aptos"/>
          <w:color w:val="000000" w:themeColor="text1"/>
          <w:lang w:val="es-MX"/>
        </w:rPr>
        <w:t>você gerar oportunidades para comunidades em diferentes contextos</w:t>
      </w:r>
    </w:p>
    <w:p w14:paraId="7924275B"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[07:15 - 07:27] </w:t>
      </w:r>
      <w:r w:rsidRPr="00AC3233">
        <w:rPr>
          <w:rFonts w:ascii="Aptos" w:eastAsia="Aptos" w:hAnsi="Aptos" w:cs="Aptos"/>
          <w:color w:val="000000" w:themeColor="text1"/>
          <w:lang w:val="es-MX"/>
        </w:rPr>
        <w:t>e também benefícios econômicos para os atores envolvidos nesses fluxos, segundo fluxo, terceiro fluxo, quarto fluxo dos materiais,</w:t>
      </w:r>
    </w:p>
    <w:p w14:paraId="7B06C68A"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[07:27 - 07:40] </w:t>
      </w:r>
      <w:r w:rsidRPr="00AC3233">
        <w:rPr>
          <w:rFonts w:ascii="Aptos" w:eastAsia="Aptos" w:hAnsi="Aptos" w:cs="Aptos"/>
          <w:color w:val="000000" w:themeColor="text1"/>
          <w:lang w:val="es-MX"/>
        </w:rPr>
        <w:t>onde você, além de estender a vida dos materiais, você tem a preocupação em reaproveitar, dar uma segunda utilidade, terceira utilidade,</w:t>
      </w:r>
    </w:p>
    <w:p w14:paraId="4DFB9F55"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[07:40 - 07:49] </w:t>
      </w:r>
      <w:r w:rsidRPr="00AC3233">
        <w:rPr>
          <w:rFonts w:ascii="Aptos" w:eastAsia="Aptos" w:hAnsi="Aptos" w:cs="Aptos"/>
          <w:color w:val="000000" w:themeColor="text1"/>
          <w:lang w:val="es-MX"/>
        </w:rPr>
        <w:t>e dessa forma você otimiza, aumenta a eficiência do uso dos materiais extraídos da natureza</w:t>
      </w:r>
    </w:p>
    <w:p w14:paraId="491C5BD1"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[07:49 - 08:02] </w:t>
      </w:r>
      <w:r w:rsidRPr="00AC3233">
        <w:rPr>
          <w:rFonts w:ascii="Aptos" w:eastAsia="Aptos" w:hAnsi="Aptos" w:cs="Aptos"/>
          <w:color w:val="000000" w:themeColor="text1"/>
          <w:lang w:val="es-MX"/>
        </w:rPr>
        <w:t>para que eles possam servir para atender as funcionalidades que são relevantes para a comunidade. E o que a gente percebe nessa perspectiva?</w:t>
      </w:r>
    </w:p>
    <w:p w14:paraId="5FFB35E5"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[08:02 - 08:15] </w:t>
      </w:r>
      <w:r w:rsidRPr="00AC3233">
        <w:rPr>
          <w:rFonts w:ascii="Aptos" w:eastAsia="Aptos" w:hAnsi="Aptos" w:cs="Aptos"/>
          <w:color w:val="000000" w:themeColor="text1"/>
          <w:lang w:val="es-MX"/>
        </w:rPr>
        <w:t>Que tudo funciona por meio de rede. Você precisa conectar atores. Para conectar atores, você vai trabalhar com a perspectiva da colaboração,</w:t>
      </w:r>
    </w:p>
    <w:p w14:paraId="434F6B48"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[08:15 - 08:27] </w:t>
      </w:r>
      <w:r w:rsidRPr="00AC3233">
        <w:rPr>
          <w:rFonts w:ascii="Aptos" w:eastAsia="Aptos" w:hAnsi="Aptos" w:cs="Aptos"/>
          <w:color w:val="000000" w:themeColor="text1"/>
          <w:lang w:val="es-MX"/>
        </w:rPr>
        <w:t>da cooperação, da sinergia, da integração e do engajamento. E muito na perspectiva da confiança. Tem que ter confiança.</w:t>
      </w:r>
    </w:p>
    <w:p w14:paraId="58D381DF"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[08:27 - 08:38] </w:t>
      </w:r>
      <w:r w:rsidRPr="00AC3233">
        <w:rPr>
          <w:rFonts w:ascii="Aptos" w:eastAsia="Aptos" w:hAnsi="Aptos" w:cs="Aptos"/>
          <w:color w:val="000000" w:themeColor="text1"/>
          <w:lang w:val="es-MX"/>
        </w:rPr>
        <w:t>Tem que ter confiança entre os atores para que esses projetos tenham êxito, tenham seguimento e gerem resultados para a sociedade.</w:t>
      </w:r>
    </w:p>
    <w:p w14:paraId="452A2440" w14:textId="77777777" w:rsidR="00AC3233" w:rsidRPr="00AC3233" w:rsidRDefault="00AC3233" w:rsidP="00AC3233">
      <w:pPr>
        <w:rPr>
          <w:rFonts w:ascii="Aptos" w:eastAsia="Aptos" w:hAnsi="Aptos" w:cs="Aptos"/>
          <w:color w:val="000000" w:themeColor="text1"/>
          <w:lang w:val="es-MX"/>
        </w:rPr>
      </w:pPr>
    </w:p>
    <w:p w14:paraId="7CBD75BA" w14:textId="229B5B5F"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0B5A4F8B"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[08:43 - 08:49] </w:t>
      </w:r>
      <w:r w:rsidRPr="00AC3233">
        <w:rPr>
          <w:rFonts w:ascii="Aptos" w:eastAsia="Aptos" w:hAnsi="Aptos" w:cs="Aptos"/>
          <w:color w:val="000000" w:themeColor="text1"/>
          <w:lang w:val="es-MX"/>
        </w:rPr>
        <w:t>Perfeito. Então tem um componente humano muito forte para a economia circular funcionar.</w:t>
      </w:r>
    </w:p>
    <w:p w14:paraId="22AA3B6C" w14:textId="77777777" w:rsidR="00AC3233" w:rsidRPr="00AC3233" w:rsidRDefault="00AC3233" w:rsidP="00AC3233">
      <w:pPr>
        <w:rPr>
          <w:rFonts w:ascii="Aptos" w:eastAsia="Aptos" w:hAnsi="Aptos" w:cs="Aptos"/>
          <w:color w:val="000000" w:themeColor="text1"/>
          <w:lang w:val="es-MX"/>
        </w:rPr>
      </w:pPr>
    </w:p>
    <w:p w14:paraId="77B6735A" w14:textId="48AEDFA0"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2D742AB9"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[08:49 - 09:01] </w:t>
      </w:r>
      <w:r w:rsidRPr="00AC3233">
        <w:rPr>
          <w:rFonts w:ascii="Aptos" w:eastAsia="Aptos" w:hAnsi="Aptos" w:cs="Aptos"/>
          <w:color w:val="000000" w:themeColor="text1"/>
          <w:lang w:val="es-MX"/>
        </w:rPr>
        <w:t>Muito forte. Claro que não é só isso. Nós precisamos de infraestrutura, nós precisamos de políticas públicas, nós precisamos de regulamentação.</w:t>
      </w:r>
    </w:p>
    <w:p w14:paraId="5C97CBC1"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[09:02 - 09:12] </w:t>
      </w:r>
      <w:r w:rsidRPr="00AC3233">
        <w:rPr>
          <w:rFonts w:ascii="Aptos" w:eastAsia="Aptos" w:hAnsi="Aptos" w:cs="Aptos"/>
          <w:color w:val="000000" w:themeColor="text1"/>
          <w:lang w:val="es-MX"/>
        </w:rPr>
        <w:t>Talvez, por exemplo, no Brasil, agora, recentemente, nós tivemos uma diretriz específica de economia circular</w:t>
      </w:r>
    </w:p>
    <w:p w14:paraId="46708F11"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lastRenderedPageBreak/>
        <w:t xml:space="preserve">[09:12 - 09:22] </w:t>
      </w:r>
      <w:r w:rsidRPr="00AC3233">
        <w:rPr>
          <w:rFonts w:ascii="Aptos" w:eastAsia="Aptos" w:hAnsi="Aptos" w:cs="Aptos"/>
          <w:color w:val="000000" w:themeColor="text1"/>
          <w:lang w:val="es-MX"/>
        </w:rPr>
        <w:t>sendo aprovada em nível de governo federal. Nós temos uma secretaria que trabalha com bioeconomia.</w:t>
      </w:r>
    </w:p>
    <w:p w14:paraId="672D64DA"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[09:22 - 09:33] </w:t>
      </w:r>
      <w:r w:rsidRPr="00AC3233">
        <w:rPr>
          <w:rFonts w:ascii="Aptos" w:eastAsia="Aptos" w:hAnsi="Aptos" w:cs="Aptos"/>
          <w:color w:val="000000" w:themeColor="text1"/>
          <w:lang w:val="es-MX"/>
        </w:rPr>
        <w:t>Também é algo bem recente no Brasil. Então o que isso significa para a sociedade? Significa que as estruturas organizacionais</w:t>
      </w:r>
    </w:p>
    <w:p w14:paraId="5382EBB1"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[09:33 - 09:45] </w:t>
      </w:r>
      <w:r w:rsidRPr="00AC3233">
        <w:rPr>
          <w:rFonts w:ascii="Aptos" w:eastAsia="Aptos" w:hAnsi="Aptos" w:cs="Aptos"/>
          <w:color w:val="000000" w:themeColor="text1"/>
          <w:lang w:val="es-MX"/>
        </w:rPr>
        <w:t>estão se adaptando para lidar com um conceito que ainda pode ser considerado emergente, mas que é muito importante, pensando em termos de longevidade,</w:t>
      </w:r>
    </w:p>
    <w:p w14:paraId="6098BFBD"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[09:45 - 09:57] </w:t>
      </w:r>
      <w:r w:rsidRPr="00AC3233">
        <w:rPr>
          <w:rFonts w:ascii="Aptos" w:eastAsia="Aptos" w:hAnsi="Aptos" w:cs="Aptos"/>
          <w:color w:val="000000" w:themeColor="text1"/>
          <w:lang w:val="es-MX"/>
        </w:rPr>
        <w:t>pensando em termos de perenidade de recursos naturais. Em paralelo, nós temos também a questão da ISO TC 323, que é a ISO da economia circular,</w:t>
      </w:r>
    </w:p>
    <w:p w14:paraId="5F0098B7"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[09:57 - 10:09] </w:t>
      </w:r>
      <w:r w:rsidRPr="00AC3233">
        <w:rPr>
          <w:rFonts w:ascii="Aptos" w:eastAsia="Aptos" w:hAnsi="Aptos" w:cs="Aptos"/>
          <w:color w:val="000000" w:themeColor="text1"/>
          <w:lang w:val="es-MX"/>
        </w:rPr>
        <w:t>que é um movimento global também. São 175 países envolvidos. Ela deve ser lançada esse ano, ainda já está na reta final de elaboração.</w:t>
      </w:r>
    </w:p>
    <w:p w14:paraId="34EF8344"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[10:09 - 10:15] </w:t>
      </w:r>
      <w:r w:rsidRPr="00AC3233">
        <w:rPr>
          <w:rFonts w:ascii="Aptos" w:eastAsia="Aptos" w:hAnsi="Aptos" w:cs="Aptos"/>
          <w:color w:val="000000" w:themeColor="text1"/>
          <w:lang w:val="es-MX"/>
        </w:rPr>
        <w:t>Mas o detalhe da certificação é que, geralmente, quem vai certificar são grandes empresas.</w:t>
      </w:r>
    </w:p>
    <w:p w14:paraId="638B98EC"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[10:16 - 10:25] </w:t>
      </w:r>
      <w:r w:rsidRPr="00AC3233">
        <w:rPr>
          <w:rFonts w:ascii="Aptos" w:eastAsia="Aptos" w:hAnsi="Aptos" w:cs="Aptos"/>
          <w:color w:val="000000" w:themeColor="text1"/>
          <w:lang w:val="es-MX"/>
        </w:rPr>
        <w:t>Então ela não é uma realidade que se adequa a qualquer negócio. E a perspectiva da economia circular,</w:t>
      </w:r>
    </w:p>
    <w:p w14:paraId="7D769209"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[10:25 - 10:35] </w:t>
      </w:r>
      <w:r w:rsidRPr="00AC3233">
        <w:rPr>
          <w:rFonts w:ascii="Aptos" w:eastAsia="Aptos" w:hAnsi="Aptos" w:cs="Aptos"/>
          <w:color w:val="000000" w:themeColor="text1"/>
          <w:lang w:val="es-MX"/>
        </w:rPr>
        <w:t>ela quer engajar as comunidades ribeirinhas, comunidades locais, os diferentes povos localizados em diferentes regiões,</w:t>
      </w:r>
    </w:p>
    <w:p w14:paraId="48CD7096"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[10:35 - 10:46] </w:t>
      </w:r>
      <w:r w:rsidRPr="00AC3233">
        <w:rPr>
          <w:rFonts w:ascii="Aptos" w:eastAsia="Aptos" w:hAnsi="Aptos" w:cs="Aptos"/>
          <w:color w:val="000000" w:themeColor="text1"/>
          <w:lang w:val="es-MX"/>
        </w:rPr>
        <w:t>cada um fazendo o que está ao seu alcance na sua região. Então vai muito além de uma certificação, mas é um movimento de engajamento e integração</w:t>
      </w:r>
    </w:p>
    <w:p w14:paraId="0C64F426"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[10:46 - 10:57] </w:t>
      </w:r>
      <w:r w:rsidRPr="00AC3233">
        <w:rPr>
          <w:rFonts w:ascii="Aptos" w:eastAsia="Aptos" w:hAnsi="Aptos" w:cs="Aptos"/>
          <w:color w:val="000000" w:themeColor="text1"/>
          <w:lang w:val="es-MX"/>
        </w:rPr>
        <w:t>das pessoas que estão dispostas a reconhecer a importância e necessidade de desmaterializar, desmaterializar materiais que não têm mais utilidade,</w:t>
      </w:r>
    </w:p>
    <w:p w14:paraId="17F71E7D"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[10:58 - 11:09] </w:t>
      </w:r>
      <w:r w:rsidRPr="00AC3233">
        <w:rPr>
          <w:rFonts w:ascii="Aptos" w:eastAsia="Aptos" w:hAnsi="Aptos" w:cs="Aptos"/>
          <w:color w:val="000000" w:themeColor="text1"/>
          <w:lang w:val="es-MX"/>
        </w:rPr>
        <w:t>ressignificar esses materiais e introduzi-los na mesma cadeia de produção ou em outras cadeias de produção, de modo que possam gerar valor para a sociedade.</w:t>
      </w:r>
    </w:p>
    <w:p w14:paraId="7E595C3A"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[11:10 - 11:17] </w:t>
      </w:r>
      <w:r w:rsidRPr="00AC3233">
        <w:rPr>
          <w:rFonts w:ascii="Aptos" w:eastAsia="Aptos" w:hAnsi="Aptos" w:cs="Aptos"/>
          <w:color w:val="000000" w:themeColor="text1"/>
          <w:lang w:val="es-MX"/>
        </w:rPr>
        <w:t>Isso não vai parar no aterro, porque quando vai parar no aterro, morreu por ali.</w:t>
      </w:r>
    </w:p>
    <w:p w14:paraId="45340D76"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[11:17 - 11:29] </w:t>
      </w:r>
      <w:r w:rsidRPr="00AC3233">
        <w:rPr>
          <w:rFonts w:ascii="Aptos" w:eastAsia="Aptos" w:hAnsi="Aptos" w:cs="Aptos"/>
          <w:color w:val="000000" w:themeColor="text1"/>
          <w:lang w:val="es-MX"/>
        </w:rPr>
        <w:t>Não tem mais nenhum novo fluxo que se movimenta a partir do aterro. Você quer evitar isso, você quer evitar que o produto chegue lá. Então, por exemplo, os orgânicos.</w:t>
      </w:r>
    </w:p>
    <w:p w14:paraId="78F55363"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[11:29 - 11:39] </w:t>
      </w:r>
      <w:r w:rsidRPr="00AC3233">
        <w:rPr>
          <w:rFonts w:ascii="Aptos" w:eastAsia="Aptos" w:hAnsi="Aptos" w:cs="Aptos"/>
          <w:color w:val="000000" w:themeColor="text1"/>
          <w:lang w:val="es-MX"/>
        </w:rPr>
        <w:t>Quantas cidades já têm movimentos de fazer a horta urbana? Então aquele produto orgânico da residência urbana, ele passa por...</w:t>
      </w:r>
    </w:p>
    <w:p w14:paraId="768CEFE7"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[11:40 - 11:46] </w:t>
      </w:r>
      <w:r w:rsidRPr="00AC3233">
        <w:rPr>
          <w:rFonts w:ascii="Aptos" w:eastAsia="Aptos" w:hAnsi="Aptos" w:cs="Aptos"/>
          <w:color w:val="000000" w:themeColor="text1"/>
          <w:lang w:val="es-MX"/>
        </w:rPr>
        <w:t>Tem diversos projetos, movimentos para fazer coleta, fazer compostagem,</w:t>
      </w:r>
    </w:p>
    <w:p w14:paraId="17DC6356"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lastRenderedPageBreak/>
        <w:t xml:space="preserve">[11:46 - 11:59] </w:t>
      </w:r>
      <w:r w:rsidRPr="00AC3233">
        <w:rPr>
          <w:rFonts w:ascii="Aptos" w:eastAsia="Aptos" w:hAnsi="Aptos" w:cs="Aptos"/>
          <w:color w:val="000000" w:themeColor="text1"/>
          <w:lang w:val="es-MX"/>
        </w:rPr>
        <w:t>pode ser utilizado para a própria questão de jardins gramados na própria cidade. Ou aqueles terrenos, muitas vezes abandonados,</w:t>
      </w:r>
    </w:p>
    <w:p w14:paraId="7CDB9BCD"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[11:59 - 12:08] </w:t>
      </w:r>
      <w:r w:rsidRPr="00AC3233">
        <w:rPr>
          <w:rFonts w:ascii="Aptos" w:eastAsia="Aptos" w:hAnsi="Aptos" w:cs="Aptos"/>
          <w:color w:val="000000" w:themeColor="text1"/>
          <w:lang w:val="es-MX"/>
        </w:rPr>
        <w:t>ou públicos que não estão sendo utilizados, acabam se tornando uma horta comunitária local. É um espaço de fazer uma alimentação nutritiva,</w:t>
      </w:r>
    </w:p>
    <w:p w14:paraId="0FF50535"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[12:08 - 12:20] </w:t>
      </w:r>
      <w:r w:rsidRPr="00AC3233">
        <w:rPr>
          <w:rFonts w:ascii="Aptos" w:eastAsia="Aptos" w:hAnsi="Aptos" w:cs="Aptos"/>
          <w:color w:val="000000" w:themeColor="text1"/>
          <w:lang w:val="es-MX"/>
        </w:rPr>
        <w:t>é um espaço que as pessoas podem, de forma voluntária, ir lá ajudar, levar uma hortaliça fresquinha para a sua residência. Então isso é muito positivo,</w:t>
      </w:r>
    </w:p>
    <w:p w14:paraId="45D56DF0"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[12:20 - 12:29] </w:t>
      </w:r>
      <w:r w:rsidRPr="00AC3233">
        <w:rPr>
          <w:rFonts w:ascii="Aptos" w:eastAsia="Aptos" w:hAnsi="Aptos" w:cs="Aptos"/>
          <w:color w:val="000000" w:themeColor="text1"/>
          <w:lang w:val="es-MX"/>
        </w:rPr>
        <w:t>porque muda a dinâmica da família. Às vezes o salário não dá conta de comprar hortaliça fresquinha todo dia,</w:t>
      </w:r>
    </w:p>
    <w:p w14:paraId="27E7660F"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[12:29 - 12:41] </w:t>
      </w:r>
      <w:r w:rsidRPr="00AC3233">
        <w:rPr>
          <w:rFonts w:ascii="Aptos" w:eastAsia="Aptos" w:hAnsi="Aptos" w:cs="Aptos"/>
          <w:color w:val="000000" w:themeColor="text1"/>
          <w:lang w:val="es-MX"/>
        </w:rPr>
        <w:t>mas se eu tiver que doar duas horas por semana do meu trabalho lá na horta e eu tiver a oportunidade de usufruir, a minha família vai ter direito de comer uma hortaliça fresquinha</w:t>
      </w:r>
    </w:p>
    <w:p w14:paraId="73430711"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[12:41 - 12:54] </w:t>
      </w:r>
      <w:r w:rsidRPr="00AC3233">
        <w:rPr>
          <w:rFonts w:ascii="Aptos" w:eastAsia="Aptos" w:hAnsi="Aptos" w:cs="Aptos"/>
          <w:color w:val="000000" w:themeColor="text1"/>
          <w:lang w:val="es-MX"/>
        </w:rPr>
        <w:t>todos os dias na mesa. Então, assim, ele é um potencial revolucionário no sentido de mostrar que iniciativas de colaboração e de cooperação</w:t>
      </w:r>
    </w:p>
    <w:p w14:paraId="6D730B2A"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[12:54 - 13:03] </w:t>
      </w:r>
      <w:r w:rsidRPr="00AC3233">
        <w:rPr>
          <w:rFonts w:ascii="Aptos" w:eastAsia="Aptos" w:hAnsi="Aptos" w:cs="Aptos"/>
          <w:color w:val="000000" w:themeColor="text1"/>
          <w:lang w:val="es-MX"/>
        </w:rPr>
        <w:t>geram resultados de médio e longo prazo. Nós sabemos que crianças que têm uma alimentação nutritiva</w:t>
      </w:r>
    </w:p>
    <w:p w14:paraId="71802AFD"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[13:03 - 13:13] </w:t>
      </w:r>
      <w:r w:rsidRPr="00AC3233">
        <w:rPr>
          <w:rFonts w:ascii="Aptos" w:eastAsia="Aptos" w:hAnsi="Aptos" w:cs="Aptos"/>
          <w:color w:val="000000" w:themeColor="text1"/>
          <w:lang w:val="es-MX"/>
        </w:rPr>
        <w:t>vão ter um custo para a saúde pública muito menor no futuro. Então tudo começa pela nutrição. Então é um projeto simples,</w:t>
      </w:r>
    </w:p>
    <w:p w14:paraId="5CFE18EE"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[13:14 - 13:25] </w:t>
      </w:r>
      <w:r w:rsidRPr="00AC3233">
        <w:rPr>
          <w:rFonts w:ascii="Aptos" w:eastAsia="Aptos" w:hAnsi="Aptos" w:cs="Aptos"/>
          <w:color w:val="000000" w:themeColor="text1"/>
          <w:lang w:val="es-MX"/>
        </w:rPr>
        <w:t>que não demanda muito investimento financeiro, só a boa vontade das pessoas, liderança, que talvez seja o principal papel que ativa esse tipo de projeto,</w:t>
      </w:r>
    </w:p>
    <w:p w14:paraId="1B0F4764"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[13:25 - 13:33] </w:t>
      </w:r>
      <w:r w:rsidRPr="00AC3233">
        <w:rPr>
          <w:rFonts w:ascii="Aptos" w:eastAsia="Aptos" w:hAnsi="Aptos" w:cs="Aptos"/>
          <w:color w:val="000000" w:themeColor="text1"/>
          <w:lang w:val="es-MX"/>
        </w:rPr>
        <w:t>para conseguir fazer uma grande diferença numa comunidade local. E o detalhe é que pode ser feito em qualquer lugar,</w:t>
      </w:r>
    </w:p>
    <w:p w14:paraId="34329481"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[13:33 - 13:38] </w:t>
      </w:r>
      <w:r w:rsidRPr="00AC3233">
        <w:rPr>
          <w:rFonts w:ascii="Aptos" w:eastAsia="Aptos" w:hAnsi="Aptos" w:cs="Aptos"/>
          <w:color w:val="000000" w:themeColor="text1"/>
          <w:lang w:val="es-MX"/>
        </w:rPr>
        <w:t>desde que haja interesse das pessoas que ali residem.</w:t>
      </w:r>
    </w:p>
    <w:p w14:paraId="1377F627" w14:textId="77777777" w:rsidR="00AC3233" w:rsidRPr="00AC3233" w:rsidRDefault="00AC3233" w:rsidP="00AC3233">
      <w:pPr>
        <w:rPr>
          <w:rFonts w:ascii="Aptos" w:eastAsia="Aptos" w:hAnsi="Aptos" w:cs="Aptos"/>
          <w:color w:val="000000" w:themeColor="text1"/>
          <w:lang w:val="es-MX"/>
        </w:rPr>
      </w:pPr>
    </w:p>
    <w:p w14:paraId="7C2AEF1C" w14:textId="7690F527"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1624072D"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[13:39 - 13:50] </w:t>
      </w:r>
      <w:r w:rsidRPr="00AC3233">
        <w:rPr>
          <w:rFonts w:ascii="Aptos" w:eastAsia="Aptos" w:hAnsi="Aptos" w:cs="Aptos"/>
          <w:color w:val="000000" w:themeColor="text1"/>
          <w:lang w:val="es-MX"/>
        </w:rPr>
        <w:t>Sim, verdade. Nesse sentido, como é que a doutora diria que é o processo de escolha dos seus tópicos de pesquisa, considerando esse componente do florescimento,</w:t>
      </w:r>
    </w:p>
    <w:p w14:paraId="14A24563"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[13:51 - 13:52] </w:t>
      </w:r>
      <w:r w:rsidRPr="00AC3233">
        <w:rPr>
          <w:rFonts w:ascii="Aptos" w:eastAsia="Aptos" w:hAnsi="Aptos" w:cs="Aptos"/>
          <w:color w:val="000000" w:themeColor="text1"/>
          <w:lang w:val="es-MX"/>
        </w:rPr>
        <w:t>que é o que você está fazendo?</w:t>
      </w:r>
    </w:p>
    <w:p w14:paraId="304C92E0" w14:textId="77777777" w:rsidR="00AC3233" w:rsidRPr="00AC3233" w:rsidRDefault="00AC3233" w:rsidP="00AC3233">
      <w:pPr>
        <w:rPr>
          <w:rFonts w:ascii="Aptos" w:eastAsia="Aptos" w:hAnsi="Aptos" w:cs="Aptos"/>
          <w:color w:val="000000" w:themeColor="text1"/>
          <w:lang w:val="es-MX"/>
        </w:rPr>
      </w:pPr>
    </w:p>
    <w:p w14:paraId="04AB5FCA" w14:textId="79FD289C"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3D8675A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lastRenderedPageBreak/>
        <w:t xml:space="preserve">[13:52 - 14:05] </w:t>
      </w:r>
      <w:r w:rsidRPr="00AC3233">
        <w:rPr>
          <w:rFonts w:ascii="Aptos" w:eastAsia="Aptos" w:hAnsi="Aptos" w:cs="Aptos"/>
          <w:color w:val="000000" w:themeColor="text1"/>
          <w:lang w:val="es-MX"/>
        </w:rPr>
        <w:t>Olha, eu costumo sempre ficar atenta a hot topics. Eu gosto de olhar muito, por exemplo, as special issues de revistas, virtual special issue.</w:t>
      </w:r>
    </w:p>
    <w:p w14:paraId="6A5BE353"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[14:06 - 14:18] </w:t>
      </w:r>
      <w:r w:rsidRPr="00AC3233">
        <w:rPr>
          <w:rFonts w:ascii="Aptos" w:eastAsia="Aptos" w:hAnsi="Aptos" w:cs="Aptos"/>
          <w:color w:val="000000" w:themeColor="text1"/>
          <w:lang w:val="es-MX"/>
        </w:rPr>
        <w:t>Eu sou uma adepta de congressos, conferências internacionais, porque é o momento que você vai lá e conhece o que os teus pares fazem de outras universidades,</w:t>
      </w:r>
    </w:p>
    <w:p w14:paraId="622CE3AE"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[14:18 - 14:27] </w:t>
      </w:r>
      <w:r w:rsidRPr="00AC3233">
        <w:rPr>
          <w:rFonts w:ascii="Aptos" w:eastAsia="Aptos" w:hAnsi="Aptos" w:cs="Aptos"/>
          <w:color w:val="000000" w:themeColor="text1"/>
          <w:lang w:val="es-MX"/>
        </w:rPr>
        <w:t>é o momento que você dialoga com esses pares, inclusive eu voltei ontem de uma conferência internacional que aconteceu na PUC Rio de Janeiro.</w:t>
      </w:r>
    </w:p>
    <w:p w14:paraId="6F278611"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[14:28 - 14:41] </w:t>
      </w:r>
      <w:r w:rsidRPr="00AC3233">
        <w:rPr>
          <w:rFonts w:ascii="Aptos" w:eastAsia="Aptos" w:hAnsi="Aptos" w:cs="Aptos"/>
          <w:color w:val="000000" w:themeColor="text1"/>
          <w:lang w:val="es-MX"/>
        </w:rPr>
        <w:t>Era o IPSERA, o Congresso Internacional de Supply Chain, Cadeia de Suprimentos. E curiosamente, a programação desse ano tinha muitas sessões de economia circular.</w:t>
      </w:r>
    </w:p>
    <w:p w14:paraId="5A4F1DAE"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[14:42 - 14:51] </w:t>
      </w:r>
      <w:r w:rsidRPr="00AC3233">
        <w:rPr>
          <w:rFonts w:ascii="Aptos" w:eastAsia="Aptos" w:hAnsi="Aptos" w:cs="Aptos"/>
          <w:color w:val="000000" w:themeColor="text1"/>
          <w:lang w:val="es-MX"/>
        </w:rPr>
        <w:t>Então, as cadeias de suprimentos estão atentas à importância e necessidade de ser remodelada, levando em consideração,</w:t>
      </w:r>
    </w:p>
    <w:p w14:paraId="28327E72"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[14:51 - 15:00] </w:t>
      </w:r>
      <w:r w:rsidRPr="00AC3233">
        <w:rPr>
          <w:rFonts w:ascii="Aptos" w:eastAsia="Aptos" w:hAnsi="Aptos" w:cs="Aptos"/>
          <w:color w:val="000000" w:themeColor="text1"/>
          <w:lang w:val="es-MX"/>
        </w:rPr>
        <w:t>esse conceito que agora está em voga, tanto no ambiente científico, como na sociedade como um todo.</w:t>
      </w:r>
    </w:p>
    <w:p w14:paraId="342993E9" w14:textId="77777777" w:rsidR="00AC3233" w:rsidRPr="00AC3233" w:rsidRDefault="00AC3233" w:rsidP="00AC3233">
      <w:pPr>
        <w:rPr>
          <w:rFonts w:ascii="Aptos" w:eastAsia="Aptos" w:hAnsi="Aptos" w:cs="Aptos"/>
          <w:color w:val="000000" w:themeColor="text1"/>
          <w:lang w:val="es-MX"/>
        </w:rPr>
      </w:pPr>
    </w:p>
    <w:p w14:paraId="3A1C29D6" w14:textId="370F1C8A"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657DC890"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[15:00 - 15:13] </w:t>
      </w:r>
      <w:r w:rsidRPr="00AC3233">
        <w:rPr>
          <w:rFonts w:ascii="Aptos" w:eastAsia="Aptos" w:hAnsi="Aptos" w:cs="Aptos"/>
          <w:color w:val="000000" w:themeColor="text1"/>
          <w:lang w:val="es-MX"/>
        </w:rPr>
        <w:t>Sim, com certeza. E com base na sua experiência, quais que são essas principais tendências que a senhora tem observado dentro do seu tema do florescimento humano na América Latina?</w:t>
      </w:r>
    </w:p>
    <w:p w14:paraId="258423A4" w14:textId="77777777" w:rsidR="00AC3233" w:rsidRPr="00AC3233" w:rsidRDefault="00AC3233" w:rsidP="00AC3233">
      <w:pPr>
        <w:rPr>
          <w:rFonts w:ascii="Aptos" w:eastAsia="Aptos" w:hAnsi="Aptos" w:cs="Aptos"/>
          <w:color w:val="000000" w:themeColor="text1"/>
          <w:lang w:val="es-MX"/>
        </w:rPr>
      </w:pPr>
    </w:p>
    <w:p w14:paraId="5958108F" w14:textId="61B2C4FC"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228030D1"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[15:14 - 15:27] </w:t>
      </w:r>
      <w:r w:rsidRPr="00AC3233">
        <w:rPr>
          <w:rFonts w:ascii="Aptos" w:eastAsia="Aptos" w:hAnsi="Aptos" w:cs="Aptos"/>
          <w:color w:val="000000" w:themeColor="text1"/>
          <w:lang w:val="es-MX"/>
        </w:rPr>
        <w:t>Olha, eu vejo que todas as iniciativas são suportadas por inovação e por tecnologia. A inovação é um elemento muito importante</w:t>
      </w:r>
    </w:p>
    <w:p w14:paraId="2ADD86DD"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[15:27 - 15:39] </w:t>
      </w:r>
      <w:r w:rsidRPr="00AC3233">
        <w:rPr>
          <w:rFonts w:ascii="Aptos" w:eastAsia="Aptos" w:hAnsi="Aptos" w:cs="Aptos"/>
          <w:color w:val="000000" w:themeColor="text1"/>
          <w:lang w:val="es-MX"/>
        </w:rPr>
        <w:t>para viabilizar novos processos, novas práticas, novos mecanismos para você conseguir implementar iniciativas de economia circular.</w:t>
      </w:r>
    </w:p>
    <w:p w14:paraId="0F8B83F6"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[15:40 - 15:50] </w:t>
      </w:r>
      <w:r w:rsidRPr="00AC3233">
        <w:rPr>
          <w:rFonts w:ascii="Aptos" w:eastAsia="Aptos" w:hAnsi="Aptos" w:cs="Aptos"/>
          <w:color w:val="000000" w:themeColor="text1"/>
          <w:lang w:val="es-MX"/>
        </w:rPr>
        <w:t>E a tecnologia permite que você tenha dados em tempo real, você tenha precisão, você tenha escala, consiga fazer escala,</w:t>
      </w:r>
    </w:p>
    <w:p w14:paraId="7652264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[15:50 - 16:00] </w:t>
      </w:r>
      <w:r w:rsidRPr="00AC3233">
        <w:rPr>
          <w:rFonts w:ascii="Aptos" w:eastAsia="Aptos" w:hAnsi="Aptos" w:cs="Aptos"/>
          <w:color w:val="000000" w:themeColor="text1"/>
          <w:lang w:val="es-MX"/>
        </w:rPr>
        <w:t>e também acelera os processos. Por isso que ela é tão importante. Até, voltando dessa viagem,</w:t>
      </w:r>
    </w:p>
    <w:p w14:paraId="4892FDDB"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[16:00 - 16:13] </w:t>
      </w:r>
      <w:r w:rsidRPr="00AC3233">
        <w:rPr>
          <w:rFonts w:ascii="Aptos" w:eastAsia="Aptos" w:hAnsi="Aptos" w:cs="Aptos"/>
          <w:color w:val="000000" w:themeColor="text1"/>
          <w:lang w:val="es-MX"/>
        </w:rPr>
        <w:t>eu comprei um livro, o nome dele é 2044. Ele faz uma menção o quanto que a inteligência artificial vai transformar a nossa vida</w:t>
      </w:r>
    </w:p>
    <w:p w14:paraId="4A219DD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lastRenderedPageBreak/>
        <w:t xml:space="preserve">[16:13 - 16:22] </w:t>
      </w:r>
      <w:r w:rsidRPr="00AC3233">
        <w:rPr>
          <w:rFonts w:ascii="Aptos" w:eastAsia="Aptos" w:hAnsi="Aptos" w:cs="Aptos"/>
          <w:color w:val="000000" w:themeColor="text1"/>
          <w:lang w:val="es-MX"/>
        </w:rPr>
        <w:t>e como deverá ser a sociedade no ano de 2044. E era uma coisa assim... Eu tenho muito interesse, eu tenho várias pesquisas de economia circular</w:t>
      </w:r>
    </w:p>
    <w:p w14:paraId="06B10E6F"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[16:22 - 16:33] </w:t>
      </w:r>
      <w:r w:rsidRPr="00AC3233">
        <w:rPr>
          <w:rFonts w:ascii="Aptos" w:eastAsia="Aptos" w:hAnsi="Aptos" w:cs="Aptos"/>
          <w:color w:val="000000" w:themeColor="text1"/>
          <w:lang w:val="es-MX"/>
        </w:rPr>
        <w:t>com diferentes tecnologias da indústria 4.0. E aí, o que chama muita atenção, e eu já tinha lido sobre isso, o livro coloca isso que</w:t>
      </w:r>
    </w:p>
    <w:p w14:paraId="51837D2F"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[16:33 - 16:45] </w:t>
      </w:r>
      <w:r w:rsidRPr="00AC3233">
        <w:rPr>
          <w:rFonts w:ascii="Aptos" w:eastAsia="Aptos" w:hAnsi="Aptos" w:cs="Aptos"/>
          <w:color w:val="000000" w:themeColor="text1"/>
          <w:lang w:val="es-MX"/>
        </w:rPr>
        <w:t>a perspectiva de nós termos um salário mínimo mundial para as pessoas que não terão mais emprego, porque a tecnologia virá de uma maneira assim tão assertiva,</w:t>
      </w:r>
    </w:p>
    <w:p w14:paraId="3C664B2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[16:45 - 16:56] </w:t>
      </w:r>
      <w:r w:rsidRPr="00AC3233">
        <w:rPr>
          <w:rFonts w:ascii="Aptos" w:eastAsia="Aptos" w:hAnsi="Aptos" w:cs="Aptos"/>
          <w:color w:val="000000" w:themeColor="text1"/>
          <w:lang w:val="es-MX"/>
        </w:rPr>
        <w:t>com tanto potencial de fazer o trabalho operacional, que serviços repetitivos serão substituídos. E o ser humano vai focar muito mais</w:t>
      </w:r>
    </w:p>
    <w:p w14:paraId="3B5D807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[16:56 - 17:08] </w:t>
      </w:r>
      <w:r w:rsidRPr="00AC3233">
        <w:rPr>
          <w:rFonts w:ascii="Aptos" w:eastAsia="Aptos" w:hAnsi="Aptos" w:cs="Aptos"/>
          <w:color w:val="000000" w:themeColor="text1"/>
          <w:lang w:val="es-MX"/>
        </w:rPr>
        <w:t>em aspectos que têm relação com criatividade, com cuidado e com bem-estar. Então, essa lógica é muito interessante.</w:t>
      </w:r>
    </w:p>
    <w:p w14:paraId="0D162DA6"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[17:08 - 17:16] </w:t>
      </w:r>
      <w:r w:rsidRPr="00AC3233">
        <w:rPr>
          <w:rFonts w:ascii="Aptos" w:eastAsia="Aptos" w:hAnsi="Aptos" w:cs="Aptos"/>
          <w:color w:val="000000" w:themeColor="text1"/>
          <w:lang w:val="es-MX"/>
        </w:rPr>
        <w:t>Eu já tinha lido algo similar em outras oportunidades e, para mim, ela faz muito sentido,</w:t>
      </w:r>
    </w:p>
    <w:p w14:paraId="26E1F9AC"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[17:16 - 17:27] </w:t>
      </w:r>
      <w:r w:rsidRPr="00AC3233">
        <w:rPr>
          <w:rFonts w:ascii="Aptos" w:eastAsia="Aptos" w:hAnsi="Aptos" w:cs="Aptos"/>
          <w:color w:val="000000" w:themeColor="text1"/>
          <w:lang w:val="es-MX"/>
        </w:rPr>
        <w:t>porque o potencial revolucionário dessas novas tecnologias já está declarado. E as pessoas...</w:t>
      </w:r>
    </w:p>
    <w:p w14:paraId="4633F016"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[17:27 - 17:39] </w:t>
      </w:r>
      <w:r w:rsidRPr="00AC3233">
        <w:rPr>
          <w:rFonts w:ascii="Aptos" w:eastAsia="Aptos" w:hAnsi="Aptos" w:cs="Aptos"/>
          <w:color w:val="000000" w:themeColor="text1"/>
          <w:lang w:val="es-MX"/>
        </w:rPr>
        <w:t>Só que daí eles colocam um negócio bem interessante, que as pessoas não vão mais trabalhar, elas vão ter muito tempo ocioso. E que nesse tempo ocioso, elas vão perder o significado da vida,</w:t>
      </w:r>
    </w:p>
    <w:p w14:paraId="518E4319"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[17:39 - 17:52] </w:t>
      </w:r>
      <w:r w:rsidRPr="00AC3233">
        <w:rPr>
          <w:rFonts w:ascii="Aptos" w:eastAsia="Aptos" w:hAnsi="Aptos" w:cs="Aptos"/>
          <w:color w:val="000000" w:themeColor="text1"/>
          <w:lang w:val="es-MX"/>
        </w:rPr>
        <w:t>porque hoje, para a maioria das pessoas, o trabalho é o elemento central da sua vida. A partir do momento que a pessoa não trabalha mais, ela perde a centralidade, perde a sua essência.</w:t>
      </w:r>
    </w:p>
    <w:p w14:paraId="59B0FE62"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[17:52 - 18:02] </w:t>
      </w:r>
      <w:r w:rsidRPr="00AC3233">
        <w:rPr>
          <w:rFonts w:ascii="Aptos" w:eastAsia="Aptos" w:hAnsi="Aptos" w:cs="Aptos"/>
          <w:color w:val="000000" w:themeColor="text1"/>
          <w:lang w:val="es-MX"/>
        </w:rPr>
        <w:t>E muitas pessoas vão se perder nesse caminho, porque ou vão virar viciados em jogos, ou vão entrar para o narcotráfico,</w:t>
      </w:r>
    </w:p>
    <w:p w14:paraId="761BC971"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[18:02 - 18:13] </w:t>
      </w:r>
      <w:r w:rsidRPr="00AC3233">
        <w:rPr>
          <w:rFonts w:ascii="Aptos" w:eastAsia="Aptos" w:hAnsi="Aptos" w:cs="Aptos"/>
          <w:color w:val="000000" w:themeColor="text1"/>
          <w:lang w:val="es-MX"/>
        </w:rPr>
        <w:t>para ter aquela sensação de adrenalina, consumir drogas, ou bebidas alcoólicas, alcoolismo. Então, são os novos problemas,</w:t>
      </w:r>
    </w:p>
    <w:p w14:paraId="230BFE12"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[18:13 - 18:24] </w:t>
      </w:r>
      <w:r w:rsidRPr="00AC3233">
        <w:rPr>
          <w:rFonts w:ascii="Aptos" w:eastAsia="Aptos" w:hAnsi="Aptos" w:cs="Aptos"/>
          <w:color w:val="000000" w:themeColor="text1"/>
          <w:lang w:val="es-MX"/>
        </w:rPr>
        <w:t>que estão sendo colocados como problemas que vão surgir no futuro. Então, se nós estamos trabalhando numa perspectiva de bem-estar, e estamos enxergando uma potencialidade na tecnologia</w:t>
      </w:r>
    </w:p>
    <w:p w14:paraId="1E1EC27F"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[18:24 - 18:37] </w:t>
      </w:r>
      <w:r w:rsidRPr="00AC3233">
        <w:rPr>
          <w:rFonts w:ascii="Aptos" w:eastAsia="Aptos" w:hAnsi="Aptos" w:cs="Aptos"/>
          <w:color w:val="000000" w:themeColor="text1"/>
          <w:lang w:val="es-MX"/>
        </w:rPr>
        <w:t>para ela fazer serviço repetitivo, localizado em locais de risco, que o ser humano, se tiver que ir lá fazer, por exemplo, altas temperaturas, altas profundidades,</w:t>
      </w:r>
    </w:p>
    <w:p w14:paraId="1D18405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[18:38 - 18:50] </w:t>
      </w:r>
      <w:r w:rsidRPr="00AC3233">
        <w:rPr>
          <w:rFonts w:ascii="Aptos" w:eastAsia="Aptos" w:hAnsi="Aptos" w:cs="Aptos"/>
          <w:color w:val="000000" w:themeColor="text1"/>
          <w:lang w:val="es-MX"/>
        </w:rPr>
        <w:t>onde tem potencial de desmoronamento, essas coisas, a tecnologia passa a ter um valor importante. Só que daí vem o outro lado. Como você lida com esse dilema</w:t>
      </w:r>
    </w:p>
    <w:p w14:paraId="4668A73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lastRenderedPageBreak/>
        <w:t xml:space="preserve">[18:50 - 19:02] </w:t>
      </w:r>
      <w:r w:rsidRPr="00AC3233">
        <w:rPr>
          <w:rFonts w:ascii="Aptos" w:eastAsia="Aptos" w:hAnsi="Aptos" w:cs="Aptos"/>
          <w:color w:val="000000" w:themeColor="text1"/>
          <w:lang w:val="es-MX"/>
        </w:rPr>
        <w:t>de você ter todo esse arsenal tecnológico, mas o ser humano começa a perder a essência, que é a dignidade que ele obtém a partir do trabalho.</w:t>
      </w:r>
    </w:p>
    <w:p w14:paraId="37E3B482" w14:textId="77777777" w:rsidR="00AC3233" w:rsidRPr="000F0332" w:rsidRDefault="00AC3233" w:rsidP="00AC3233">
      <w:pPr>
        <w:rPr>
          <w:rFonts w:ascii="Aptos" w:eastAsia="Aptos" w:hAnsi="Aptos" w:cs="Aptos"/>
          <w:b/>
          <w:bCs/>
          <w:color w:val="000000" w:themeColor="text1"/>
          <w:lang w:val="es-MX"/>
        </w:rPr>
      </w:pPr>
    </w:p>
    <w:p w14:paraId="3590BCAA" w14:textId="35CB1673"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0CA28CA5"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[19:05 - 19:15] </w:t>
      </w:r>
      <w:r w:rsidRPr="00AC3233">
        <w:rPr>
          <w:rFonts w:ascii="Aptos" w:eastAsia="Aptos" w:hAnsi="Aptos" w:cs="Aptos"/>
          <w:color w:val="000000" w:themeColor="text1"/>
          <w:lang w:val="es-MX"/>
        </w:rPr>
        <w:t>Sensacional. Sensacional. É bom ver que dentro da América do Sul, dentro da América Latina, a gente já está se organizando enquanto comunidade</w:t>
      </w:r>
    </w:p>
    <w:p w14:paraId="52FA42F9"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[19:15 - 19:27] </w:t>
      </w:r>
      <w:r w:rsidRPr="00AC3233">
        <w:rPr>
          <w:rFonts w:ascii="Aptos" w:eastAsia="Aptos" w:hAnsi="Aptos" w:cs="Aptos"/>
          <w:color w:val="000000" w:themeColor="text1"/>
          <w:lang w:val="es-MX"/>
        </w:rPr>
        <w:t>para poder se debruçar sobre esses tópicos. Em geral, tem uma carinha norte-global, mas considerando o nosso papel na supply chain mundial,</w:t>
      </w:r>
    </w:p>
    <w:p w14:paraId="65E82AAA"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[19:28 - 19:31] </w:t>
      </w:r>
      <w:r w:rsidRPr="00AC3233">
        <w:rPr>
          <w:rFonts w:ascii="Aptos" w:eastAsia="Aptos" w:hAnsi="Aptos" w:cs="Aptos"/>
          <w:color w:val="000000" w:themeColor="text1"/>
          <w:lang w:val="es-MX"/>
        </w:rPr>
        <w:t>faz todo sentido que a gente comece a se preocupar com eles primeiro.</w:t>
      </w:r>
    </w:p>
    <w:p w14:paraId="16B99E4B" w14:textId="77777777" w:rsidR="00AC3233" w:rsidRPr="00AC3233" w:rsidRDefault="00AC3233" w:rsidP="00AC3233">
      <w:pPr>
        <w:rPr>
          <w:rFonts w:ascii="Aptos" w:eastAsia="Aptos" w:hAnsi="Aptos" w:cs="Aptos"/>
          <w:color w:val="000000" w:themeColor="text1"/>
          <w:lang w:val="es-MX"/>
        </w:rPr>
      </w:pPr>
    </w:p>
    <w:p w14:paraId="69FA5140" w14:textId="6F9F96F2"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430BF252"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[19:31 - 19:32] </w:t>
      </w:r>
      <w:r w:rsidRPr="00AC3233">
        <w:rPr>
          <w:rFonts w:ascii="Aptos" w:eastAsia="Aptos" w:hAnsi="Aptos" w:cs="Aptos"/>
          <w:color w:val="000000" w:themeColor="text1"/>
          <w:lang w:val="es-MX"/>
        </w:rPr>
        <w:t>Com certeza.</w:t>
      </w:r>
    </w:p>
    <w:p w14:paraId="3C5C071C" w14:textId="77777777" w:rsidR="00AC3233" w:rsidRPr="00AC3233" w:rsidRDefault="00AC3233" w:rsidP="00AC3233">
      <w:pPr>
        <w:rPr>
          <w:rFonts w:ascii="Aptos" w:eastAsia="Aptos" w:hAnsi="Aptos" w:cs="Aptos"/>
          <w:color w:val="000000" w:themeColor="text1"/>
          <w:lang w:val="es-MX"/>
        </w:rPr>
      </w:pPr>
    </w:p>
    <w:p w14:paraId="3189966A" w14:textId="02300295"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065C20CD"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[19:34 - 19:46] </w:t>
      </w:r>
      <w:r w:rsidRPr="00AC3233">
        <w:rPr>
          <w:rFonts w:ascii="Aptos" w:eastAsia="Aptos" w:hAnsi="Aptos" w:cs="Aptos"/>
          <w:color w:val="000000" w:themeColor="text1"/>
          <w:lang w:val="es-MX"/>
        </w:rPr>
        <w:t>Doutora, deixa eu lhe perguntar. Qual é a formação acadêmica dos seus alunos e colegas que trabalham em temas similares ao seu, e a esses outros do florescimento humano que estão dentro da sua área de cooperação?</w:t>
      </w:r>
    </w:p>
    <w:p w14:paraId="1763061B" w14:textId="77777777" w:rsidR="00AC3233" w:rsidRPr="00AC3233" w:rsidRDefault="00AC3233" w:rsidP="00AC3233">
      <w:pPr>
        <w:rPr>
          <w:rFonts w:ascii="Aptos" w:eastAsia="Aptos" w:hAnsi="Aptos" w:cs="Aptos"/>
          <w:color w:val="000000" w:themeColor="text1"/>
          <w:lang w:val="es-MX"/>
        </w:rPr>
      </w:pPr>
    </w:p>
    <w:p w14:paraId="4CEE0509" w14:textId="41830041"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62441231"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[19:47 - 19:59] </w:t>
      </w:r>
      <w:r w:rsidRPr="00AC3233">
        <w:rPr>
          <w:rFonts w:ascii="Aptos" w:eastAsia="Aptos" w:hAnsi="Aptos" w:cs="Aptos"/>
          <w:color w:val="000000" w:themeColor="text1"/>
          <w:lang w:val="es-MX"/>
        </w:rPr>
        <w:t>Olha, eu tenho uma rede que já está bem consolidada, que a gente já trabalha desde 2018. Curiosamente, os meus pares são engenheiros. Engenheiros.</w:t>
      </w:r>
    </w:p>
    <w:p w14:paraId="687ADF8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[19:59 - 20:11] </w:t>
      </w:r>
      <w:r w:rsidRPr="00AC3233">
        <w:rPr>
          <w:rFonts w:ascii="Aptos" w:eastAsia="Aptos" w:hAnsi="Aptos" w:cs="Aptos"/>
          <w:color w:val="000000" w:themeColor="text1"/>
          <w:lang w:val="es-MX"/>
        </w:rPr>
        <w:t xml:space="preserve">A professora Lucila, da </w:t>
      </w:r>
      <w:r w:rsidRPr="00FC02F7">
        <w:rPr>
          <w:rFonts w:ascii="Aptos" w:eastAsia="Aptos" w:hAnsi="Aptos" w:cs="Aptos"/>
          <w:color w:val="000000" w:themeColor="text1"/>
          <w:highlight w:val="yellow"/>
          <w:lang w:val="es-MX"/>
        </w:rPr>
        <w:t>Universidade Federal de Santa Catarina</w:t>
      </w:r>
      <w:r w:rsidRPr="00AC3233">
        <w:rPr>
          <w:rFonts w:ascii="Aptos" w:eastAsia="Aptos" w:hAnsi="Aptos" w:cs="Aptos"/>
          <w:color w:val="000000" w:themeColor="text1"/>
          <w:lang w:val="es-MX"/>
        </w:rPr>
        <w:t xml:space="preserve">, da Engenharia de Produção. A professora Suzana Pereira, que é da </w:t>
      </w:r>
      <w:r w:rsidRPr="00FC02F7">
        <w:rPr>
          <w:rFonts w:ascii="Aptos" w:eastAsia="Aptos" w:hAnsi="Aptos" w:cs="Aptos"/>
          <w:color w:val="000000" w:themeColor="text1"/>
          <w:highlight w:val="yellow"/>
          <w:lang w:val="es-MX"/>
        </w:rPr>
        <w:t>Fundação Getúlio Vargas</w:t>
      </w:r>
      <w:r w:rsidRPr="00AC3233">
        <w:rPr>
          <w:rFonts w:ascii="Aptos" w:eastAsia="Aptos" w:hAnsi="Aptos" w:cs="Aptos"/>
          <w:color w:val="000000" w:themeColor="text1"/>
          <w:lang w:val="es-MX"/>
        </w:rPr>
        <w:t xml:space="preserve">. Hoje ela está no </w:t>
      </w:r>
      <w:r w:rsidRPr="00FC02F7">
        <w:rPr>
          <w:rFonts w:ascii="Aptos" w:eastAsia="Aptos" w:hAnsi="Aptos" w:cs="Aptos"/>
          <w:color w:val="000000" w:themeColor="text1"/>
          <w:lang w:val="es-MX"/>
        </w:rPr>
        <w:t>POI,</w:t>
      </w:r>
    </w:p>
    <w:p w14:paraId="4CDE364D"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[20:11 - 20:23] </w:t>
      </w:r>
      <w:r w:rsidRPr="00AC3233">
        <w:rPr>
          <w:rFonts w:ascii="Aptos" w:eastAsia="Aptos" w:hAnsi="Aptos" w:cs="Aptos"/>
          <w:color w:val="000000" w:themeColor="text1"/>
          <w:lang w:val="es-MX"/>
        </w:rPr>
        <w:t xml:space="preserve">que é o Departamento de Produção e Logística Internacional. Mas ela também é engenheira civil e trabalha no programa de administração. A </w:t>
      </w:r>
      <w:r w:rsidRPr="00FC02F7">
        <w:rPr>
          <w:rFonts w:ascii="Aptos" w:eastAsia="Aptos" w:hAnsi="Aptos" w:cs="Aptos"/>
          <w:color w:val="000000" w:themeColor="text1"/>
          <w:highlight w:val="yellow"/>
          <w:lang w:val="es-MX"/>
        </w:rPr>
        <w:t>Inanda Federal do Mato Grosso do Sul</w:t>
      </w:r>
      <w:r w:rsidRPr="00AC3233">
        <w:rPr>
          <w:rFonts w:ascii="Aptos" w:eastAsia="Aptos" w:hAnsi="Aptos" w:cs="Aptos"/>
          <w:color w:val="000000" w:themeColor="text1"/>
          <w:lang w:val="es-MX"/>
        </w:rPr>
        <w:t>,</w:t>
      </w:r>
    </w:p>
    <w:p w14:paraId="03D61645"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[20:23 - 20:35] </w:t>
      </w:r>
      <w:r w:rsidRPr="00AC3233">
        <w:rPr>
          <w:rFonts w:ascii="Aptos" w:eastAsia="Aptos" w:hAnsi="Aptos" w:cs="Aptos"/>
          <w:color w:val="000000" w:themeColor="text1"/>
          <w:lang w:val="es-MX"/>
        </w:rPr>
        <w:t>nós temos a Adriane, ela também está em um curso de Engenharia Energética e também é formada em Engenharia. Tem o professor Charbel,</w:t>
      </w:r>
    </w:p>
    <w:p w14:paraId="472116EE"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lastRenderedPageBreak/>
        <w:t xml:space="preserve">[20:35 - 20:42] </w:t>
      </w:r>
      <w:r w:rsidRPr="00AC3233">
        <w:rPr>
          <w:rFonts w:ascii="Aptos" w:eastAsia="Aptos" w:hAnsi="Aptos" w:cs="Aptos"/>
          <w:color w:val="000000" w:themeColor="text1"/>
          <w:lang w:val="es-MX"/>
        </w:rPr>
        <w:t xml:space="preserve">que hoje está na </w:t>
      </w:r>
      <w:r w:rsidRPr="00000B79">
        <w:rPr>
          <w:rFonts w:ascii="Aptos" w:eastAsia="Aptos" w:hAnsi="Aptos" w:cs="Aptos"/>
          <w:color w:val="000000" w:themeColor="text1"/>
          <w:highlight w:val="yellow"/>
          <w:lang w:val="es-MX"/>
        </w:rPr>
        <w:t>Neoma Business School,</w:t>
      </w:r>
      <w:r w:rsidRPr="00AC3233">
        <w:rPr>
          <w:rFonts w:ascii="Aptos" w:eastAsia="Aptos" w:hAnsi="Aptos" w:cs="Aptos"/>
          <w:color w:val="000000" w:themeColor="text1"/>
          <w:lang w:val="es-MX"/>
        </w:rPr>
        <w:t xml:space="preserve"> na França. Ele é de formação em Engenharia. Ele é engenheiro de produção.</w:t>
      </w:r>
    </w:p>
    <w:p w14:paraId="5B797556"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[20:43 - 20:56] </w:t>
      </w:r>
      <w:r w:rsidRPr="00AC3233">
        <w:rPr>
          <w:rFonts w:ascii="Aptos" w:eastAsia="Aptos" w:hAnsi="Aptos" w:cs="Aptos"/>
          <w:color w:val="000000" w:themeColor="text1"/>
          <w:lang w:val="es-MX"/>
        </w:rPr>
        <w:t xml:space="preserve">E a esposa dele, a </w:t>
      </w:r>
      <w:r w:rsidRPr="00000B79">
        <w:rPr>
          <w:rFonts w:ascii="Aptos" w:eastAsia="Aptos" w:hAnsi="Aptos" w:cs="Aptos"/>
          <w:color w:val="000000" w:themeColor="text1"/>
          <w:highlight w:val="yellow"/>
          <w:lang w:val="es-MX"/>
        </w:rPr>
        <w:t>Ana Beatriz de Souza Jabor</w:t>
      </w:r>
      <w:r w:rsidRPr="00AC3233">
        <w:rPr>
          <w:rFonts w:ascii="Aptos" w:eastAsia="Aptos" w:hAnsi="Aptos" w:cs="Aptos"/>
          <w:color w:val="000000" w:themeColor="text1"/>
          <w:lang w:val="es-MX"/>
        </w:rPr>
        <w:t>, ela também é engenheira de produção e ela está... Não vou lembrar agora o nome da universidade,</w:t>
      </w:r>
    </w:p>
    <w:p w14:paraId="5D974C0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[20:56 - 21:09] </w:t>
      </w:r>
      <w:r w:rsidRPr="00AC3233">
        <w:rPr>
          <w:rFonts w:ascii="Aptos" w:eastAsia="Aptos" w:hAnsi="Aptos" w:cs="Aptos"/>
          <w:color w:val="000000" w:themeColor="text1"/>
          <w:lang w:val="es-MX"/>
        </w:rPr>
        <w:t xml:space="preserve">mas ela está numa universidade em Paris. E tem a professora Valentina do Chile, ela está na </w:t>
      </w:r>
      <w:r w:rsidRPr="00B13961">
        <w:rPr>
          <w:rFonts w:ascii="Aptos" w:eastAsia="Aptos" w:hAnsi="Aptos" w:cs="Aptos"/>
          <w:color w:val="000000" w:themeColor="text1"/>
          <w:highlight w:val="yellow"/>
          <w:lang w:val="es-MX"/>
        </w:rPr>
        <w:t>PUC Valparaíso</w:t>
      </w:r>
      <w:r w:rsidRPr="00AC3233">
        <w:rPr>
          <w:rFonts w:ascii="Aptos" w:eastAsia="Aptos" w:hAnsi="Aptos" w:cs="Aptos"/>
          <w:color w:val="000000" w:themeColor="text1"/>
          <w:lang w:val="es-MX"/>
        </w:rPr>
        <w:t>. Ela tem formação em nível de Street Sense,</w:t>
      </w:r>
    </w:p>
    <w:p w14:paraId="104C2540"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[21:10 - 21:22] </w:t>
      </w:r>
      <w:r w:rsidRPr="00AC3233">
        <w:rPr>
          <w:rFonts w:ascii="Aptos" w:eastAsia="Aptos" w:hAnsi="Aptos" w:cs="Aptos"/>
          <w:color w:val="000000" w:themeColor="text1"/>
          <w:lang w:val="es-MX"/>
        </w:rPr>
        <w:t>Mestrado de Administração e Doutorado de Administração Pública. Essa é a minha rede mais próxima. Curiosamente, não são os meus colegas de programa. Curiosamente, os meus colegas de pesquisa</w:t>
      </w:r>
    </w:p>
    <w:p w14:paraId="543DBC06"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[21:22 - 21:33] </w:t>
      </w:r>
      <w:r w:rsidRPr="00AC3233">
        <w:rPr>
          <w:rFonts w:ascii="Aptos" w:eastAsia="Aptos" w:hAnsi="Aptos" w:cs="Aptos"/>
          <w:color w:val="000000" w:themeColor="text1"/>
          <w:lang w:val="es-MX"/>
        </w:rPr>
        <w:t>são de outras instituições. Por que isso acontece? Eu trabalho em dois programas que são bem pequenininhos. São 12 professores em cada programa.</w:t>
      </w:r>
    </w:p>
    <w:p w14:paraId="5F631FB9"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[21:34 - 21:44] </w:t>
      </w:r>
      <w:r w:rsidRPr="00AC3233">
        <w:rPr>
          <w:rFonts w:ascii="Aptos" w:eastAsia="Aptos" w:hAnsi="Aptos" w:cs="Aptos"/>
          <w:color w:val="000000" w:themeColor="text1"/>
          <w:lang w:val="es-MX"/>
        </w:rPr>
        <w:t>Quando você tem essa característica, naturalmente os professores têm interesse bem definidos até para dar uma cobertura para os interesses dos alunos.</w:t>
      </w:r>
    </w:p>
    <w:p w14:paraId="78C4EB79"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[21:44 - 21:54] </w:t>
      </w:r>
      <w:r w:rsidRPr="00AC3233">
        <w:rPr>
          <w:rFonts w:ascii="Aptos" w:eastAsia="Aptos" w:hAnsi="Aptos" w:cs="Aptos"/>
          <w:color w:val="000000" w:themeColor="text1"/>
          <w:lang w:val="es-MX"/>
        </w:rPr>
        <w:t>Então, muito embora eu tenha professores que trabalham sustentabilidade, que trabalham desenvolvimento sustentável nos programas,</w:t>
      </w:r>
    </w:p>
    <w:p w14:paraId="358A770C"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[21:54 - 22:06] </w:t>
      </w:r>
      <w:r w:rsidRPr="00AC3233">
        <w:rPr>
          <w:rFonts w:ascii="Aptos" w:eastAsia="Aptos" w:hAnsi="Aptos" w:cs="Aptos"/>
          <w:color w:val="000000" w:themeColor="text1"/>
          <w:lang w:val="es-MX"/>
        </w:rPr>
        <w:t>os nossos escopos prioritários de pesquisa são diferentes, até para atender diferentes interesses de alunos. Por isso que, ao longo da minha carreira,</w:t>
      </w:r>
    </w:p>
    <w:p w14:paraId="1C05C50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[22:06 - 22:15] </w:t>
      </w:r>
      <w:r w:rsidRPr="00AC3233">
        <w:rPr>
          <w:rFonts w:ascii="Aptos" w:eastAsia="Aptos" w:hAnsi="Aptos" w:cs="Aptos"/>
          <w:color w:val="000000" w:themeColor="text1"/>
          <w:lang w:val="es-MX"/>
        </w:rPr>
        <w:t>fui construindo essa rede e eu continuo trabalhando com essas pessoas. A gente tem uma sinergia boa, a gente funciona bem juntos,</w:t>
      </w:r>
    </w:p>
    <w:p w14:paraId="246463D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[22:15 - 22:19] </w:t>
      </w:r>
      <w:r w:rsidRPr="00AC3233">
        <w:rPr>
          <w:rFonts w:ascii="Aptos" w:eastAsia="Aptos" w:hAnsi="Aptos" w:cs="Aptos"/>
          <w:color w:val="000000" w:themeColor="text1"/>
          <w:lang w:val="es-MX"/>
        </w:rPr>
        <w:t>e é por isso que nós continuamos trabalhando juntos.</w:t>
      </w:r>
    </w:p>
    <w:p w14:paraId="3A567E07" w14:textId="77777777" w:rsidR="00AC3233" w:rsidRPr="00AC3233" w:rsidRDefault="00AC3233" w:rsidP="00AC3233">
      <w:pPr>
        <w:rPr>
          <w:rFonts w:ascii="Aptos" w:eastAsia="Aptos" w:hAnsi="Aptos" w:cs="Aptos"/>
          <w:color w:val="000000" w:themeColor="text1"/>
          <w:lang w:val="es-MX"/>
        </w:rPr>
      </w:pPr>
    </w:p>
    <w:p w14:paraId="232DAD5C" w14:textId="5194832A"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2A605B98"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[22:20 - 22:31] </w:t>
      </w:r>
      <w:r w:rsidRPr="00AC3233">
        <w:rPr>
          <w:rFonts w:ascii="Aptos" w:eastAsia="Aptos" w:hAnsi="Aptos" w:cs="Aptos"/>
          <w:color w:val="000000" w:themeColor="text1"/>
          <w:lang w:val="es-MX"/>
        </w:rPr>
        <w:t>Excelente. E no caso dos alunos, quem mais se conecta com a sua proposta? São da administração mesmo ou eles vêm de repente de outros programas?</w:t>
      </w:r>
    </w:p>
    <w:p w14:paraId="4DA6A066" w14:textId="77777777" w:rsidR="00AC3233" w:rsidRPr="00AC3233" w:rsidRDefault="00AC3233" w:rsidP="00AC3233">
      <w:pPr>
        <w:rPr>
          <w:rFonts w:ascii="Aptos" w:eastAsia="Aptos" w:hAnsi="Aptos" w:cs="Aptos"/>
          <w:color w:val="000000" w:themeColor="text1"/>
          <w:lang w:val="es-MX"/>
        </w:rPr>
      </w:pPr>
    </w:p>
    <w:p w14:paraId="0C643C27" w14:textId="2C72E6B6"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7C646880" w14:textId="60A02623" w:rsidR="00AC3233" w:rsidRPr="00AC3233" w:rsidRDefault="00AC3233" w:rsidP="00AC3233">
      <w:pPr>
        <w:rPr>
          <w:rFonts w:ascii="Aptos" w:eastAsia="Aptos" w:hAnsi="Aptos" w:cs="Aptos"/>
          <w:color w:val="000000" w:themeColor="text1"/>
          <w:lang w:val="es-MX"/>
        </w:rPr>
      </w:pPr>
      <w:r w:rsidRPr="7ECF6885">
        <w:rPr>
          <w:rFonts w:ascii="Aptos" w:eastAsia="Aptos" w:hAnsi="Aptos" w:cs="Aptos"/>
          <w:color w:val="0070C0"/>
          <w:lang w:val="es-MX"/>
        </w:rPr>
        <w:t xml:space="preserve">[22:31 - 22:42] </w:t>
      </w:r>
      <w:r w:rsidRPr="7ECF6885">
        <w:rPr>
          <w:rFonts w:ascii="Aptos" w:eastAsia="Aptos" w:hAnsi="Aptos" w:cs="Aptos"/>
          <w:color w:val="000000" w:themeColor="text1"/>
          <w:lang w:val="es-MX"/>
        </w:rPr>
        <w:t>São da administração, sim. São orientados em nível de gra</w:t>
      </w:r>
      <w:del w:id="3" w:author="iara@nossaterrafirme.com" w:date="2024-07-17T06:29:00Z">
        <w:r w:rsidRPr="7ECF6885" w:rsidDel="00AC3233">
          <w:rPr>
            <w:rFonts w:ascii="Aptos" w:eastAsia="Aptos" w:hAnsi="Aptos" w:cs="Aptos"/>
            <w:color w:val="000000" w:themeColor="text1"/>
            <w:lang w:val="es-MX"/>
          </w:rPr>
          <w:delText>v</w:delText>
        </w:r>
      </w:del>
      <w:ins w:id="4" w:author="iara@nossaterrafirme.com" w:date="2024-07-17T06:29:00Z">
        <w:r w:rsidR="2002EFCA" w:rsidRPr="7ECF6885">
          <w:rPr>
            <w:rFonts w:ascii="Aptos" w:eastAsia="Aptos" w:hAnsi="Aptos" w:cs="Aptos"/>
            <w:color w:val="000000" w:themeColor="text1"/>
            <w:lang w:val="es-MX"/>
          </w:rPr>
          <w:t>du</w:t>
        </w:r>
      </w:ins>
      <w:r w:rsidRPr="7ECF6885">
        <w:rPr>
          <w:rFonts w:ascii="Aptos" w:eastAsia="Aptos" w:hAnsi="Aptos" w:cs="Aptos"/>
          <w:color w:val="000000" w:themeColor="text1"/>
          <w:lang w:val="es-MX"/>
        </w:rPr>
        <w:t>ação, de graduação, mestrado e doutorado, que a gente tem nas duas instituições.</w:t>
      </w:r>
    </w:p>
    <w:p w14:paraId="3309E98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[22:43 - 22:55] </w:t>
      </w:r>
      <w:r w:rsidRPr="00AC3233">
        <w:rPr>
          <w:rFonts w:ascii="Aptos" w:eastAsia="Aptos" w:hAnsi="Aptos" w:cs="Aptos"/>
          <w:color w:val="000000" w:themeColor="text1"/>
          <w:lang w:val="es-MX"/>
        </w:rPr>
        <w:t>Agora, curiosamente, a Unisul pertence a uma rede, o nome dessa rede é ANIMA</w:t>
      </w:r>
      <w:r w:rsidRPr="00B13961">
        <w:rPr>
          <w:rFonts w:ascii="Aptos" w:eastAsia="Aptos" w:hAnsi="Aptos" w:cs="Aptos"/>
          <w:color w:val="000000" w:themeColor="text1"/>
          <w:highlight w:val="yellow"/>
          <w:lang w:val="es-MX"/>
        </w:rPr>
        <w:t>, Grupo ANIMA.</w:t>
      </w:r>
      <w:r w:rsidRPr="00AC3233">
        <w:rPr>
          <w:rFonts w:ascii="Aptos" w:eastAsia="Aptos" w:hAnsi="Aptos" w:cs="Aptos"/>
          <w:color w:val="000000" w:themeColor="text1"/>
          <w:lang w:val="es-MX"/>
        </w:rPr>
        <w:t xml:space="preserve"> Essa rede trabalha em três estados, então tem algumas iniciativas</w:t>
      </w:r>
    </w:p>
    <w:p w14:paraId="1E503FE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lastRenderedPageBreak/>
        <w:t xml:space="preserve">[22:55 - 23:08] </w:t>
      </w:r>
      <w:r w:rsidRPr="00AC3233">
        <w:rPr>
          <w:rFonts w:ascii="Aptos" w:eastAsia="Aptos" w:hAnsi="Aptos" w:cs="Aptos"/>
          <w:color w:val="000000" w:themeColor="text1"/>
          <w:lang w:val="es-MX"/>
        </w:rPr>
        <w:t>que não são só da Unisul, elas são do grupo. Então, por exemplo, teve agora uma iniciativa de iniciação científica que alunos de outras instituições podiam se inscrever.</w:t>
      </w:r>
    </w:p>
    <w:p w14:paraId="07B03752"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[23:09 - 23:18] </w:t>
      </w:r>
      <w:r w:rsidRPr="00AC3233">
        <w:rPr>
          <w:rFonts w:ascii="Aptos" w:eastAsia="Aptos" w:hAnsi="Aptos" w:cs="Aptos"/>
          <w:color w:val="000000" w:themeColor="text1"/>
          <w:lang w:val="es-MX"/>
        </w:rPr>
        <w:t>Curiosamente, os meus orientando eles são de São Paulo, e são alunos do curso, chamou muita atenção, Relações Internacionais,</w:t>
      </w:r>
    </w:p>
    <w:p w14:paraId="0E46F353"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[23:19 - 23:32</w:t>
      </w:r>
      <w:r w:rsidRPr="00B13961">
        <w:rPr>
          <w:rFonts w:ascii="Aptos" w:eastAsia="Aptos" w:hAnsi="Aptos" w:cs="Aptos"/>
          <w:color w:val="0070C0"/>
          <w:highlight w:val="yellow"/>
          <w:lang w:val="es-MX"/>
        </w:rPr>
        <w:t xml:space="preserve">] </w:t>
      </w:r>
      <w:r w:rsidRPr="00B13961">
        <w:rPr>
          <w:rFonts w:ascii="Aptos" w:eastAsia="Aptos" w:hAnsi="Aptos" w:cs="Aptos"/>
          <w:color w:val="000000" w:themeColor="text1"/>
          <w:highlight w:val="yellow"/>
          <w:lang w:val="es-MX"/>
        </w:rPr>
        <w:t>Administração e Comércio Exterior</w:t>
      </w:r>
      <w:r w:rsidRPr="00AC3233">
        <w:rPr>
          <w:rFonts w:ascii="Aptos" w:eastAsia="Aptos" w:hAnsi="Aptos" w:cs="Aptos"/>
          <w:color w:val="000000" w:themeColor="text1"/>
          <w:lang w:val="es-MX"/>
        </w:rPr>
        <w:t>. Três graduações diferentes, eu achei isso muito interessante. E aqui em Chapecó, mas é porque a maioria dos nossos alunos trabalham,</w:t>
      </w:r>
    </w:p>
    <w:p w14:paraId="52F162E9"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[23:32 - 23:44] </w:t>
      </w:r>
      <w:r w:rsidRPr="00AC3233">
        <w:rPr>
          <w:rFonts w:ascii="Aptos" w:eastAsia="Aptos" w:hAnsi="Aptos" w:cs="Aptos"/>
          <w:color w:val="000000" w:themeColor="text1"/>
          <w:lang w:val="es-MX"/>
        </w:rPr>
        <w:t>já têm emprego, já estão nas empresas, eu não tenho orientando em nível de administração na graduação. A minha orientando em nível de graduação, ela é da área de direito.</w:t>
      </w:r>
    </w:p>
    <w:p w14:paraId="116C617C"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[23:45 - 23:56] </w:t>
      </w:r>
      <w:r w:rsidRPr="00AC3233">
        <w:rPr>
          <w:rFonts w:ascii="Aptos" w:eastAsia="Aptos" w:hAnsi="Aptos" w:cs="Aptos"/>
          <w:color w:val="000000" w:themeColor="text1"/>
          <w:lang w:val="es-MX"/>
        </w:rPr>
        <w:t>Então, era uma aluna que não tinha ainda emprego, ela aceitou a oportunidade de fazer a iniciação científica e aceitou o meu projeto. Então, eu estou trabalhando como aluna de direito.</w:t>
      </w:r>
    </w:p>
    <w:p w14:paraId="05E4878D" w14:textId="77777777" w:rsidR="00AC3233" w:rsidRPr="00AC3233" w:rsidRDefault="00AC3233" w:rsidP="00AC3233">
      <w:pPr>
        <w:rPr>
          <w:rFonts w:ascii="Aptos" w:eastAsia="Aptos" w:hAnsi="Aptos" w:cs="Aptos"/>
          <w:color w:val="000000" w:themeColor="text1"/>
          <w:lang w:val="es-MX"/>
        </w:rPr>
      </w:pPr>
    </w:p>
    <w:p w14:paraId="2B30D3DC" w14:textId="366A510A"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0B3C7C23"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[23:58 - 24:11] </w:t>
      </w:r>
      <w:r w:rsidRPr="00AC3233">
        <w:rPr>
          <w:rFonts w:ascii="Aptos" w:eastAsia="Aptos" w:hAnsi="Aptos" w:cs="Aptos"/>
          <w:color w:val="000000" w:themeColor="text1"/>
          <w:lang w:val="es-MX"/>
        </w:rPr>
        <w:t>Interessante. Doutora, como sujeito de pesquisa, quais que a senhora identifica, tanto na sua vida, quanto nos seus colegas da rede, nos seus orientandos,</w:t>
      </w:r>
    </w:p>
    <w:p w14:paraId="2A72FCB2"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[24:11 - 24:21] </w:t>
      </w:r>
      <w:r w:rsidRPr="00AC3233">
        <w:rPr>
          <w:rFonts w:ascii="Aptos" w:eastAsia="Aptos" w:hAnsi="Aptos" w:cs="Aptos"/>
          <w:color w:val="000000" w:themeColor="text1"/>
          <w:lang w:val="es-MX"/>
        </w:rPr>
        <w:t>que são as principais motivações para se abordar esses temas pertinentes ao florescimento humano? Sejam elas políticas, religiosas, sociais, científicas, como é que a senhora enxerga essa questão?</w:t>
      </w:r>
    </w:p>
    <w:p w14:paraId="1854F210" w14:textId="77777777" w:rsidR="00AC3233" w:rsidRPr="00AC3233" w:rsidRDefault="00AC3233" w:rsidP="00AC3233">
      <w:pPr>
        <w:rPr>
          <w:rFonts w:ascii="Aptos" w:eastAsia="Aptos" w:hAnsi="Aptos" w:cs="Aptos"/>
          <w:color w:val="000000" w:themeColor="text1"/>
          <w:lang w:val="es-MX"/>
        </w:rPr>
      </w:pPr>
    </w:p>
    <w:p w14:paraId="0DD70889" w14:textId="727B7B9D"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0D6F3681"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[24:22 - 24:31] </w:t>
      </w:r>
      <w:r w:rsidRPr="00AC3233">
        <w:rPr>
          <w:rFonts w:ascii="Aptos" w:eastAsia="Aptos" w:hAnsi="Aptos" w:cs="Aptos"/>
          <w:color w:val="000000" w:themeColor="text1"/>
          <w:lang w:val="es-MX"/>
        </w:rPr>
        <w:t>Propósito. Propósito. Eu diria, porque assim, eu acredito que tudo inicia por princípios e valores que as pessoas têm.</w:t>
      </w:r>
    </w:p>
    <w:p w14:paraId="7E8AB851"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[24:32 - 24:45] </w:t>
      </w:r>
      <w:r w:rsidRPr="00AC3233">
        <w:rPr>
          <w:rFonts w:ascii="Aptos" w:eastAsia="Aptos" w:hAnsi="Aptos" w:cs="Aptos"/>
          <w:color w:val="000000" w:themeColor="text1"/>
          <w:lang w:val="es-MX"/>
        </w:rPr>
        <w:t>Uma pessoa que tem propósito, ela vai olhar além de fazer pesquisa pela pesquisa. Ela vai olhar além de fazer projeto para atender edital. Ela quer deixar um legado</w:t>
      </w:r>
    </w:p>
    <w:p w14:paraId="2ACE0A3E"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[24:45 - 24:57] </w:t>
      </w:r>
      <w:r w:rsidRPr="00AC3233">
        <w:rPr>
          <w:rFonts w:ascii="Aptos" w:eastAsia="Aptos" w:hAnsi="Aptos" w:cs="Aptos"/>
          <w:color w:val="000000" w:themeColor="text1"/>
          <w:lang w:val="es-MX"/>
        </w:rPr>
        <w:t>e isso passa por propósito. Eu vou dizer assim, eu já estudei na minha graduação, quando eu fiz a minha graduação, nós estudávamos sistema de gestão ambiental.</w:t>
      </w:r>
    </w:p>
    <w:p w14:paraId="3D6BA818"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lastRenderedPageBreak/>
        <w:t xml:space="preserve">[24:57 - 25:10] </w:t>
      </w:r>
      <w:r w:rsidRPr="00AC3233">
        <w:rPr>
          <w:rFonts w:ascii="Aptos" w:eastAsia="Aptos" w:hAnsi="Aptos" w:cs="Aptos"/>
          <w:color w:val="000000" w:themeColor="text1"/>
          <w:lang w:val="es-MX"/>
        </w:rPr>
        <w:t>Era esse o termo que era usado. E na oportunidade, nós tivemos, um frigorífico grande aqui da nossa região,</w:t>
      </w:r>
    </w:p>
    <w:p w14:paraId="661C63B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[25:10 - 25:22] </w:t>
      </w:r>
      <w:r w:rsidRPr="00AC3233">
        <w:rPr>
          <w:rFonts w:ascii="Aptos" w:eastAsia="Aptos" w:hAnsi="Aptos" w:cs="Aptos"/>
          <w:color w:val="000000" w:themeColor="text1"/>
          <w:lang w:val="es-MX"/>
        </w:rPr>
        <w:t>que implementou a ISO 14001. Então eu fiz pesquisa acompanhando o processo de implementação da ISO 14001. Só que o conceito de sustentabilidade,</w:t>
      </w:r>
    </w:p>
    <w:p w14:paraId="6A29D910"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[25:22 - 25:34] </w:t>
      </w:r>
      <w:r w:rsidRPr="00AC3233">
        <w:rPr>
          <w:rFonts w:ascii="Aptos" w:eastAsia="Aptos" w:hAnsi="Aptos" w:cs="Aptos"/>
          <w:color w:val="000000" w:themeColor="text1"/>
          <w:lang w:val="es-MX"/>
        </w:rPr>
        <w:t>ele sempre volta revestido com um novo nome, uma nova roupagem. Quando eu fiz o ensino fundamental, a gente chamava meio ambiente. Mas antes disso,</w:t>
      </w:r>
    </w:p>
    <w:p w14:paraId="6279317F"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[25:34 - 25:46] </w:t>
      </w:r>
      <w:r w:rsidRPr="00AC3233">
        <w:rPr>
          <w:rFonts w:ascii="Aptos" w:eastAsia="Aptos" w:hAnsi="Aptos" w:cs="Aptos"/>
          <w:color w:val="000000" w:themeColor="text1"/>
          <w:lang w:val="es-MX"/>
        </w:rPr>
        <w:t>se chamava de ecologia. Depois veio o conceito de natureza. Depois veio o conceito de sistema de gestão ambiental. Lá pela década de 2000, a gente começou a falar em sustentabilidade.</w:t>
      </w:r>
    </w:p>
    <w:p w14:paraId="5E6CCA8C"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[25:47 - 25:59] </w:t>
      </w:r>
      <w:r w:rsidRPr="00AC3233">
        <w:rPr>
          <w:rFonts w:ascii="Aptos" w:eastAsia="Aptos" w:hAnsi="Aptos" w:cs="Aptos"/>
          <w:color w:val="000000" w:themeColor="text1"/>
          <w:lang w:val="es-MX"/>
        </w:rPr>
        <w:t>Lá por 2017, a gente começou a falar de economia circular no Brasil. E agora a gente fala em socio-bioeconomia. É o novo conceito que está vindo aí.</w:t>
      </w:r>
    </w:p>
    <w:p w14:paraId="0EA34EE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[26:00 - 26:12] </w:t>
      </w:r>
      <w:r w:rsidRPr="00AC3233">
        <w:rPr>
          <w:rFonts w:ascii="Aptos" w:eastAsia="Aptos" w:hAnsi="Aptos" w:cs="Aptos"/>
          <w:color w:val="000000" w:themeColor="text1"/>
          <w:lang w:val="es-MX"/>
        </w:rPr>
        <w:t>Então o que é isso? Eu entendo que é uma questão de comércio. Nós estamos numa área de business, negócios. Na área de business, esses conceitos, eles se transformam</w:t>
      </w:r>
    </w:p>
    <w:p w14:paraId="2A16B8EE"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[26:12 - 26:23] </w:t>
      </w:r>
      <w:r w:rsidRPr="00AC3233">
        <w:rPr>
          <w:rFonts w:ascii="Aptos" w:eastAsia="Aptos" w:hAnsi="Aptos" w:cs="Aptos"/>
          <w:color w:val="000000" w:themeColor="text1"/>
          <w:lang w:val="es-MX"/>
        </w:rPr>
        <w:t>em produtos vendáveis. Seja um método de consultoria, um método de assessoria, um método de suporte para as organizações implementarem essas práticas.</w:t>
      </w:r>
    </w:p>
    <w:p w14:paraId="44C1411A"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[26:23 - 26:35] </w:t>
      </w:r>
      <w:r w:rsidRPr="00AC3233">
        <w:rPr>
          <w:rFonts w:ascii="Aptos" w:eastAsia="Aptos" w:hAnsi="Aptos" w:cs="Aptos"/>
          <w:color w:val="000000" w:themeColor="text1"/>
          <w:lang w:val="es-MX"/>
        </w:rPr>
        <w:t>Então essa nova roupagem é um novo despertar para as organizações, no sentido assim, para elas se atentarem a esses conceitos que estão aí.</w:t>
      </w:r>
    </w:p>
    <w:p w14:paraId="44EB569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[26:35 - 26:44] </w:t>
      </w:r>
      <w:r w:rsidRPr="00AC3233">
        <w:rPr>
          <w:rFonts w:ascii="Aptos" w:eastAsia="Aptos" w:hAnsi="Aptos" w:cs="Aptos"/>
          <w:color w:val="000000" w:themeColor="text1"/>
          <w:lang w:val="es-MX"/>
        </w:rPr>
        <w:t>Mas na essência, eles partem todos do mesmo pressuposto. Na sua gênese, a gênese deles é similar.</w:t>
      </w:r>
    </w:p>
    <w:p w14:paraId="1365B806" w14:textId="77777777" w:rsidR="00AC3233" w:rsidRPr="00AC3233" w:rsidRDefault="00AC3233" w:rsidP="00AC3233">
      <w:pPr>
        <w:rPr>
          <w:rFonts w:ascii="Aptos" w:eastAsia="Aptos" w:hAnsi="Aptos" w:cs="Aptos"/>
          <w:color w:val="000000" w:themeColor="text1"/>
          <w:lang w:val="es-MX"/>
        </w:rPr>
      </w:pPr>
    </w:p>
    <w:p w14:paraId="40517780" w14:textId="33C404CE"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1062419E"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[26:46 - 26:58] </w:t>
      </w:r>
      <w:r w:rsidRPr="00AC3233">
        <w:rPr>
          <w:rFonts w:ascii="Aptos" w:eastAsia="Aptos" w:hAnsi="Aptos" w:cs="Aptos"/>
          <w:color w:val="000000" w:themeColor="text1"/>
          <w:lang w:val="es-MX"/>
        </w:rPr>
        <w:t>Com certeza. E assim, na sua visão, quais são os recursos necessários para promover essas capacidades de pesquisa entre os sujeitos de pesquisa</w:t>
      </w:r>
    </w:p>
    <w:p w14:paraId="247C1541"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[26:58 - 27:05] </w:t>
      </w:r>
      <w:r w:rsidRPr="00AC3233">
        <w:rPr>
          <w:rFonts w:ascii="Aptos" w:eastAsia="Aptos" w:hAnsi="Aptos" w:cs="Aptos"/>
          <w:color w:val="000000" w:themeColor="text1"/>
          <w:lang w:val="es-MX"/>
        </w:rPr>
        <w:t>para abordar esses temas pertinentes? Na economia circular e o florescimento humano. Tanto no Brasil, quanto na América Latina como um todo.</w:t>
      </w:r>
    </w:p>
    <w:p w14:paraId="474823B2" w14:textId="77777777" w:rsidR="00AC3233" w:rsidRPr="00AC3233" w:rsidRDefault="00AC3233" w:rsidP="00AC3233">
      <w:pPr>
        <w:rPr>
          <w:rFonts w:ascii="Aptos" w:eastAsia="Aptos" w:hAnsi="Aptos" w:cs="Aptos"/>
          <w:color w:val="000000" w:themeColor="text1"/>
          <w:lang w:val="es-MX"/>
        </w:rPr>
      </w:pPr>
    </w:p>
    <w:p w14:paraId="358E4FA3" w14:textId="32FCCCF1"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2F91F03D"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[27:07 - 27:20] </w:t>
      </w:r>
      <w:r w:rsidRPr="00AC3233">
        <w:rPr>
          <w:rFonts w:ascii="Aptos" w:eastAsia="Aptos" w:hAnsi="Aptos" w:cs="Aptos"/>
          <w:color w:val="000000" w:themeColor="text1"/>
          <w:lang w:val="es-MX"/>
        </w:rPr>
        <w:t>Olha, eu acredito que as pessoas têm que despertar para essa possibilidade. Talvez o que mais incentiva é quando tem edital de fomento que financia, porque ninguém faz</w:t>
      </w:r>
    </w:p>
    <w:p w14:paraId="0CBA2DB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lastRenderedPageBreak/>
        <w:t xml:space="preserve">[27:20 - 27:32] </w:t>
      </w:r>
      <w:r w:rsidRPr="00AC3233">
        <w:rPr>
          <w:rFonts w:ascii="Aptos" w:eastAsia="Aptos" w:hAnsi="Aptos" w:cs="Aptos"/>
          <w:color w:val="000000" w:themeColor="text1"/>
          <w:lang w:val="es-MX"/>
        </w:rPr>
        <w:t>pesquisa de graça. De alguma forma você precisa ter um suporte financeiro para você conseguir viabilizar a sua pesquisa. Então aquilo que os editais elegem como temas prioritários</w:t>
      </w:r>
    </w:p>
    <w:p w14:paraId="5D780830"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[27:32 - 27:44] </w:t>
      </w:r>
      <w:r w:rsidRPr="00AC3233">
        <w:rPr>
          <w:rFonts w:ascii="Aptos" w:eastAsia="Aptos" w:hAnsi="Aptos" w:cs="Aptos"/>
          <w:color w:val="000000" w:themeColor="text1"/>
          <w:lang w:val="es-MX"/>
        </w:rPr>
        <w:t>tendem a ser aqueles temas que têm mais potencial de sucesso. Uma segunda coisa que no meu ponto de vista é elementar é você ter a oportunidade de interagir com pesquisadores de outras</w:t>
      </w:r>
    </w:p>
    <w:p w14:paraId="60DF034F"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[27:44 - 27:56] </w:t>
      </w:r>
      <w:r w:rsidRPr="00AC3233">
        <w:rPr>
          <w:rFonts w:ascii="Aptos" w:eastAsia="Aptos" w:hAnsi="Aptos" w:cs="Aptos"/>
          <w:color w:val="000000" w:themeColor="text1"/>
          <w:lang w:val="es-MX"/>
        </w:rPr>
        <w:t>instituições de ensino. Mais uma vez, a tecnologia faz toda a diferença. Hoje você consegue fazer um call conectando pessoas de todos os países</w:t>
      </w:r>
    </w:p>
    <w:p w14:paraId="668EE0C9"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[27:56 - 28:08] </w:t>
      </w:r>
      <w:r w:rsidRPr="00AC3233">
        <w:rPr>
          <w:rFonts w:ascii="Aptos" w:eastAsia="Aptos" w:hAnsi="Aptos" w:cs="Aptos"/>
          <w:color w:val="000000" w:themeColor="text1"/>
          <w:lang w:val="es-MX"/>
        </w:rPr>
        <w:t>da América Latina em tempo real. Então isso é muito positivo. Mas para você conseguir viabilizar isso, você no mínimo tem que ter essa proatividade,</w:t>
      </w:r>
    </w:p>
    <w:p w14:paraId="12527F3A"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[28:08 - 28:20] </w:t>
      </w:r>
      <w:r w:rsidRPr="00AC3233">
        <w:rPr>
          <w:rFonts w:ascii="Aptos" w:eastAsia="Aptos" w:hAnsi="Aptos" w:cs="Aptos"/>
          <w:color w:val="000000" w:themeColor="text1"/>
          <w:lang w:val="es-MX"/>
        </w:rPr>
        <w:t>essa iniciativa de ir lá identificar quem é o sujeito, identificar o contato dele, fazer essa interação. E aí eu vejo que nem sempre</w:t>
      </w:r>
    </w:p>
    <w:p w14:paraId="01E77F62"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[28:20 - 28:30] </w:t>
      </w:r>
      <w:r w:rsidRPr="00AC3233">
        <w:rPr>
          <w:rFonts w:ascii="Aptos" w:eastAsia="Aptos" w:hAnsi="Aptos" w:cs="Aptos"/>
          <w:color w:val="000000" w:themeColor="text1"/>
          <w:lang w:val="es-MX"/>
        </w:rPr>
        <w:t>os nossos pesquisadores eles estão propensos a fazerem tudo isso. Porque de certa forma é um trabalhinho.</w:t>
      </w:r>
    </w:p>
    <w:p w14:paraId="290E85A1"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[28:30 - 28:42] </w:t>
      </w:r>
      <w:r w:rsidRPr="00AC3233">
        <w:rPr>
          <w:rFonts w:ascii="Aptos" w:eastAsia="Aptos" w:hAnsi="Aptos" w:cs="Aptos"/>
          <w:color w:val="000000" w:themeColor="text1"/>
          <w:lang w:val="es-MX"/>
        </w:rPr>
        <w:t>É uma demanda do pesquisador um trabalho adicional. Então, por exemplo, eu tenho colegas que eles preferem</w:t>
      </w:r>
    </w:p>
    <w:p w14:paraId="2D293FB8"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[28:42 - 28:53] </w:t>
      </w:r>
      <w:r w:rsidRPr="00AC3233">
        <w:rPr>
          <w:rFonts w:ascii="Aptos" w:eastAsia="Aptos" w:hAnsi="Aptos" w:cs="Aptos"/>
          <w:color w:val="000000" w:themeColor="text1"/>
          <w:lang w:val="es-MX"/>
        </w:rPr>
        <w:t>trabalhar só localmente. Eles não têm interesse de se conectar fora. Então eles olham muito mais as demandas locais e para eles isso já é uma contribuição suficiente.</w:t>
      </w:r>
    </w:p>
    <w:p w14:paraId="227E323D"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[28:54 - 29:06] </w:t>
      </w:r>
      <w:r w:rsidRPr="00AC3233">
        <w:rPr>
          <w:rFonts w:ascii="Aptos" w:eastAsia="Aptos" w:hAnsi="Aptos" w:cs="Aptos"/>
          <w:color w:val="000000" w:themeColor="text1"/>
          <w:lang w:val="es-MX"/>
        </w:rPr>
        <w:t>Eu já gosto de fazer essas redes, que eu acho legal quando você tem diferentes condições, diferentes perspectivas, diferentes contextos, me parece que enriquece mais.</w:t>
      </w:r>
    </w:p>
    <w:p w14:paraId="5E5A1112"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[29:06 - 29:13] </w:t>
      </w:r>
      <w:r w:rsidRPr="00AC3233">
        <w:rPr>
          <w:rFonts w:ascii="Aptos" w:eastAsia="Aptos" w:hAnsi="Aptos" w:cs="Aptos"/>
          <w:color w:val="000000" w:themeColor="text1"/>
          <w:lang w:val="es-MX"/>
        </w:rPr>
        <w:t>Me parece que você tem um potencial de contribuição mais significativo quando você trabalha nessa perspectiva.</w:t>
      </w:r>
    </w:p>
    <w:p w14:paraId="404DC13F" w14:textId="77777777" w:rsidR="00AC3233" w:rsidRPr="00AC3233" w:rsidRDefault="00AC3233" w:rsidP="00AC3233">
      <w:pPr>
        <w:rPr>
          <w:rFonts w:ascii="Aptos" w:eastAsia="Aptos" w:hAnsi="Aptos" w:cs="Aptos"/>
          <w:color w:val="000000" w:themeColor="text1"/>
          <w:lang w:val="es-MX"/>
        </w:rPr>
      </w:pPr>
    </w:p>
    <w:p w14:paraId="01FB6256" w14:textId="50646CCF"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23F8258E"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[29:14 - 29:27] </w:t>
      </w:r>
      <w:r w:rsidRPr="00AC3233">
        <w:rPr>
          <w:rFonts w:ascii="Aptos" w:eastAsia="Aptos" w:hAnsi="Aptos" w:cs="Aptos"/>
          <w:color w:val="000000" w:themeColor="text1"/>
          <w:lang w:val="es-MX"/>
        </w:rPr>
        <w:t>Faz todo sentido. E quais seriam os principais órgãos de pesquisa nesse tema que a senhora destacaria aqui no Brasil e na América Latina? Sejam associações profissionais, acadêmicas, eu não sei se a rede que a senhora</w:t>
      </w:r>
    </w:p>
    <w:p w14:paraId="01C587CB"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[29:27 - 29:32] </w:t>
      </w:r>
      <w:r w:rsidRPr="00AC3233">
        <w:rPr>
          <w:rFonts w:ascii="Aptos" w:eastAsia="Aptos" w:hAnsi="Aptos" w:cs="Aptos"/>
          <w:color w:val="000000" w:themeColor="text1"/>
          <w:lang w:val="es-MX"/>
        </w:rPr>
        <w:t>mencionou é formalizada, tem um nome, redes, hubs, congressos?</w:t>
      </w:r>
    </w:p>
    <w:p w14:paraId="11F71AA4" w14:textId="77777777" w:rsidR="00AC3233" w:rsidRPr="00AC3233" w:rsidRDefault="00AC3233" w:rsidP="00AC3233">
      <w:pPr>
        <w:rPr>
          <w:rFonts w:ascii="Aptos" w:eastAsia="Aptos" w:hAnsi="Aptos" w:cs="Aptos"/>
          <w:color w:val="000000" w:themeColor="text1"/>
          <w:lang w:val="es-MX"/>
        </w:rPr>
      </w:pPr>
    </w:p>
    <w:p w14:paraId="4FC5B948" w14:textId="20234F71"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lastRenderedPageBreak/>
        <w:t>Simone Sehnem</w:t>
      </w:r>
    </w:p>
    <w:p w14:paraId="6F61D65F"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[29:33 - 29:46] </w:t>
      </w:r>
      <w:r w:rsidRPr="00AC3233">
        <w:rPr>
          <w:rFonts w:ascii="Aptos" w:eastAsia="Aptos" w:hAnsi="Aptos" w:cs="Aptos"/>
          <w:color w:val="000000" w:themeColor="text1"/>
          <w:lang w:val="es-MX"/>
        </w:rPr>
        <w:t>Assim, nós no Brasil nós temos como entidade de fomento CNPq, a Capes, e as fundações de amparo</w:t>
      </w:r>
    </w:p>
    <w:p w14:paraId="1769E4D6"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[29:46 - 29:58] </w:t>
      </w:r>
      <w:r w:rsidRPr="00AC3233">
        <w:rPr>
          <w:rFonts w:ascii="Aptos" w:eastAsia="Aptos" w:hAnsi="Aptos" w:cs="Aptos"/>
          <w:color w:val="000000" w:themeColor="text1"/>
          <w:lang w:val="es-MX"/>
        </w:rPr>
        <w:t xml:space="preserve">à pesquisa que são estaduais. Então no estado </w:t>
      </w:r>
      <w:r w:rsidRPr="00272239">
        <w:rPr>
          <w:rFonts w:ascii="Aptos" w:eastAsia="Aptos" w:hAnsi="Aptos" w:cs="Aptos"/>
          <w:color w:val="000000" w:themeColor="text1"/>
          <w:highlight w:val="yellow"/>
          <w:lang w:val="es-MX"/>
        </w:rPr>
        <w:t>de Santa Catarina ela se chama FAPESC</w:t>
      </w:r>
      <w:r w:rsidRPr="00AC3233">
        <w:rPr>
          <w:rFonts w:ascii="Aptos" w:eastAsia="Aptos" w:hAnsi="Aptos" w:cs="Aptos"/>
          <w:color w:val="000000" w:themeColor="text1"/>
          <w:lang w:val="es-MX"/>
        </w:rPr>
        <w:t xml:space="preserve">. </w:t>
      </w:r>
      <w:r w:rsidRPr="00272239">
        <w:rPr>
          <w:rFonts w:ascii="Aptos" w:eastAsia="Aptos" w:hAnsi="Aptos" w:cs="Aptos"/>
          <w:color w:val="000000" w:themeColor="text1"/>
          <w:highlight w:val="yellow"/>
          <w:lang w:val="es-MX"/>
        </w:rPr>
        <w:t>São Paulo é FAPESP</w:t>
      </w:r>
      <w:r w:rsidRPr="00AC3233">
        <w:rPr>
          <w:rFonts w:ascii="Aptos" w:eastAsia="Aptos" w:hAnsi="Aptos" w:cs="Aptos"/>
          <w:color w:val="000000" w:themeColor="text1"/>
          <w:lang w:val="es-MX"/>
        </w:rPr>
        <w:t>. Então hoje são essas três as principais.</w:t>
      </w:r>
    </w:p>
    <w:p w14:paraId="547CB5FD"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[29:58 - 30:10] </w:t>
      </w:r>
      <w:r w:rsidRPr="00AC3233">
        <w:rPr>
          <w:rFonts w:ascii="Aptos" w:eastAsia="Aptos" w:hAnsi="Aptos" w:cs="Aptos"/>
          <w:color w:val="000000" w:themeColor="text1"/>
          <w:lang w:val="es-MX"/>
        </w:rPr>
        <w:t>Mas, por exemplo, agora tem o edital aberto da Amazônia mais 10, que é a Bridescâncil, que está entrando com o fomento. Então existem algumas iniciativas</w:t>
      </w:r>
    </w:p>
    <w:p w14:paraId="4F5E995B" w14:textId="1A5F2DD3" w:rsidR="00AC3233" w:rsidRPr="00AC3233" w:rsidRDefault="00AC3233" w:rsidP="00AC3233">
      <w:pPr>
        <w:rPr>
          <w:rFonts w:ascii="Aptos" w:eastAsia="Aptos" w:hAnsi="Aptos" w:cs="Aptos"/>
          <w:color w:val="000000" w:themeColor="text1"/>
          <w:lang w:val="es-MX"/>
        </w:rPr>
      </w:pPr>
      <w:r w:rsidRPr="7ECF6885">
        <w:rPr>
          <w:rFonts w:ascii="Aptos" w:eastAsia="Aptos" w:hAnsi="Aptos" w:cs="Aptos"/>
          <w:color w:val="0070C0"/>
          <w:lang w:val="es-MX"/>
        </w:rPr>
        <w:t xml:space="preserve">[30:10 - 30:21] </w:t>
      </w:r>
      <w:r w:rsidRPr="7ECF6885">
        <w:rPr>
          <w:rFonts w:ascii="Aptos" w:eastAsia="Aptos" w:hAnsi="Aptos" w:cs="Aptos"/>
          <w:color w:val="000000" w:themeColor="text1"/>
          <w:lang w:val="es-MX"/>
        </w:rPr>
        <w:t xml:space="preserve">assim, isoladas, onde você tem o </w:t>
      </w:r>
      <w:r w:rsidRPr="7ECF6885">
        <w:rPr>
          <w:rFonts w:ascii="Aptos" w:eastAsia="Aptos" w:hAnsi="Aptos" w:cs="Aptos"/>
          <w:color w:val="000000" w:themeColor="text1"/>
          <w:highlight w:val="yellow"/>
          <w:lang w:val="es-MX"/>
        </w:rPr>
        <w:t>Fundo Newton</w:t>
      </w:r>
      <w:r w:rsidRPr="7ECF6885">
        <w:rPr>
          <w:rFonts w:ascii="Aptos" w:eastAsia="Aptos" w:hAnsi="Aptos" w:cs="Aptos"/>
          <w:color w:val="000000" w:themeColor="text1"/>
          <w:lang w:val="es-MX"/>
        </w:rPr>
        <w:t xml:space="preserve">, você tem </w:t>
      </w:r>
      <w:r w:rsidRPr="7ECF6885">
        <w:rPr>
          <w:rFonts w:ascii="Aptos" w:eastAsia="Aptos" w:hAnsi="Aptos" w:cs="Aptos"/>
          <w:color w:val="000000" w:themeColor="text1"/>
          <w:highlight w:val="yellow"/>
          <w:lang w:val="es-MX"/>
          <w:rPrChange w:id="5" w:author="iara@nossaterrafirme.com" w:date="2024-07-17T06:34:00Z">
            <w:rPr>
              <w:rFonts w:ascii="Aptos" w:eastAsia="Aptos" w:hAnsi="Aptos" w:cs="Aptos"/>
              <w:color w:val="000000" w:themeColor="text1"/>
              <w:lang w:val="es-MX"/>
            </w:rPr>
          </w:rPrChange>
        </w:rPr>
        <w:t>Br</w:t>
      </w:r>
      <w:ins w:id="6" w:author="iara@nossaterrafirme.com" w:date="2024-07-17T06:34:00Z">
        <w:r w:rsidR="444CFAB6" w:rsidRPr="7ECF6885">
          <w:rPr>
            <w:rFonts w:ascii="Aptos" w:eastAsia="Aptos" w:hAnsi="Aptos" w:cs="Aptos"/>
            <w:color w:val="000000" w:themeColor="text1"/>
            <w:highlight w:val="yellow"/>
            <w:lang w:val="es-MX"/>
            <w:rPrChange w:id="7" w:author="iara@nossaterrafirme.com" w:date="2024-07-17T06:34:00Z">
              <w:rPr>
                <w:rFonts w:ascii="Aptos" w:eastAsia="Aptos" w:hAnsi="Aptos" w:cs="Aptos"/>
                <w:color w:val="000000" w:themeColor="text1"/>
                <w:lang w:val="es-MX"/>
              </w:rPr>
            </w:rPrChange>
          </w:rPr>
          <w:t>itish Counci</w:t>
        </w:r>
        <w:r w:rsidR="444CFAB6" w:rsidRPr="7ECF6885">
          <w:rPr>
            <w:rFonts w:ascii="Aptos" w:eastAsia="Aptos" w:hAnsi="Aptos" w:cs="Aptos"/>
            <w:color w:val="000000" w:themeColor="text1"/>
            <w:lang w:val="es-MX"/>
          </w:rPr>
          <w:t>l</w:t>
        </w:r>
      </w:ins>
      <w:del w:id="8" w:author="iara@nossaterrafirme.com" w:date="2024-07-17T06:34:00Z">
        <w:r w:rsidRPr="7ECF6885" w:rsidDel="00AC3233">
          <w:rPr>
            <w:rFonts w:ascii="Aptos" w:eastAsia="Aptos" w:hAnsi="Aptos" w:cs="Aptos"/>
            <w:color w:val="000000" w:themeColor="text1"/>
            <w:lang w:val="es-MX"/>
          </w:rPr>
          <w:delText>idescâncil,</w:delText>
        </w:r>
      </w:del>
      <w:r w:rsidRPr="7ECF6885">
        <w:rPr>
          <w:rFonts w:ascii="Aptos" w:eastAsia="Aptos" w:hAnsi="Aptos" w:cs="Aptos"/>
          <w:color w:val="000000" w:themeColor="text1"/>
          <w:lang w:val="es-MX"/>
        </w:rPr>
        <w:t xml:space="preserve"> você tem aquela entidade de fomento alemã que agora eu não me recordo o nome, tem a </w:t>
      </w:r>
      <w:r w:rsidRPr="7ECF6885">
        <w:rPr>
          <w:rFonts w:ascii="Aptos" w:eastAsia="Aptos" w:hAnsi="Aptos" w:cs="Aptos"/>
          <w:color w:val="000000" w:themeColor="text1"/>
          <w:highlight w:val="yellow"/>
          <w:lang w:val="es-MX"/>
          <w:rPrChange w:id="9" w:author="iara@nossaterrafirme.com" w:date="2024-07-17T06:35:00Z">
            <w:rPr>
              <w:rFonts w:ascii="Aptos" w:eastAsia="Aptos" w:hAnsi="Aptos" w:cs="Aptos"/>
              <w:color w:val="000000" w:themeColor="text1"/>
              <w:lang w:val="es-MX"/>
            </w:rPr>
          </w:rPrChange>
        </w:rPr>
        <w:t>Fulbright</w:t>
      </w:r>
      <w:r w:rsidRPr="7ECF6885">
        <w:rPr>
          <w:rFonts w:ascii="Aptos" w:eastAsia="Aptos" w:hAnsi="Aptos" w:cs="Aptos"/>
          <w:color w:val="000000" w:themeColor="text1"/>
          <w:lang w:val="es-MX"/>
        </w:rPr>
        <w:t>.</w:t>
      </w:r>
    </w:p>
    <w:p w14:paraId="7B2E07DB"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[30:23 - 30:23] </w:t>
      </w:r>
      <w:r w:rsidRPr="00AC3233">
        <w:rPr>
          <w:rFonts w:ascii="Aptos" w:eastAsia="Aptos" w:hAnsi="Aptos" w:cs="Aptos"/>
          <w:color w:val="000000" w:themeColor="text1"/>
          <w:lang w:val="es-MX"/>
        </w:rPr>
        <w:t>Geise?</w:t>
      </w:r>
    </w:p>
    <w:p w14:paraId="2FF0478F" w14:textId="77777777" w:rsidR="00AC3233" w:rsidRPr="000F0332" w:rsidRDefault="00AC3233" w:rsidP="00AC3233">
      <w:pPr>
        <w:rPr>
          <w:rFonts w:ascii="Aptos" w:eastAsia="Aptos" w:hAnsi="Aptos" w:cs="Aptos"/>
          <w:b/>
          <w:bCs/>
          <w:color w:val="000000" w:themeColor="text1"/>
          <w:lang w:val="es-MX"/>
        </w:rPr>
      </w:pPr>
    </w:p>
    <w:p w14:paraId="2FF5FB1D" w14:textId="57228F79"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0AAF49ED"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[30:24 - 30:28] </w:t>
      </w:r>
      <w:r w:rsidRPr="00AC3233">
        <w:rPr>
          <w:rFonts w:ascii="Aptos" w:eastAsia="Aptos" w:hAnsi="Aptos" w:cs="Aptos"/>
          <w:color w:val="000000" w:themeColor="text1"/>
          <w:lang w:val="es-MX"/>
        </w:rPr>
        <w:t>Será que é a Geise? Geise, alemã?</w:t>
      </w:r>
    </w:p>
    <w:p w14:paraId="01B3BA08" w14:textId="77777777" w:rsidR="00AC3233" w:rsidRPr="00AC3233" w:rsidRDefault="00AC3233" w:rsidP="00AC3233">
      <w:pPr>
        <w:rPr>
          <w:rFonts w:ascii="Aptos" w:eastAsia="Aptos" w:hAnsi="Aptos" w:cs="Aptos"/>
          <w:color w:val="000000" w:themeColor="text1"/>
          <w:lang w:val="es-MX"/>
        </w:rPr>
      </w:pPr>
    </w:p>
    <w:p w14:paraId="66F46978" w14:textId="1B1C3546"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497F1303"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[30:28 - 30:40] </w:t>
      </w:r>
      <w:r w:rsidRPr="00AC3233">
        <w:rPr>
          <w:rFonts w:ascii="Aptos" w:eastAsia="Aptos" w:hAnsi="Aptos" w:cs="Aptos"/>
          <w:color w:val="000000" w:themeColor="text1"/>
          <w:lang w:val="es-MX"/>
        </w:rPr>
        <w:t>Não, ela tem um outro nome, depois se eu lembrar eu te mando. Vou lembrar agora, mas depois eu vejo e mando para você. Fica bem tranquila.</w:t>
      </w:r>
    </w:p>
    <w:p w14:paraId="2B093295"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[30:42 - 30:54] </w:t>
      </w:r>
      <w:r w:rsidRPr="00AC3233">
        <w:rPr>
          <w:rFonts w:ascii="Aptos" w:eastAsia="Aptos" w:hAnsi="Aptos" w:cs="Aptos"/>
          <w:color w:val="000000" w:themeColor="text1"/>
          <w:lang w:val="es-MX"/>
        </w:rPr>
        <w:t>E aí, geralmente você se ampara nessas entidades mais tradicionais, que são aquelas que tendem a viabilizar</w:t>
      </w:r>
    </w:p>
    <w:p w14:paraId="1AE6457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[30:54 - 30:57] </w:t>
      </w:r>
      <w:r w:rsidRPr="00AC3233">
        <w:rPr>
          <w:rFonts w:ascii="Aptos" w:eastAsia="Aptos" w:hAnsi="Aptos" w:cs="Aptos"/>
          <w:color w:val="000000" w:themeColor="text1"/>
          <w:lang w:val="es-MX"/>
        </w:rPr>
        <w:t>editais para esse tipo de pesquisa.</w:t>
      </w:r>
    </w:p>
    <w:p w14:paraId="0F0396B6" w14:textId="77777777" w:rsidR="00AC3233" w:rsidRPr="00AC3233" w:rsidRDefault="00AC3233" w:rsidP="00AC3233">
      <w:pPr>
        <w:rPr>
          <w:rFonts w:ascii="Aptos" w:eastAsia="Aptos" w:hAnsi="Aptos" w:cs="Aptos"/>
          <w:color w:val="000000" w:themeColor="text1"/>
          <w:lang w:val="es-MX"/>
        </w:rPr>
      </w:pPr>
    </w:p>
    <w:p w14:paraId="17B98B9A" w14:textId="31380DAF"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442D515C"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[30:58 - 31:02] </w:t>
      </w:r>
      <w:r w:rsidRPr="00AC3233">
        <w:rPr>
          <w:rFonts w:ascii="Aptos" w:eastAsia="Aptos" w:hAnsi="Aptos" w:cs="Aptos"/>
          <w:color w:val="000000" w:themeColor="text1"/>
          <w:lang w:val="es-MX"/>
        </w:rPr>
        <w:t>Sim</w:t>
      </w:r>
      <w:r w:rsidRPr="005655E8">
        <w:rPr>
          <w:rFonts w:ascii="Aptos" w:eastAsia="Aptos" w:hAnsi="Aptos" w:cs="Aptos"/>
          <w:color w:val="000000" w:themeColor="text1"/>
          <w:highlight w:val="yellow"/>
          <w:lang w:val="es-MX"/>
        </w:rPr>
        <w:t>. DAAD</w:t>
      </w:r>
      <w:r w:rsidRPr="00AC3233">
        <w:rPr>
          <w:rFonts w:ascii="Aptos" w:eastAsia="Aptos" w:hAnsi="Aptos" w:cs="Aptos"/>
          <w:color w:val="000000" w:themeColor="text1"/>
          <w:lang w:val="es-MX"/>
        </w:rPr>
        <w:t xml:space="preserve"> é o nome da entidade.</w:t>
      </w:r>
    </w:p>
    <w:p w14:paraId="19971C07" w14:textId="77777777" w:rsidR="00AC3233" w:rsidRPr="00AC3233" w:rsidRDefault="00AC3233" w:rsidP="00AC3233">
      <w:pPr>
        <w:rPr>
          <w:rFonts w:ascii="Aptos" w:eastAsia="Aptos" w:hAnsi="Aptos" w:cs="Aptos"/>
          <w:color w:val="000000" w:themeColor="text1"/>
          <w:lang w:val="es-MX"/>
        </w:rPr>
      </w:pPr>
    </w:p>
    <w:p w14:paraId="551AF7B5" w14:textId="7D7584F1"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069DB951"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[31:03 - 31:07] </w:t>
      </w:r>
      <w:r w:rsidRPr="00AC3233">
        <w:rPr>
          <w:rFonts w:ascii="Aptos" w:eastAsia="Aptos" w:hAnsi="Aptos" w:cs="Aptos"/>
          <w:color w:val="000000" w:themeColor="text1"/>
          <w:lang w:val="es-MX"/>
        </w:rPr>
        <w:t>D-A-A-D. É. É da Alemanha.</w:t>
      </w:r>
    </w:p>
    <w:p w14:paraId="6BDB14BE" w14:textId="77777777" w:rsidR="00AC3233" w:rsidRPr="00AC3233" w:rsidRDefault="00AC3233" w:rsidP="00AC3233">
      <w:pPr>
        <w:rPr>
          <w:rFonts w:ascii="Aptos" w:eastAsia="Aptos" w:hAnsi="Aptos" w:cs="Aptos"/>
          <w:color w:val="000000" w:themeColor="text1"/>
          <w:lang w:val="es-MX"/>
        </w:rPr>
      </w:pPr>
    </w:p>
    <w:p w14:paraId="4EB79F54" w14:textId="7B0A1AB9"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lastRenderedPageBreak/>
        <w:t>Iara Vicente</w:t>
      </w:r>
    </w:p>
    <w:p w14:paraId="75683F5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[31:10 - 31:18] </w:t>
      </w:r>
      <w:r w:rsidRPr="00AC3233">
        <w:rPr>
          <w:rFonts w:ascii="Aptos" w:eastAsia="Aptos" w:hAnsi="Aptos" w:cs="Aptos"/>
          <w:color w:val="000000" w:themeColor="text1"/>
          <w:lang w:val="es-MX"/>
        </w:rPr>
        <w:t>Então ainda é uma coisa super, é pelas principais organizações, não é? Não tem órgãos especializados? Não, não tem.</w:t>
      </w:r>
    </w:p>
    <w:p w14:paraId="3B52E70A" w14:textId="77777777" w:rsidR="00AC3233" w:rsidRPr="00AC3233" w:rsidRDefault="00AC3233" w:rsidP="00AC3233">
      <w:pPr>
        <w:rPr>
          <w:rFonts w:ascii="Aptos" w:eastAsia="Aptos" w:hAnsi="Aptos" w:cs="Aptos"/>
          <w:color w:val="000000" w:themeColor="text1"/>
          <w:lang w:val="es-MX"/>
        </w:rPr>
      </w:pPr>
    </w:p>
    <w:p w14:paraId="76763CFA" w14:textId="0EF39590"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310E3490"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[31:18 - 31:29] </w:t>
      </w:r>
      <w:r w:rsidRPr="00AC3233">
        <w:rPr>
          <w:rFonts w:ascii="Aptos" w:eastAsia="Aptos" w:hAnsi="Aptos" w:cs="Aptos"/>
          <w:color w:val="000000" w:themeColor="text1"/>
          <w:lang w:val="es-MX"/>
        </w:rPr>
        <w:t xml:space="preserve">Nós temos algumas iniciativas no sentido assim, nós temos o </w:t>
      </w:r>
      <w:r w:rsidRPr="00F00F22">
        <w:rPr>
          <w:rFonts w:ascii="Aptos" w:eastAsia="Aptos" w:hAnsi="Aptos" w:cs="Aptos"/>
          <w:color w:val="000000" w:themeColor="text1"/>
          <w:highlight w:val="yellow"/>
          <w:lang w:val="es-MX"/>
        </w:rPr>
        <w:t>Núcleo Brasileiro de Economia Circular</w:t>
      </w:r>
      <w:r w:rsidRPr="00AC3233">
        <w:rPr>
          <w:rFonts w:ascii="Aptos" w:eastAsia="Aptos" w:hAnsi="Aptos" w:cs="Aptos"/>
          <w:color w:val="000000" w:themeColor="text1"/>
          <w:lang w:val="es-MX"/>
        </w:rPr>
        <w:t xml:space="preserve">, nós temos a </w:t>
      </w:r>
      <w:r w:rsidRPr="00F00F22">
        <w:rPr>
          <w:rFonts w:ascii="Aptos" w:eastAsia="Aptos" w:hAnsi="Aptos" w:cs="Aptos"/>
          <w:color w:val="000000" w:themeColor="text1"/>
          <w:highlight w:val="yellow"/>
          <w:lang w:val="es-MX"/>
        </w:rPr>
        <w:t>Rede de Pesquisadores</w:t>
      </w:r>
      <w:r w:rsidRPr="00AC3233">
        <w:rPr>
          <w:rFonts w:ascii="Aptos" w:eastAsia="Aptos" w:hAnsi="Aptos" w:cs="Aptos"/>
          <w:color w:val="000000" w:themeColor="text1"/>
          <w:lang w:val="es-MX"/>
        </w:rPr>
        <w:t>, tem o</w:t>
      </w:r>
    </w:p>
    <w:p w14:paraId="090347F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[31:29 - 31:41] </w:t>
      </w:r>
      <w:r w:rsidRPr="00F00F22">
        <w:rPr>
          <w:rFonts w:ascii="Aptos" w:eastAsia="Aptos" w:hAnsi="Aptos" w:cs="Aptos"/>
          <w:color w:val="000000" w:themeColor="text1"/>
          <w:highlight w:val="yellow"/>
          <w:lang w:val="es-MX"/>
        </w:rPr>
        <w:t>Circle Economy Club</w:t>
      </w:r>
      <w:r w:rsidRPr="00AC3233">
        <w:rPr>
          <w:rFonts w:ascii="Aptos" w:eastAsia="Aptos" w:hAnsi="Aptos" w:cs="Aptos"/>
          <w:color w:val="000000" w:themeColor="text1"/>
          <w:lang w:val="es-MX"/>
        </w:rPr>
        <w:t xml:space="preserve">, que é europeu, a própria </w:t>
      </w:r>
      <w:r w:rsidRPr="00F00F22">
        <w:rPr>
          <w:rFonts w:ascii="Aptos" w:eastAsia="Aptos" w:hAnsi="Aptos" w:cs="Aptos"/>
          <w:color w:val="000000" w:themeColor="text1"/>
          <w:highlight w:val="yellow"/>
          <w:lang w:val="es-MX"/>
        </w:rPr>
        <w:t>Ellen McCartney Foundation</w:t>
      </w:r>
      <w:r w:rsidRPr="00AC3233">
        <w:rPr>
          <w:rFonts w:ascii="Aptos" w:eastAsia="Aptos" w:hAnsi="Aptos" w:cs="Aptos"/>
          <w:color w:val="000000" w:themeColor="text1"/>
          <w:lang w:val="es-MX"/>
        </w:rPr>
        <w:t>, ela faz o movimento, nós temos um escritório da Ellen McCartney no</w:t>
      </w:r>
    </w:p>
    <w:p w14:paraId="5DEC856D"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[31:41 - 31:53] </w:t>
      </w:r>
      <w:r w:rsidRPr="00AC3233">
        <w:rPr>
          <w:rFonts w:ascii="Aptos" w:eastAsia="Aptos" w:hAnsi="Aptos" w:cs="Aptos"/>
          <w:color w:val="000000" w:themeColor="text1"/>
          <w:lang w:val="es-MX"/>
        </w:rPr>
        <w:t>Brasil, são algumas iniciativas. Só que assim, esses movimentos, eles não têm recurso, ou quando tem, não viabiliza para ampla concorrência da</w:t>
      </w:r>
    </w:p>
    <w:p w14:paraId="55C7975D"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[31:53 - 32:06] </w:t>
      </w:r>
      <w:r w:rsidRPr="00AC3233">
        <w:rPr>
          <w:rFonts w:ascii="Aptos" w:eastAsia="Aptos" w:hAnsi="Aptos" w:cs="Aptos"/>
          <w:color w:val="000000" w:themeColor="text1"/>
          <w:lang w:val="es-MX"/>
        </w:rPr>
        <w:t>comunidade científica, projetos específicos elaborados por eles. E aí em termos de disseminação do conceito, nós temos aqui algumas conferências</w:t>
      </w:r>
    </w:p>
    <w:p w14:paraId="6506B2C9"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[32:06 - 32:18] </w:t>
      </w:r>
      <w:r w:rsidRPr="00AC3233">
        <w:rPr>
          <w:rFonts w:ascii="Aptos" w:eastAsia="Aptos" w:hAnsi="Aptos" w:cs="Aptos"/>
          <w:color w:val="000000" w:themeColor="text1"/>
          <w:lang w:val="es-MX"/>
        </w:rPr>
        <w:t xml:space="preserve">acadêmicas, que trabalham muito forte com isso, não é? Nós temos o Enampad, o </w:t>
      </w:r>
      <w:r w:rsidRPr="00096DBB">
        <w:rPr>
          <w:rFonts w:ascii="Aptos" w:eastAsia="Aptos" w:hAnsi="Aptos" w:cs="Aptos"/>
          <w:color w:val="000000" w:themeColor="text1"/>
          <w:highlight w:val="yellow"/>
          <w:lang w:val="es-MX"/>
        </w:rPr>
        <w:t>Encontro Nacional de Pós-Graduação em Administração</w:t>
      </w:r>
      <w:r w:rsidRPr="00AC3233">
        <w:rPr>
          <w:rFonts w:ascii="Aptos" w:eastAsia="Aptos" w:hAnsi="Aptos" w:cs="Aptos"/>
          <w:color w:val="000000" w:themeColor="text1"/>
          <w:lang w:val="es-MX"/>
        </w:rPr>
        <w:t>, dentro desse congresso, nós temos</w:t>
      </w:r>
    </w:p>
    <w:p w14:paraId="4D05A75B"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[32:18 - 32:31] </w:t>
      </w:r>
      <w:r w:rsidRPr="00AC3233">
        <w:rPr>
          <w:rFonts w:ascii="Aptos" w:eastAsia="Aptos" w:hAnsi="Aptos" w:cs="Aptos"/>
          <w:color w:val="000000" w:themeColor="text1"/>
          <w:lang w:val="es-MX"/>
        </w:rPr>
        <w:t xml:space="preserve">a divisão que se chama </w:t>
      </w:r>
      <w:r w:rsidRPr="00E02137">
        <w:rPr>
          <w:rFonts w:ascii="Aptos" w:eastAsia="Aptos" w:hAnsi="Aptos" w:cs="Aptos"/>
          <w:color w:val="000000" w:themeColor="text1"/>
          <w:highlight w:val="yellow"/>
          <w:lang w:val="es-MX"/>
        </w:rPr>
        <w:t>GOAL</w:t>
      </w:r>
      <w:r w:rsidRPr="00AC3233">
        <w:rPr>
          <w:rFonts w:ascii="Aptos" w:eastAsia="Aptos" w:hAnsi="Aptos" w:cs="Aptos"/>
          <w:color w:val="000000" w:themeColor="text1"/>
          <w:lang w:val="es-MX"/>
        </w:rPr>
        <w:t>, não é? Que é a divisão que trabalha com operações e logística internacional. E ali dentro nós temos uma sessão temática específica de economia circular.</w:t>
      </w:r>
    </w:p>
    <w:p w14:paraId="6CF21BD5"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[32:32 - 32:44] </w:t>
      </w:r>
      <w:r w:rsidRPr="00AC3233">
        <w:rPr>
          <w:rFonts w:ascii="Aptos" w:eastAsia="Aptos" w:hAnsi="Aptos" w:cs="Aptos"/>
          <w:color w:val="000000" w:themeColor="text1"/>
          <w:lang w:val="es-MX"/>
        </w:rPr>
        <w:t xml:space="preserve">O </w:t>
      </w:r>
      <w:r w:rsidRPr="00E02137">
        <w:rPr>
          <w:rFonts w:ascii="Aptos" w:eastAsia="Aptos" w:hAnsi="Aptos" w:cs="Aptos"/>
          <w:color w:val="000000" w:themeColor="text1"/>
          <w:highlight w:val="yellow"/>
          <w:lang w:val="es-MX"/>
        </w:rPr>
        <w:t>SEMEAD</w:t>
      </w:r>
      <w:r w:rsidRPr="00AC3233">
        <w:rPr>
          <w:rFonts w:ascii="Aptos" w:eastAsia="Aptos" w:hAnsi="Aptos" w:cs="Aptos"/>
          <w:color w:val="000000" w:themeColor="text1"/>
          <w:lang w:val="es-MX"/>
        </w:rPr>
        <w:t>, que é o segundo maior congresso de administração do Brasil, é organizado pela USP, e tem uma sessão temática específica, que fala de economia circular, que também</w:t>
      </w:r>
    </w:p>
    <w:p w14:paraId="1F22A90D"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[32:44 - 32:55] </w:t>
      </w:r>
      <w:r w:rsidRPr="00AC3233">
        <w:rPr>
          <w:rFonts w:ascii="Aptos" w:eastAsia="Aptos" w:hAnsi="Aptos" w:cs="Aptos"/>
          <w:color w:val="000000" w:themeColor="text1"/>
          <w:lang w:val="es-MX"/>
        </w:rPr>
        <w:t>está dentro da área de operações. O Engema, que é outro congresso, que é o primeiro e mais tradicional congresso de sustentabilidade no Brasil, organizado pela USP, tem uma</w:t>
      </w:r>
    </w:p>
    <w:p w14:paraId="0FBC162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[32:55 - 33:07] </w:t>
      </w:r>
      <w:r w:rsidRPr="00AC3233">
        <w:rPr>
          <w:rFonts w:ascii="Aptos" w:eastAsia="Aptos" w:hAnsi="Aptos" w:cs="Aptos"/>
          <w:color w:val="000000" w:themeColor="text1"/>
          <w:lang w:val="es-MX"/>
        </w:rPr>
        <w:t xml:space="preserve">sessão específica de operações sustentáveis e economia circular. E aí tem o INOVAR, que é um congresso organizado pela </w:t>
      </w:r>
      <w:r w:rsidRPr="00B32457">
        <w:rPr>
          <w:rFonts w:ascii="Aptos" w:eastAsia="Aptos" w:hAnsi="Aptos" w:cs="Aptos"/>
          <w:color w:val="000000" w:themeColor="text1"/>
          <w:highlight w:val="yellow"/>
          <w:lang w:val="es-MX"/>
        </w:rPr>
        <w:t>Universidade Federal de Santa Maria</w:t>
      </w:r>
      <w:r w:rsidRPr="00AC3233">
        <w:rPr>
          <w:rFonts w:ascii="Aptos" w:eastAsia="Aptos" w:hAnsi="Aptos" w:cs="Aptos"/>
          <w:color w:val="000000" w:themeColor="text1"/>
          <w:lang w:val="es-MX"/>
        </w:rPr>
        <w:t>, que também tem divisão que fala sobre</w:t>
      </w:r>
    </w:p>
    <w:p w14:paraId="3DAA2251"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[33:07 - 33:20] </w:t>
      </w:r>
      <w:r w:rsidRPr="00AC3233">
        <w:rPr>
          <w:rFonts w:ascii="Aptos" w:eastAsia="Aptos" w:hAnsi="Aptos" w:cs="Aptos"/>
          <w:color w:val="000000" w:themeColor="text1"/>
          <w:lang w:val="es-MX"/>
        </w:rPr>
        <w:t xml:space="preserve">economia circular, não é? Então são iniciativas, o </w:t>
      </w:r>
      <w:r w:rsidRPr="00B32457">
        <w:rPr>
          <w:rFonts w:ascii="Aptos" w:eastAsia="Aptos" w:hAnsi="Aptos" w:cs="Aptos"/>
          <w:color w:val="000000" w:themeColor="text1"/>
          <w:highlight w:val="yellow"/>
          <w:lang w:val="es-MX"/>
        </w:rPr>
        <w:t>SIMPOI</w:t>
      </w:r>
      <w:r w:rsidRPr="00AC3233">
        <w:rPr>
          <w:rFonts w:ascii="Aptos" w:eastAsia="Aptos" w:hAnsi="Aptos" w:cs="Aptos"/>
          <w:color w:val="000000" w:themeColor="text1"/>
          <w:lang w:val="es-MX"/>
        </w:rPr>
        <w:t xml:space="preserve">, que é da área de produção, operações e logística internacional, ele virou evento divisional da </w:t>
      </w:r>
      <w:r w:rsidRPr="00B32457">
        <w:rPr>
          <w:rFonts w:ascii="Aptos" w:eastAsia="Aptos" w:hAnsi="Aptos" w:cs="Aptos"/>
          <w:color w:val="000000" w:themeColor="text1"/>
          <w:highlight w:val="yellow"/>
          <w:lang w:val="es-MX"/>
        </w:rPr>
        <w:t>AMPAD,</w:t>
      </w:r>
      <w:r w:rsidRPr="00AC3233">
        <w:rPr>
          <w:rFonts w:ascii="Aptos" w:eastAsia="Aptos" w:hAnsi="Aptos" w:cs="Aptos"/>
          <w:color w:val="000000" w:themeColor="text1"/>
          <w:lang w:val="es-MX"/>
        </w:rPr>
        <w:t xml:space="preserve"> da</w:t>
      </w:r>
    </w:p>
    <w:p w14:paraId="42F362F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lastRenderedPageBreak/>
        <w:t xml:space="preserve">[33:20 - 33:32] </w:t>
      </w:r>
      <w:r w:rsidRPr="00B32457">
        <w:rPr>
          <w:rFonts w:ascii="Aptos" w:eastAsia="Aptos" w:hAnsi="Aptos" w:cs="Aptos"/>
          <w:color w:val="000000" w:themeColor="text1"/>
          <w:highlight w:val="yellow"/>
          <w:lang w:val="es-MX"/>
        </w:rPr>
        <w:t>Associação Nacional de Pós-Graduação em Administração</w:t>
      </w:r>
      <w:r w:rsidRPr="00AC3233">
        <w:rPr>
          <w:rFonts w:ascii="Aptos" w:eastAsia="Aptos" w:hAnsi="Aptos" w:cs="Aptos"/>
          <w:color w:val="000000" w:themeColor="text1"/>
          <w:lang w:val="es-MX"/>
        </w:rPr>
        <w:t>, também tem sessão temática específica de economia circular. Então, assim, a comunidade científica, ela está muito bem servida de oportunidades,</w:t>
      </w:r>
    </w:p>
    <w:p w14:paraId="0E28093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[33:32 - 33:43] </w:t>
      </w:r>
      <w:r w:rsidRPr="00AC3233">
        <w:rPr>
          <w:rFonts w:ascii="Aptos" w:eastAsia="Aptos" w:hAnsi="Aptos" w:cs="Aptos"/>
          <w:color w:val="000000" w:themeColor="text1"/>
          <w:lang w:val="es-MX"/>
        </w:rPr>
        <w:t>para disseminar o conceito e para socializar as pesquisas que são realizadas no tema. E aí tem alguns outros movimentos, que é os PRACTITIONERS,</w:t>
      </w:r>
    </w:p>
    <w:p w14:paraId="30F5CC36"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[33:43 - 33:55] </w:t>
      </w:r>
      <w:r w:rsidRPr="00AC3233">
        <w:rPr>
          <w:rFonts w:ascii="Aptos" w:eastAsia="Aptos" w:hAnsi="Aptos" w:cs="Aptos"/>
          <w:color w:val="000000" w:themeColor="text1"/>
          <w:lang w:val="es-MX"/>
        </w:rPr>
        <w:t>aqueles que estão mais focados no dia a dia das empresas, que seria a área mais técnica muitas vezes. Também tem movimentos, eu tenho</w:t>
      </w:r>
    </w:p>
    <w:p w14:paraId="60A7EF8F"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[33:55 - 34:07] </w:t>
      </w:r>
      <w:r w:rsidRPr="00AC3233">
        <w:rPr>
          <w:rFonts w:ascii="Aptos" w:eastAsia="Aptos" w:hAnsi="Aptos" w:cs="Aptos"/>
          <w:color w:val="000000" w:themeColor="text1"/>
          <w:lang w:val="es-MX"/>
        </w:rPr>
        <w:t>algumas redes de WhatsApp que eu participo que é específico desse perfil de profissional, para também fazer palestras, compartilham resultados de pesquisa,</w:t>
      </w:r>
    </w:p>
    <w:p w14:paraId="259E26C7" w14:textId="77777777" w:rsidR="00AC3233" w:rsidRPr="00AC3233" w:rsidRDefault="00AC3233" w:rsidP="00AC3233">
      <w:pPr>
        <w:rPr>
          <w:rFonts w:ascii="Aptos" w:eastAsia="Aptos" w:hAnsi="Aptos" w:cs="Aptos"/>
          <w:color w:val="000000" w:themeColor="text1"/>
          <w:lang w:val="es-MX"/>
        </w:rPr>
      </w:pPr>
      <w:r w:rsidRPr="7ECF6885">
        <w:rPr>
          <w:rFonts w:ascii="Aptos" w:eastAsia="Aptos" w:hAnsi="Aptos" w:cs="Aptos"/>
          <w:color w:val="0070C0"/>
          <w:lang w:val="es-MX"/>
        </w:rPr>
        <w:t xml:space="preserve">[34:08 - 34:20] </w:t>
      </w:r>
      <w:r w:rsidRPr="7ECF6885">
        <w:rPr>
          <w:rFonts w:ascii="Aptos" w:eastAsia="Aptos" w:hAnsi="Aptos" w:cs="Aptos"/>
          <w:color w:val="000000" w:themeColor="text1"/>
          <w:lang w:val="es-MX"/>
        </w:rPr>
        <w:t xml:space="preserve">fazem esse tipo de interação que é bem bacana. E nós temos um projeto bem grande, ele se chama </w:t>
      </w:r>
      <w:r w:rsidRPr="7ECF6885">
        <w:rPr>
          <w:rFonts w:ascii="Aptos" w:eastAsia="Aptos" w:hAnsi="Aptos" w:cs="Aptos"/>
          <w:color w:val="000000" w:themeColor="text1"/>
          <w:highlight w:val="yellow"/>
          <w:lang w:val="es-MX"/>
        </w:rPr>
        <w:t>CCD Circular</w:t>
      </w:r>
      <w:r w:rsidRPr="7ECF6885">
        <w:rPr>
          <w:rFonts w:ascii="Aptos" w:eastAsia="Aptos" w:hAnsi="Aptos" w:cs="Aptos"/>
          <w:color w:val="000000" w:themeColor="text1"/>
          <w:lang w:val="es-MX"/>
        </w:rPr>
        <w:t xml:space="preserve">, até tem site sobre ele. Ele é organizado pela </w:t>
      </w:r>
      <w:r w:rsidRPr="7ECF6885">
        <w:rPr>
          <w:rFonts w:ascii="Aptos" w:eastAsia="Aptos" w:hAnsi="Aptos" w:cs="Aptos"/>
          <w:color w:val="000000" w:themeColor="text1"/>
          <w:highlight w:val="yellow"/>
          <w:lang w:val="es-MX"/>
          <w:rPrChange w:id="10" w:author="iara@nossaterrafirme.com" w:date="2024-07-17T06:35:00Z">
            <w:rPr>
              <w:rFonts w:ascii="Aptos" w:eastAsia="Aptos" w:hAnsi="Aptos" w:cs="Aptos"/>
              <w:color w:val="000000" w:themeColor="text1"/>
              <w:lang w:val="es-MX"/>
            </w:rPr>
          </w:rPrChange>
        </w:rPr>
        <w:t>Fundação</w:t>
      </w:r>
    </w:p>
    <w:p w14:paraId="3F42745D"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[34:20 - 34:31] </w:t>
      </w:r>
      <w:r w:rsidRPr="00B32457">
        <w:rPr>
          <w:rFonts w:ascii="Aptos" w:eastAsia="Aptos" w:hAnsi="Aptos" w:cs="Aptos"/>
          <w:color w:val="000000" w:themeColor="text1"/>
          <w:highlight w:val="yellow"/>
          <w:lang w:val="es-MX"/>
        </w:rPr>
        <w:t>Getúlio Vargas</w:t>
      </w:r>
      <w:r w:rsidRPr="00AC3233">
        <w:rPr>
          <w:rFonts w:ascii="Aptos" w:eastAsia="Aptos" w:hAnsi="Aptos" w:cs="Aptos"/>
          <w:color w:val="000000" w:themeColor="text1"/>
          <w:lang w:val="es-MX"/>
        </w:rPr>
        <w:t xml:space="preserve">, e ele é organizado em um grupo de plataformas. Eu trabalho na plataforma, eu sou líder da plataforma 5, que </w:t>
      </w:r>
      <w:r w:rsidRPr="00B32457">
        <w:rPr>
          <w:rFonts w:ascii="Aptos" w:eastAsia="Aptos" w:hAnsi="Aptos" w:cs="Aptos"/>
          <w:color w:val="000000" w:themeColor="text1"/>
          <w:highlight w:val="yellow"/>
          <w:lang w:val="es-MX"/>
        </w:rPr>
        <w:t>é Educação para Economia Circular.</w:t>
      </w:r>
    </w:p>
    <w:p w14:paraId="7376E5FB"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[34:32 - 34:43] </w:t>
      </w:r>
      <w:r w:rsidRPr="00AC3233">
        <w:rPr>
          <w:rFonts w:ascii="Aptos" w:eastAsia="Aptos" w:hAnsi="Aptos" w:cs="Aptos"/>
          <w:color w:val="000000" w:themeColor="text1"/>
          <w:lang w:val="es-MX"/>
        </w:rPr>
        <w:t>E aí o que a gente está fazendo? A gente está mapeando recursos tecnológicos para o ensino da sustentabilidade da economia circular. E a intenção é a gente fazer</w:t>
      </w:r>
    </w:p>
    <w:p w14:paraId="3361B1FD"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[34:43 - 34:56] </w:t>
      </w:r>
      <w:r w:rsidRPr="00AC3233">
        <w:rPr>
          <w:rFonts w:ascii="Aptos" w:eastAsia="Aptos" w:hAnsi="Aptos" w:cs="Aptos"/>
          <w:color w:val="000000" w:themeColor="text1"/>
          <w:lang w:val="es-MX"/>
        </w:rPr>
        <w:t>validação desses materiais em escolas públicas, e no final vai ter um site onde todas essas ferramentas e tutoriais para o uso delas, vão estar</w:t>
      </w:r>
    </w:p>
    <w:p w14:paraId="45F60EA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[34:56 - 35:08] </w:t>
      </w:r>
      <w:r w:rsidRPr="00AC3233">
        <w:rPr>
          <w:rFonts w:ascii="Aptos" w:eastAsia="Aptos" w:hAnsi="Aptos" w:cs="Aptos"/>
          <w:color w:val="000000" w:themeColor="text1"/>
          <w:lang w:val="es-MX"/>
        </w:rPr>
        <w:t>disponíveis para todos os professores da área pública do Brasil. Então é uma forma de você contribuir com a educação, trazendo elementos significativos</w:t>
      </w:r>
    </w:p>
    <w:p w14:paraId="0B9CEB0C"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[35:08 - 35:13] </w:t>
      </w:r>
      <w:r w:rsidRPr="00AC3233">
        <w:rPr>
          <w:rFonts w:ascii="Aptos" w:eastAsia="Aptos" w:hAnsi="Aptos" w:cs="Aptos"/>
          <w:color w:val="000000" w:themeColor="text1"/>
          <w:lang w:val="es-MX"/>
        </w:rPr>
        <w:t>para fazer a diferença, impactar de fato na formação das crianças.</w:t>
      </w:r>
    </w:p>
    <w:p w14:paraId="1DF1DEB0" w14:textId="77777777" w:rsidR="00AC3233" w:rsidRPr="00AC3233" w:rsidRDefault="00AC3233" w:rsidP="00AC3233">
      <w:pPr>
        <w:rPr>
          <w:rFonts w:ascii="Aptos" w:eastAsia="Aptos" w:hAnsi="Aptos" w:cs="Aptos"/>
          <w:color w:val="000000" w:themeColor="text1"/>
          <w:lang w:val="es-MX"/>
        </w:rPr>
      </w:pPr>
    </w:p>
    <w:p w14:paraId="62F8C9AC" w14:textId="02CEB47D"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7D5DAD1D"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[35:14 - 35:21] </w:t>
      </w:r>
      <w:r w:rsidRPr="00AC3233">
        <w:rPr>
          <w:rFonts w:ascii="Aptos" w:eastAsia="Aptos" w:hAnsi="Aptos" w:cs="Aptos"/>
          <w:color w:val="000000" w:themeColor="text1"/>
          <w:lang w:val="es-MX"/>
        </w:rPr>
        <w:t>Sim, sensacional. Tem um timeline para esse projeto chegar nesse ponto da divulgação já?</w:t>
      </w:r>
    </w:p>
    <w:p w14:paraId="0DC72561" w14:textId="77777777" w:rsidR="00AC3233" w:rsidRPr="00AC3233" w:rsidRDefault="00AC3233" w:rsidP="00AC3233">
      <w:pPr>
        <w:rPr>
          <w:rFonts w:ascii="Aptos" w:eastAsia="Aptos" w:hAnsi="Aptos" w:cs="Aptos"/>
          <w:color w:val="000000" w:themeColor="text1"/>
          <w:lang w:val="es-MX"/>
        </w:rPr>
      </w:pPr>
    </w:p>
    <w:p w14:paraId="2BF1A6D2" w14:textId="4C0AAC4D"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7099A30C"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lastRenderedPageBreak/>
        <w:t xml:space="preserve">[35:22 - 35:34] </w:t>
      </w:r>
      <w:r w:rsidRPr="00AC3233">
        <w:rPr>
          <w:rFonts w:ascii="Aptos" w:eastAsia="Aptos" w:hAnsi="Aptos" w:cs="Aptos"/>
          <w:color w:val="000000" w:themeColor="text1"/>
          <w:lang w:val="es-MX"/>
        </w:rPr>
        <w:t>Olha, ele é um projeto de cinco anos. Nós estamos agora, em maio nós fechamos o primeiro ano de trabalho. A gente já fechou assim, já temos noventa e nove ferramentas</w:t>
      </w:r>
    </w:p>
    <w:p w14:paraId="5110FE9E"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[35:34 - 35:46] </w:t>
      </w:r>
      <w:r w:rsidRPr="00AC3233">
        <w:rPr>
          <w:rFonts w:ascii="Aptos" w:eastAsia="Aptos" w:hAnsi="Aptos" w:cs="Aptos"/>
          <w:color w:val="000000" w:themeColor="text1"/>
          <w:lang w:val="es-MX"/>
        </w:rPr>
        <w:t>mapeadas, então agora no segundo semestre nós vamos começar o processo de validação nas escolas, e a partir dali nós vamos ir para a terceira</w:t>
      </w:r>
    </w:p>
    <w:p w14:paraId="1404C599"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[35:46 - 35:58] </w:t>
      </w:r>
      <w:r w:rsidRPr="00AC3233">
        <w:rPr>
          <w:rFonts w:ascii="Aptos" w:eastAsia="Aptos" w:hAnsi="Aptos" w:cs="Aptos"/>
          <w:color w:val="000000" w:themeColor="text1"/>
          <w:lang w:val="es-MX"/>
        </w:rPr>
        <w:t>etapa que é a consolidação num site, mas a gente vai fazer uma ampla divulgação depois, porque nós entendemos que isto é impacto na pesquisa. Você dá a oportunidade</w:t>
      </w:r>
    </w:p>
    <w:p w14:paraId="161D3C0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[35:58 - 36:09] </w:t>
      </w:r>
      <w:r w:rsidRPr="00AC3233">
        <w:rPr>
          <w:rFonts w:ascii="Aptos" w:eastAsia="Aptos" w:hAnsi="Aptos" w:cs="Aptos"/>
          <w:color w:val="000000" w:themeColor="text1"/>
          <w:lang w:val="es-MX"/>
        </w:rPr>
        <w:t>para as pessoas conhecerem recursos didáticos digitais, e aprenderem a usar. Porque nós até criamos um formulário assim, quanto tempo leva para aplicar ferramenta,</w:t>
      </w:r>
    </w:p>
    <w:p w14:paraId="7A9489EB"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[36:09 - 36:21] </w:t>
      </w:r>
      <w:r w:rsidRPr="00AC3233">
        <w:rPr>
          <w:rFonts w:ascii="Aptos" w:eastAsia="Aptos" w:hAnsi="Aptos" w:cs="Aptos"/>
          <w:color w:val="000000" w:themeColor="text1"/>
          <w:lang w:val="es-MX"/>
        </w:rPr>
        <w:t>qual é o nível de conhecimento que o aluno tem que ter, qual a série mais adequada, que tipo de conteúdos podem ser ensinados usando essa ferramenta. Então ele é bem instrumental,</w:t>
      </w:r>
    </w:p>
    <w:p w14:paraId="2F7BF11C"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[36:21 - 36:33] </w:t>
      </w:r>
      <w:r w:rsidRPr="00AC3233">
        <w:rPr>
          <w:rFonts w:ascii="Aptos" w:eastAsia="Aptos" w:hAnsi="Aptos" w:cs="Aptos"/>
          <w:color w:val="000000" w:themeColor="text1"/>
          <w:lang w:val="es-MX"/>
        </w:rPr>
        <w:t>e o sentido assim, porque o recurso digital é algo muito legal quando a pessoa sabe usar. Tem pessoas que tem receio de usar porque acham que é difícil, é complicado. Então a gente vai fazer um</w:t>
      </w:r>
    </w:p>
    <w:p w14:paraId="40DD9903"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[36:33 - 36:45] </w:t>
      </w:r>
      <w:r w:rsidRPr="00AC3233">
        <w:rPr>
          <w:rFonts w:ascii="Aptos" w:eastAsia="Aptos" w:hAnsi="Aptos" w:cs="Aptos"/>
          <w:color w:val="000000" w:themeColor="text1"/>
          <w:lang w:val="es-MX"/>
        </w:rPr>
        <w:t>modelo de tutorial super aplicado, assim, daquela pessoa assim ó, clica aqui, aperta ali, faz aqui, para ficar muito fácil a operacionalização.</w:t>
      </w:r>
    </w:p>
    <w:p w14:paraId="1043D9C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[36:46 - 36:58] </w:t>
      </w:r>
      <w:r w:rsidRPr="00AC3233">
        <w:rPr>
          <w:rFonts w:ascii="Aptos" w:eastAsia="Aptos" w:hAnsi="Aptos" w:cs="Aptos"/>
          <w:color w:val="000000" w:themeColor="text1"/>
          <w:lang w:val="es-MX"/>
        </w:rPr>
        <w:t>Então essa é uma pesquisa que eu estou apostando muito, porque eu entendo que tudo começa pela educação e passa pela educação. Então esse é um desafio</w:t>
      </w:r>
    </w:p>
    <w:p w14:paraId="1605E73B"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[36:58 - 37:10] </w:t>
      </w:r>
      <w:r w:rsidRPr="00AC3233">
        <w:rPr>
          <w:rFonts w:ascii="Aptos" w:eastAsia="Aptos" w:hAnsi="Aptos" w:cs="Aptos"/>
          <w:color w:val="000000" w:themeColor="text1"/>
          <w:lang w:val="es-MX"/>
        </w:rPr>
        <w:t>que nós como pesquisadores nós também precisamos reconhecer e contribuir de alguma forma, né, que a gente consiga transformar o nosso país pela educação e dando oportunidade</w:t>
      </w:r>
    </w:p>
    <w:p w14:paraId="7B8490A8"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[37:10 - 37:14] </w:t>
      </w:r>
      <w:r w:rsidRPr="00AC3233">
        <w:rPr>
          <w:rFonts w:ascii="Aptos" w:eastAsia="Aptos" w:hAnsi="Aptos" w:cs="Aptos"/>
          <w:color w:val="000000" w:themeColor="text1"/>
          <w:lang w:val="es-MX"/>
        </w:rPr>
        <w:t>para as crianças acessarem um conhecimento diferenciado.</w:t>
      </w:r>
    </w:p>
    <w:p w14:paraId="27AE6F26" w14:textId="77777777" w:rsidR="00AC3233" w:rsidRPr="00AC3233" w:rsidRDefault="00AC3233" w:rsidP="00AC3233">
      <w:pPr>
        <w:rPr>
          <w:rFonts w:ascii="Aptos" w:eastAsia="Aptos" w:hAnsi="Aptos" w:cs="Aptos"/>
          <w:color w:val="000000" w:themeColor="text1"/>
          <w:lang w:val="es-MX"/>
        </w:rPr>
      </w:pPr>
    </w:p>
    <w:p w14:paraId="69EAD0DB" w14:textId="3D73053D"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705B4968"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[37:16 - 37:28] </w:t>
      </w:r>
      <w:r w:rsidRPr="00AC3233">
        <w:rPr>
          <w:rFonts w:ascii="Aptos" w:eastAsia="Aptos" w:hAnsi="Aptos" w:cs="Aptos"/>
          <w:color w:val="000000" w:themeColor="text1"/>
          <w:lang w:val="es-MX"/>
        </w:rPr>
        <w:t>Maravilha. A senhora já tocou em alguns pontos do meu próximo, da minha próxima pergunta, mas teria algum outro meio, assim, básico</w:t>
      </w:r>
    </w:p>
    <w:p w14:paraId="791C118A"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lastRenderedPageBreak/>
        <w:t xml:space="preserve">[37:28 - 37:40] </w:t>
      </w:r>
      <w:r w:rsidRPr="00AC3233">
        <w:rPr>
          <w:rFonts w:ascii="Aptos" w:eastAsia="Aptos" w:hAnsi="Aptos" w:cs="Aptos"/>
          <w:color w:val="000000" w:themeColor="text1"/>
          <w:lang w:val="es-MX"/>
        </w:rPr>
        <w:t>de divulgação de resultados que a senhora gostaria de mencionar, pensando que a senhora mencionou cúpulas, conferências, seminários, mas existem também revistas, blogs, websites especializados que a senhora gostaria de mencionar?</w:t>
      </w:r>
    </w:p>
    <w:p w14:paraId="44D9D797" w14:textId="77777777" w:rsidR="00AC3233" w:rsidRPr="00AC3233" w:rsidRDefault="00AC3233" w:rsidP="00AC3233">
      <w:pPr>
        <w:rPr>
          <w:rFonts w:ascii="Aptos" w:eastAsia="Aptos" w:hAnsi="Aptos" w:cs="Aptos"/>
          <w:color w:val="000000" w:themeColor="text1"/>
          <w:lang w:val="es-MX"/>
        </w:rPr>
      </w:pPr>
    </w:p>
    <w:p w14:paraId="74308A74" w14:textId="07E23573"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053C72BD"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[37:40 - 37:53] </w:t>
      </w:r>
      <w:r w:rsidRPr="00AC3233">
        <w:rPr>
          <w:rFonts w:ascii="Aptos" w:eastAsia="Aptos" w:hAnsi="Aptos" w:cs="Aptos"/>
          <w:color w:val="000000" w:themeColor="text1"/>
          <w:lang w:val="es-MX"/>
        </w:rPr>
        <w:t>Ah, claro que eu vou mencionar, eu tenho uma startup que ela está começando, é. Eu vou colocar o link aqui, né, a gente está num caminho de implementação,</w:t>
      </w:r>
    </w:p>
    <w:p w14:paraId="7B0A740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[37:53 - 38:05] </w:t>
      </w:r>
      <w:r w:rsidRPr="00AC3233">
        <w:rPr>
          <w:rFonts w:ascii="Aptos" w:eastAsia="Aptos" w:hAnsi="Aptos" w:cs="Aptos"/>
          <w:color w:val="000000" w:themeColor="text1"/>
          <w:lang w:val="es-MX"/>
        </w:rPr>
        <w:t>mas já estamos assim, com algumas coisas no ar, né. Estávamos com um problema com o PagSeguro, mas agora a gente já,</w:t>
      </w:r>
    </w:p>
    <w:p w14:paraId="5B1239A9"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[38:05 - 38:18] </w:t>
      </w:r>
      <w:r w:rsidRPr="00AC3233">
        <w:rPr>
          <w:rFonts w:ascii="Aptos" w:eastAsia="Aptos" w:hAnsi="Aptos" w:cs="Aptos"/>
          <w:color w:val="000000" w:themeColor="text1"/>
          <w:lang w:val="es-MX"/>
        </w:rPr>
        <w:t>essa semana, conseguiu resolver e a nossa intenção é capacitações, né, cursos de economia circular. Até convido vocês a seguirem</w:t>
      </w:r>
    </w:p>
    <w:p w14:paraId="653AF1D1"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[38:18 - 38:31] </w:t>
      </w:r>
      <w:r w:rsidRPr="00AC3233">
        <w:rPr>
          <w:rFonts w:ascii="Aptos" w:eastAsia="Aptos" w:hAnsi="Aptos" w:cs="Aptos"/>
          <w:color w:val="000000" w:themeColor="text1"/>
          <w:lang w:val="es-MX"/>
        </w:rPr>
        <w:t>as nossas redes sociais, o nosso Instagram está muito lindo e conhecerem o que nós estamos preparando. Ainda está no estágio bem inicial, mas em breve vamos fortalecer o nosso site.</w:t>
      </w:r>
    </w:p>
    <w:p w14:paraId="215BCE92" w14:textId="77777777" w:rsidR="00AC3233" w:rsidRPr="00AC3233" w:rsidRDefault="00AC3233" w:rsidP="00AC3233">
      <w:pPr>
        <w:rPr>
          <w:rFonts w:ascii="Aptos" w:eastAsia="Aptos" w:hAnsi="Aptos" w:cs="Aptos"/>
          <w:color w:val="000000" w:themeColor="text1"/>
          <w:lang w:val="es-MX"/>
        </w:rPr>
      </w:pPr>
    </w:p>
    <w:p w14:paraId="5A10833D" w14:textId="1C255482"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4687B0F3"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[38:33 - 38:44] </w:t>
      </w:r>
      <w:r w:rsidRPr="00AC3233">
        <w:rPr>
          <w:rFonts w:ascii="Aptos" w:eastAsia="Aptos" w:hAnsi="Aptos" w:cs="Aptos"/>
          <w:color w:val="000000" w:themeColor="text1"/>
          <w:lang w:val="es-MX"/>
        </w:rPr>
        <w:t>Parabéns, professora, também estou nessa startup, depois eu conto para a senhora, que fiquei com tanto medo, é muito assunto, né, pulei minha apresentação, mas no final me apreciei. Que maravilha.</w:t>
      </w:r>
    </w:p>
    <w:p w14:paraId="5E9C226F"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[38:44 - 38:57] </w:t>
      </w:r>
      <w:r w:rsidRPr="00AC3233">
        <w:rPr>
          <w:rFonts w:ascii="Aptos" w:eastAsia="Aptos" w:hAnsi="Aptos" w:cs="Aptos"/>
          <w:color w:val="000000" w:themeColor="text1"/>
          <w:lang w:val="es-MX"/>
        </w:rPr>
        <w:t>E teria, assim, em termos de publicação científica ou mesmo de blogs, contas no Instagram, outros mecanismos que a senhora acha que vale a pena</w:t>
      </w:r>
    </w:p>
    <w:p w14:paraId="26E1D318"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[38:57 - 39:02] </w:t>
      </w:r>
      <w:r w:rsidRPr="00AC3233">
        <w:rPr>
          <w:rFonts w:ascii="Aptos" w:eastAsia="Aptos" w:hAnsi="Aptos" w:cs="Aptos"/>
          <w:color w:val="000000" w:themeColor="text1"/>
          <w:lang w:val="es-MX"/>
        </w:rPr>
        <w:t>estar no nosso radar para acompanhar como esse tema se desenvolve aqui no Brasil e na América Latina?</w:t>
      </w:r>
    </w:p>
    <w:p w14:paraId="406C003B" w14:textId="77777777" w:rsidR="00AC3233" w:rsidRPr="00AC3233" w:rsidRDefault="00AC3233" w:rsidP="00AC3233">
      <w:pPr>
        <w:rPr>
          <w:rFonts w:ascii="Aptos" w:eastAsia="Aptos" w:hAnsi="Aptos" w:cs="Aptos"/>
          <w:color w:val="000000" w:themeColor="text1"/>
          <w:lang w:val="es-MX"/>
        </w:rPr>
      </w:pPr>
    </w:p>
    <w:p w14:paraId="0A51C056" w14:textId="24B10DD4"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7D4C621B"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[39:03 - 39:13] </w:t>
      </w:r>
      <w:r w:rsidRPr="00AC3233">
        <w:rPr>
          <w:rFonts w:ascii="Aptos" w:eastAsia="Aptos" w:hAnsi="Aptos" w:cs="Aptos"/>
          <w:color w:val="000000" w:themeColor="text1"/>
          <w:lang w:val="es-MX"/>
        </w:rPr>
        <w:t xml:space="preserve">Talvez assim, o movimento que eu gosto muito, tem pesquisadores, tem pessoas do mercado, é o </w:t>
      </w:r>
      <w:r w:rsidRPr="00F175E8">
        <w:rPr>
          <w:rFonts w:ascii="Aptos" w:eastAsia="Aptos" w:hAnsi="Aptos" w:cs="Aptos"/>
          <w:color w:val="000000" w:themeColor="text1"/>
          <w:highlight w:val="yellow"/>
          <w:lang w:val="es-MX"/>
        </w:rPr>
        <w:t>Núcleo de Economia Circular</w:t>
      </w:r>
      <w:r w:rsidRPr="00AC3233">
        <w:rPr>
          <w:rFonts w:ascii="Aptos" w:eastAsia="Aptos" w:hAnsi="Aptos" w:cs="Aptos"/>
          <w:color w:val="000000" w:themeColor="text1"/>
          <w:lang w:val="es-MX"/>
        </w:rPr>
        <w:t>. Ele tem</w:t>
      </w:r>
    </w:p>
    <w:p w14:paraId="765C8EDB"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[39:15 - 39:26] </w:t>
      </w:r>
      <w:r w:rsidRPr="00AC3233">
        <w:rPr>
          <w:rFonts w:ascii="Aptos" w:eastAsia="Aptos" w:hAnsi="Aptos" w:cs="Aptos"/>
          <w:color w:val="000000" w:themeColor="text1"/>
          <w:lang w:val="es-MX"/>
        </w:rPr>
        <w:t xml:space="preserve">observatórios em diferentes estados, por exemplo, aqui em Chapecó, eu represento o </w:t>
      </w:r>
      <w:r w:rsidRPr="00F175E8">
        <w:rPr>
          <w:rFonts w:ascii="Aptos" w:eastAsia="Aptos" w:hAnsi="Aptos" w:cs="Aptos"/>
          <w:color w:val="000000" w:themeColor="text1"/>
          <w:highlight w:val="yellow"/>
          <w:lang w:val="es-MX"/>
        </w:rPr>
        <w:t>Observatório de Economia Circular de Chapecó</w:t>
      </w:r>
      <w:r w:rsidRPr="00AC3233">
        <w:rPr>
          <w:rFonts w:ascii="Aptos" w:eastAsia="Aptos" w:hAnsi="Aptos" w:cs="Aptos"/>
          <w:color w:val="000000" w:themeColor="text1"/>
          <w:lang w:val="es-MX"/>
        </w:rPr>
        <w:t>, no sentido de disseminar o conceito nas organizações.</w:t>
      </w:r>
    </w:p>
    <w:p w14:paraId="57E15ADF"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lastRenderedPageBreak/>
        <w:t xml:space="preserve">[39:27 - 39:39] </w:t>
      </w:r>
      <w:r w:rsidRPr="00AC3233">
        <w:rPr>
          <w:rFonts w:ascii="Aptos" w:eastAsia="Aptos" w:hAnsi="Aptos" w:cs="Aptos"/>
          <w:color w:val="000000" w:themeColor="text1"/>
          <w:lang w:val="es-MX"/>
        </w:rPr>
        <w:t xml:space="preserve">Entendo que essa é uma iniciativa muito legal, muito bacana, e pessoalmente, assim, eu sou muito adepta da </w:t>
      </w:r>
      <w:r w:rsidRPr="00F175E8">
        <w:rPr>
          <w:rFonts w:ascii="Aptos" w:eastAsia="Aptos" w:hAnsi="Aptos" w:cs="Aptos"/>
          <w:color w:val="000000" w:themeColor="text1"/>
          <w:highlight w:val="yellow"/>
          <w:lang w:val="es-MX"/>
        </w:rPr>
        <w:t>Ellen MacArthur Foundation</w:t>
      </w:r>
      <w:r w:rsidRPr="00AC3233">
        <w:rPr>
          <w:rFonts w:ascii="Aptos" w:eastAsia="Aptos" w:hAnsi="Aptos" w:cs="Aptos"/>
          <w:color w:val="000000" w:themeColor="text1"/>
          <w:lang w:val="es-MX"/>
        </w:rPr>
        <w:t>. Embora ela seja uma empresa de consultoria,</w:t>
      </w:r>
    </w:p>
    <w:p w14:paraId="7B680BD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[39:40 - 39:51] </w:t>
      </w:r>
      <w:r w:rsidRPr="00AC3233">
        <w:rPr>
          <w:rFonts w:ascii="Aptos" w:eastAsia="Aptos" w:hAnsi="Aptos" w:cs="Aptos"/>
          <w:color w:val="000000" w:themeColor="text1"/>
          <w:lang w:val="es-MX"/>
        </w:rPr>
        <w:t>o perfil de profissionais que ali trabalham são pesquisadores. Muitos têm doutorado, mestrado, então é uma pesquisa, assim, diferenciada que eles fazem</w:t>
      </w:r>
    </w:p>
    <w:p w14:paraId="619AB6A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[39:51 - 40:03] </w:t>
      </w:r>
      <w:r w:rsidRPr="00AC3233">
        <w:rPr>
          <w:rFonts w:ascii="Aptos" w:eastAsia="Aptos" w:hAnsi="Aptos" w:cs="Aptos"/>
          <w:color w:val="000000" w:themeColor="text1"/>
          <w:lang w:val="es-MX"/>
        </w:rPr>
        <w:t>e tem muita relação com o mercado, porque hoje, quando nós falamos de economia circular, nós temos que pensar em iniciativas de intervenção, iniciativas de aproximação com as organizações</w:t>
      </w:r>
    </w:p>
    <w:p w14:paraId="075E219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[40:03 - 40:11] </w:t>
      </w:r>
      <w:r w:rsidRPr="00AC3233">
        <w:rPr>
          <w:rFonts w:ascii="Aptos" w:eastAsia="Aptos" w:hAnsi="Aptos" w:cs="Aptos"/>
          <w:color w:val="000000" w:themeColor="text1"/>
          <w:lang w:val="es-MX"/>
        </w:rPr>
        <w:t>do mercado, né? Então, para mim, eu entendo que isso é bem valioso, assim, eu gosto muito e sempre procuro acompanhar.</w:t>
      </w:r>
    </w:p>
    <w:p w14:paraId="413AD660" w14:textId="77777777" w:rsidR="00AC3233" w:rsidRPr="000F0332" w:rsidRDefault="00AC3233" w:rsidP="00AC3233">
      <w:pPr>
        <w:rPr>
          <w:rFonts w:ascii="Aptos" w:eastAsia="Aptos" w:hAnsi="Aptos" w:cs="Aptos"/>
          <w:b/>
          <w:bCs/>
          <w:color w:val="000000" w:themeColor="text1"/>
          <w:lang w:val="es-MX"/>
        </w:rPr>
      </w:pPr>
    </w:p>
    <w:p w14:paraId="093EEFC7" w14:textId="14387B73"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4E816309"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[40:14 - 40:25] </w:t>
      </w:r>
      <w:r w:rsidRPr="00AC3233">
        <w:rPr>
          <w:rFonts w:ascii="Aptos" w:eastAsia="Aptos" w:hAnsi="Aptos" w:cs="Aptos"/>
          <w:color w:val="000000" w:themeColor="text1"/>
          <w:lang w:val="es-MX"/>
        </w:rPr>
        <w:t>Maravilha. Então, em termos, assim, de importância, a senhora citou quais que desses meios seriam os mais prósperos, no sentido de, quais que estão dando mais certo</w:t>
      </w:r>
    </w:p>
    <w:p w14:paraId="54C11D85"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[40:26 - 40:29] </w:t>
      </w:r>
      <w:r w:rsidRPr="00AC3233">
        <w:rPr>
          <w:rFonts w:ascii="Aptos" w:eastAsia="Aptos" w:hAnsi="Aptos" w:cs="Aptos"/>
          <w:color w:val="000000" w:themeColor="text1"/>
          <w:lang w:val="es-MX"/>
        </w:rPr>
        <w:t>nessa missão de disseminar o conhecimento?</w:t>
      </w:r>
    </w:p>
    <w:p w14:paraId="0F965B93" w14:textId="77777777" w:rsidR="00AC3233" w:rsidRPr="00AC3233" w:rsidRDefault="00AC3233" w:rsidP="00AC3233">
      <w:pPr>
        <w:rPr>
          <w:rFonts w:ascii="Aptos" w:eastAsia="Aptos" w:hAnsi="Aptos" w:cs="Aptos"/>
          <w:color w:val="000000" w:themeColor="text1"/>
          <w:lang w:val="es-MX"/>
        </w:rPr>
      </w:pPr>
    </w:p>
    <w:p w14:paraId="1643CB3B" w14:textId="4F7F403E"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41D84C15"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[40:32 - 40:35] </w:t>
      </w:r>
      <w:r w:rsidRPr="00AC3233">
        <w:rPr>
          <w:rFonts w:ascii="Aptos" w:eastAsia="Aptos" w:hAnsi="Aptos" w:cs="Aptos"/>
          <w:color w:val="000000" w:themeColor="text1"/>
          <w:lang w:val="es-MX"/>
        </w:rPr>
        <w:t>No contexto brasileiro ou no contexto global?</w:t>
      </w:r>
    </w:p>
    <w:p w14:paraId="21EB9D91" w14:textId="77777777" w:rsidR="00AC3233" w:rsidRPr="00AC3233" w:rsidRDefault="00AC3233" w:rsidP="00AC3233">
      <w:pPr>
        <w:rPr>
          <w:rFonts w:ascii="Aptos" w:eastAsia="Aptos" w:hAnsi="Aptos" w:cs="Aptos"/>
          <w:color w:val="000000" w:themeColor="text1"/>
          <w:lang w:val="es-MX"/>
        </w:rPr>
      </w:pPr>
    </w:p>
    <w:p w14:paraId="670898A4" w14:textId="41B43176"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4FD4CB08"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[40:37 - 40:40] </w:t>
      </w:r>
      <w:r w:rsidRPr="00AC3233">
        <w:rPr>
          <w:rFonts w:ascii="Aptos" w:eastAsia="Aptos" w:hAnsi="Aptos" w:cs="Aptos"/>
          <w:color w:val="000000" w:themeColor="text1"/>
          <w:lang w:val="es-MX"/>
        </w:rPr>
        <w:t>Tanto no Brasil, quanto na América Latina, que o nosso foco vai até a América Latina.</w:t>
      </w:r>
    </w:p>
    <w:p w14:paraId="5966547A"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[40:40 - 40:41] </w:t>
      </w:r>
      <w:r w:rsidRPr="00AC3233">
        <w:rPr>
          <w:rFonts w:ascii="Aptos" w:eastAsia="Aptos" w:hAnsi="Aptos" w:cs="Aptos"/>
          <w:color w:val="000000" w:themeColor="text1"/>
          <w:lang w:val="es-MX"/>
        </w:rPr>
        <w:t>A América Latina, sim.</w:t>
      </w:r>
    </w:p>
    <w:p w14:paraId="45C3BB4A" w14:textId="77777777" w:rsidR="00AC3233" w:rsidRPr="00AC3233" w:rsidRDefault="00AC3233" w:rsidP="00AC3233">
      <w:pPr>
        <w:rPr>
          <w:rFonts w:ascii="Aptos" w:eastAsia="Aptos" w:hAnsi="Aptos" w:cs="Aptos"/>
          <w:color w:val="000000" w:themeColor="text1"/>
          <w:lang w:val="es-MX"/>
        </w:rPr>
      </w:pPr>
    </w:p>
    <w:p w14:paraId="00F4E01A" w14:textId="5A08A58C"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4D45ED3B"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[40:42 - 40:54] </w:t>
      </w:r>
      <w:r w:rsidRPr="00AC3233">
        <w:rPr>
          <w:rFonts w:ascii="Aptos" w:eastAsia="Aptos" w:hAnsi="Aptos" w:cs="Aptos"/>
          <w:color w:val="000000" w:themeColor="text1"/>
          <w:lang w:val="es-MX"/>
        </w:rPr>
        <w:t>Olha, eu acredito, assim, eu participo de várias redes, cada uma tem uma característica muito específica, assim, né? Por exemplo, nós temos ali a divisão GOL, né? São os professores</w:t>
      </w:r>
    </w:p>
    <w:p w14:paraId="0EAADB96"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lastRenderedPageBreak/>
        <w:t xml:space="preserve">[40:54 - 41:06] </w:t>
      </w:r>
      <w:r w:rsidRPr="00AC3233">
        <w:rPr>
          <w:rFonts w:ascii="Aptos" w:eastAsia="Aptos" w:hAnsi="Aptos" w:cs="Aptos"/>
          <w:color w:val="000000" w:themeColor="text1"/>
          <w:lang w:val="es-MX"/>
        </w:rPr>
        <w:t>da área de operações e logística do Brasil. É uma rede de 139 profissionais. Eu entendo que ela é muito valiosa, porque ali, em tempo real, eu consigo falar com alguém</w:t>
      </w:r>
    </w:p>
    <w:p w14:paraId="4BB6BEB1"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[41:06 - 41:18] </w:t>
      </w:r>
      <w:r w:rsidRPr="00AC3233">
        <w:rPr>
          <w:rFonts w:ascii="Aptos" w:eastAsia="Aptos" w:hAnsi="Aptos" w:cs="Aptos"/>
          <w:color w:val="000000" w:themeColor="text1"/>
          <w:lang w:val="es-MX"/>
        </w:rPr>
        <w:t>que está lá na Rondônia, que está lá no Ceará, que está em Brasília, que está no Rio Grande do Sul, né? Então, a gente tem, assim, uma conexão bem ativa, eu entendo que isso é bem legal, né?</w:t>
      </w:r>
    </w:p>
    <w:p w14:paraId="3CBE64CB"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[41:18 - 41:30] </w:t>
      </w:r>
      <w:r w:rsidRPr="00AC3233">
        <w:rPr>
          <w:rFonts w:ascii="Aptos" w:eastAsia="Aptos" w:hAnsi="Aptos" w:cs="Aptos"/>
          <w:color w:val="000000" w:themeColor="text1"/>
          <w:lang w:val="es-MX"/>
        </w:rPr>
        <w:t>E esse lado mais prático, eu também gosto, que é essa perspectiva do núcleo da economia circular, né? Que ali tem a... Talvez você conheça a Beatriz</w:t>
      </w:r>
    </w:p>
    <w:p w14:paraId="6F2D8713"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[41:30 - 41:42] </w:t>
      </w:r>
      <w:r w:rsidRPr="00AC3233">
        <w:rPr>
          <w:rFonts w:ascii="Aptos" w:eastAsia="Aptos" w:hAnsi="Aptos" w:cs="Aptos"/>
          <w:color w:val="000000" w:themeColor="text1"/>
          <w:lang w:val="es-MX"/>
        </w:rPr>
        <w:t>Luz, né? Da Change for Change, ela é uma das mobilizadoras, né? Também enxergo com bons olhos esse tipo de iniciativa, porque ela é uma profissional que</w:t>
      </w:r>
    </w:p>
    <w:p w14:paraId="40A3E11C"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[41:42 - 41:54] </w:t>
      </w:r>
      <w:r w:rsidRPr="00AC3233">
        <w:rPr>
          <w:rFonts w:ascii="Aptos" w:eastAsia="Aptos" w:hAnsi="Aptos" w:cs="Aptos"/>
          <w:color w:val="000000" w:themeColor="text1"/>
          <w:lang w:val="es-MX"/>
        </w:rPr>
        <w:t>está muito no mercado, está muito dentro das empresas, e está muito atenta àquilo que está sendo, né? Formalizado em termos de diretrizes regulatórias, em termos</w:t>
      </w:r>
    </w:p>
    <w:p w14:paraId="69FFB6BA"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[41:54 - 42:06] </w:t>
      </w:r>
      <w:r w:rsidRPr="00AC3233">
        <w:rPr>
          <w:rFonts w:ascii="Aptos" w:eastAsia="Aptos" w:hAnsi="Aptos" w:cs="Aptos"/>
          <w:color w:val="000000" w:themeColor="text1"/>
          <w:lang w:val="es-MX"/>
        </w:rPr>
        <w:t xml:space="preserve">de movimentos globais, economia circular, né? Então, isso é bem valioso para nós, né? E aí, a gente está também tem que olhar para as entidades de fomento, no nosso caso é a </w:t>
      </w:r>
      <w:r w:rsidRPr="00F175E8">
        <w:rPr>
          <w:rFonts w:ascii="Aptos" w:eastAsia="Aptos" w:hAnsi="Aptos" w:cs="Aptos"/>
          <w:color w:val="000000" w:themeColor="text1"/>
          <w:highlight w:val="yellow"/>
          <w:lang w:val="es-MX"/>
        </w:rPr>
        <w:t>FAPESC</w:t>
      </w:r>
      <w:r w:rsidRPr="00AC3233">
        <w:rPr>
          <w:rFonts w:ascii="Aptos" w:eastAsia="Aptos" w:hAnsi="Aptos" w:cs="Aptos"/>
          <w:color w:val="000000" w:themeColor="text1"/>
          <w:lang w:val="es-MX"/>
        </w:rPr>
        <w:t>, né?</w:t>
      </w:r>
    </w:p>
    <w:p w14:paraId="1211E952"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[42:06 - 42:18] </w:t>
      </w:r>
      <w:r w:rsidRPr="00AC3233">
        <w:rPr>
          <w:rFonts w:ascii="Aptos" w:eastAsia="Aptos" w:hAnsi="Aptos" w:cs="Aptos"/>
          <w:color w:val="000000" w:themeColor="text1"/>
          <w:lang w:val="es-MX"/>
        </w:rPr>
        <w:t>A FAPESC, ano passado, teve um edital específico de economia circular, né? Então, às vezes, isso também é legal, né? Você está atento ao que os órgãos de fomento estão propondo, para</w:t>
      </w:r>
    </w:p>
    <w:p w14:paraId="5430A9E8"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[42:18 - 42:30] </w:t>
      </w:r>
      <w:r w:rsidRPr="00AC3233">
        <w:rPr>
          <w:rFonts w:ascii="Aptos" w:eastAsia="Aptos" w:hAnsi="Aptos" w:cs="Aptos"/>
          <w:color w:val="000000" w:themeColor="text1"/>
          <w:lang w:val="es-MX"/>
        </w:rPr>
        <w:t>redirecionar a pesquisa para atender, né? Aquilo que permite captar recurso para você fazer uma pesquisa mais sólida, né? E ali com a professora Valentina,</w:t>
      </w:r>
    </w:p>
    <w:p w14:paraId="69F30F2E"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[42:30 - 42:42] </w:t>
      </w:r>
      <w:r w:rsidRPr="00AC3233">
        <w:rPr>
          <w:rFonts w:ascii="Aptos" w:eastAsia="Aptos" w:hAnsi="Aptos" w:cs="Aptos"/>
          <w:color w:val="000000" w:themeColor="text1"/>
          <w:lang w:val="es-MX"/>
        </w:rPr>
        <w:t>né? Na instituição dela, ela também tem programas iniciativas, que agora ela estava no Peru e agora ela está trabalhando no Chile, e é legal, assim, essa conexão,</w:t>
      </w:r>
    </w:p>
    <w:p w14:paraId="2C9A591D"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[42:42 - 42:55] </w:t>
      </w:r>
      <w:r w:rsidRPr="00AC3233">
        <w:rPr>
          <w:rFonts w:ascii="Aptos" w:eastAsia="Aptos" w:hAnsi="Aptos" w:cs="Aptos"/>
          <w:color w:val="000000" w:themeColor="text1"/>
          <w:lang w:val="es-MX"/>
        </w:rPr>
        <w:t>né? No sentido de entender um pouquinho como é a dinâmica de trabalho dos outros países, né? Outro dia teve um pessoal do Uruguai que nos procurou também. Eles também estão com um projeto lá de economia circular,</w:t>
      </w:r>
    </w:p>
    <w:p w14:paraId="38597B9C"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[42:56 - 43:08] </w:t>
      </w:r>
      <w:r w:rsidRPr="00AC3233">
        <w:rPr>
          <w:rFonts w:ascii="Aptos" w:eastAsia="Aptos" w:hAnsi="Aptos" w:cs="Aptos"/>
          <w:color w:val="000000" w:themeColor="text1"/>
          <w:lang w:val="es-MX"/>
        </w:rPr>
        <w:t>eles querem oferecer disciplina em nível de pós-graduação, eles querem trocar informações. Acho isso tudo muito positivo, no sentido, né? De reunirmos forças, em prol de um objetivo</w:t>
      </w:r>
    </w:p>
    <w:p w14:paraId="5BE7F3DA"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[43:08 - 43:16] </w:t>
      </w:r>
      <w:r w:rsidRPr="00AC3233">
        <w:rPr>
          <w:rFonts w:ascii="Aptos" w:eastAsia="Aptos" w:hAnsi="Aptos" w:cs="Aptos"/>
          <w:color w:val="000000" w:themeColor="text1"/>
          <w:lang w:val="es-MX"/>
        </w:rPr>
        <w:t>comum, e disseminarmos o conceito, né? Tanto no ambiente universitário, como nas empresas em geral.</w:t>
      </w:r>
    </w:p>
    <w:p w14:paraId="6C82C66A" w14:textId="77777777" w:rsidR="00AC3233" w:rsidRPr="00AC3233" w:rsidRDefault="00AC3233" w:rsidP="00AC3233">
      <w:pPr>
        <w:rPr>
          <w:rFonts w:ascii="Aptos" w:eastAsia="Aptos" w:hAnsi="Aptos" w:cs="Aptos"/>
          <w:color w:val="000000" w:themeColor="text1"/>
          <w:lang w:val="es-MX"/>
        </w:rPr>
      </w:pPr>
    </w:p>
    <w:p w14:paraId="7002B0A3" w14:textId="2C6CE30A"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lastRenderedPageBreak/>
        <w:t>Iara Vicente</w:t>
      </w:r>
    </w:p>
    <w:p w14:paraId="323F5F37"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[43:17 - 43:30] </w:t>
      </w:r>
      <w:r w:rsidRPr="00AC3233">
        <w:rPr>
          <w:rFonts w:ascii="Aptos" w:eastAsia="Aptos" w:hAnsi="Aptos" w:cs="Aptos"/>
          <w:color w:val="000000" w:themeColor="text1"/>
          <w:lang w:val="es-MX"/>
        </w:rPr>
        <w:t>Sim, com certeza. Professora, além de você mesma, quais que seriam os pesquisadores mais relevantes dentro desse campo de economia circular e florescimento urbano, que a senhora</w:t>
      </w:r>
    </w:p>
    <w:p w14:paraId="4434A084"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[43:30 - 43:33] </w:t>
      </w:r>
      <w:r w:rsidRPr="00AC3233">
        <w:rPr>
          <w:rFonts w:ascii="Aptos" w:eastAsia="Aptos" w:hAnsi="Aptos" w:cs="Aptos"/>
          <w:color w:val="000000" w:themeColor="text1"/>
          <w:lang w:val="es-MX"/>
        </w:rPr>
        <w:t>recomenda que a gente entreviste dentro dessas pesquisas? Se puder fornecer</w:t>
      </w:r>
    </w:p>
    <w:p w14:paraId="31FEB222" w14:textId="77777777" w:rsidR="00AC3233" w:rsidRPr="00AC3233" w:rsidRDefault="00AC3233" w:rsidP="00AC3233">
      <w:pPr>
        <w:rPr>
          <w:rFonts w:ascii="Aptos" w:eastAsia="Aptos" w:hAnsi="Aptos" w:cs="Aptos"/>
          <w:color w:val="000000" w:themeColor="text1"/>
          <w:lang w:val="es-MX"/>
        </w:rPr>
      </w:pPr>
    </w:p>
    <w:p w14:paraId="13049573" w14:textId="2DF9625C" w:rsidR="00AC3233" w:rsidRPr="007C77DD"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31E6211D"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[43:33 - 43:44] </w:t>
      </w:r>
      <w:r w:rsidRPr="00AC3233">
        <w:rPr>
          <w:rFonts w:ascii="Aptos" w:eastAsia="Aptos" w:hAnsi="Aptos" w:cs="Aptos"/>
          <w:color w:val="000000" w:themeColor="text1"/>
          <w:lang w:val="es-MX"/>
        </w:rPr>
        <w:t xml:space="preserve">no contexto brasileiro. No contexto brasileiro, isso. No contexto brasileiro, isso. Bom, a minha para, </w:t>
      </w:r>
      <w:r w:rsidRPr="00160D6C">
        <w:rPr>
          <w:rFonts w:ascii="Aptos" w:eastAsia="Aptos" w:hAnsi="Aptos" w:cs="Aptos"/>
          <w:color w:val="000000" w:themeColor="text1"/>
          <w:highlight w:val="yellow"/>
          <w:lang w:val="es-MX"/>
        </w:rPr>
        <w:t>Suzana Carla Farias Pereira</w:t>
      </w:r>
      <w:r w:rsidRPr="00AC3233">
        <w:rPr>
          <w:rFonts w:ascii="Aptos" w:eastAsia="Aptos" w:hAnsi="Aptos" w:cs="Aptos"/>
          <w:color w:val="000000" w:themeColor="text1"/>
          <w:lang w:val="es-MX"/>
        </w:rPr>
        <w:t>.</w:t>
      </w:r>
    </w:p>
    <w:p w14:paraId="6491222F" w14:textId="2963BD8A" w:rsidR="00AC3233" w:rsidRPr="00AC3233" w:rsidRDefault="00AC3233" w:rsidP="00AC3233">
      <w:pPr>
        <w:rPr>
          <w:rFonts w:ascii="Aptos" w:eastAsia="Aptos" w:hAnsi="Aptos" w:cs="Aptos"/>
          <w:color w:val="000000" w:themeColor="text1"/>
          <w:lang w:val="es-MX"/>
        </w:rPr>
      </w:pPr>
      <w:r w:rsidRPr="7ECF6885">
        <w:rPr>
          <w:rFonts w:ascii="Aptos" w:eastAsia="Aptos" w:hAnsi="Aptos" w:cs="Aptos"/>
          <w:color w:val="0070C0"/>
          <w:lang w:val="es-MX"/>
        </w:rPr>
        <w:t xml:space="preserve">[43:46 - 43:51] </w:t>
      </w:r>
      <w:r w:rsidRPr="7ECF6885">
        <w:rPr>
          <w:rFonts w:ascii="Aptos" w:eastAsia="Aptos" w:hAnsi="Aptos" w:cs="Aptos"/>
          <w:color w:val="000000" w:themeColor="text1"/>
          <w:lang w:val="es-MX"/>
        </w:rPr>
        <w:t xml:space="preserve">Ela é da </w:t>
      </w:r>
      <w:ins w:id="11" w:author="iara@nossaterrafirme.com" w:date="2024-07-17T06:37:00Z">
        <w:r w:rsidR="65FA391C" w:rsidRPr="7ECF6885">
          <w:rPr>
            <w:rFonts w:ascii="Aptos" w:eastAsia="Aptos" w:hAnsi="Aptos" w:cs="Aptos"/>
            <w:color w:val="000000" w:themeColor="text1"/>
            <w:lang w:val="es-MX"/>
          </w:rPr>
          <w:t>F</w:t>
        </w:r>
      </w:ins>
      <w:r w:rsidRPr="7ECF6885">
        <w:rPr>
          <w:rFonts w:ascii="Aptos" w:eastAsia="Aptos" w:hAnsi="Aptos" w:cs="Aptos"/>
          <w:color w:val="000000" w:themeColor="text1"/>
          <w:highlight w:val="yellow"/>
          <w:lang w:val="es-MX"/>
        </w:rPr>
        <w:t>GV</w:t>
      </w:r>
      <w:r w:rsidRPr="7ECF6885">
        <w:rPr>
          <w:rFonts w:ascii="Aptos" w:eastAsia="Aptos" w:hAnsi="Aptos" w:cs="Aptos"/>
          <w:color w:val="000000" w:themeColor="text1"/>
          <w:lang w:val="es-MX"/>
        </w:rPr>
        <w:t xml:space="preserve">. A </w:t>
      </w:r>
      <w:r w:rsidRPr="7ECF6885">
        <w:rPr>
          <w:rFonts w:ascii="Aptos" w:eastAsia="Aptos" w:hAnsi="Aptos" w:cs="Aptos"/>
          <w:color w:val="000000" w:themeColor="text1"/>
          <w:highlight w:val="yellow"/>
          <w:lang w:val="es-MX"/>
        </w:rPr>
        <w:t>Patrícia Guarnieri</w:t>
      </w:r>
      <w:r w:rsidRPr="7ECF6885">
        <w:rPr>
          <w:rFonts w:ascii="Aptos" w:eastAsia="Aptos" w:hAnsi="Aptos" w:cs="Aptos"/>
          <w:color w:val="000000" w:themeColor="text1"/>
          <w:lang w:val="es-MX"/>
        </w:rPr>
        <w:t xml:space="preserve">, que é da </w:t>
      </w:r>
      <w:r w:rsidRPr="7ECF6885">
        <w:rPr>
          <w:rFonts w:ascii="Aptos" w:eastAsia="Aptos" w:hAnsi="Aptos" w:cs="Aptos"/>
          <w:color w:val="000000" w:themeColor="text1"/>
          <w:highlight w:val="yellow"/>
          <w:lang w:val="es-MX"/>
        </w:rPr>
        <w:t>UNB.</w:t>
      </w:r>
    </w:p>
    <w:p w14:paraId="2ED95E4F" w14:textId="77777777" w:rsidR="00AC3233" w:rsidRPr="00AC3233" w:rsidRDefault="00AC3233" w:rsidP="00AC3233">
      <w:pPr>
        <w:rPr>
          <w:rFonts w:ascii="Aptos" w:eastAsia="Aptos" w:hAnsi="Aptos" w:cs="Aptos"/>
          <w:color w:val="000000" w:themeColor="text1"/>
          <w:lang w:val="es-MX"/>
        </w:rPr>
      </w:pPr>
    </w:p>
    <w:p w14:paraId="6403D27E" w14:textId="2E0E9844"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01AF04CB"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[43:54 - 43:58] </w:t>
      </w:r>
      <w:r w:rsidRPr="00AC3233">
        <w:rPr>
          <w:rFonts w:ascii="Aptos" w:eastAsia="Aptos" w:hAnsi="Aptos" w:cs="Aptos"/>
          <w:color w:val="000000" w:themeColor="text1"/>
          <w:lang w:val="es-MX"/>
        </w:rPr>
        <w:t>Patrícia, como é que se... Patrícia, pode só repetir o sobrenome dela?</w:t>
      </w:r>
    </w:p>
    <w:p w14:paraId="32578B21" w14:textId="77777777" w:rsidR="00AC3233" w:rsidRPr="00AC3233" w:rsidRDefault="00AC3233" w:rsidP="00AC3233">
      <w:pPr>
        <w:rPr>
          <w:rFonts w:ascii="Aptos" w:eastAsia="Aptos" w:hAnsi="Aptos" w:cs="Aptos"/>
          <w:color w:val="000000" w:themeColor="text1"/>
          <w:lang w:val="es-MX"/>
        </w:rPr>
      </w:pPr>
    </w:p>
    <w:p w14:paraId="63815159" w14:textId="38555098" w:rsidR="00AC3233" w:rsidRPr="007C77DD"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731AA470"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[43:58 - 44:00] </w:t>
      </w:r>
      <w:r w:rsidRPr="00AC3233">
        <w:rPr>
          <w:rFonts w:ascii="Aptos" w:eastAsia="Aptos" w:hAnsi="Aptos" w:cs="Aptos"/>
          <w:color w:val="000000" w:themeColor="text1"/>
          <w:lang w:val="es-MX"/>
        </w:rPr>
        <w:t>Eu vou escrever aqui, Guarnieri.</w:t>
      </w:r>
    </w:p>
    <w:p w14:paraId="6023461C" w14:textId="77777777" w:rsidR="00AC3233" w:rsidRPr="00AC3233" w:rsidRDefault="00AC3233" w:rsidP="00AC3233">
      <w:pPr>
        <w:rPr>
          <w:rFonts w:ascii="Aptos" w:eastAsia="Aptos" w:hAnsi="Aptos" w:cs="Aptos"/>
          <w:color w:val="000000" w:themeColor="text1"/>
          <w:lang w:val="es-MX"/>
        </w:rPr>
      </w:pPr>
    </w:p>
    <w:p w14:paraId="44458FE4" w14:textId="33FD5370"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3BADF100"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[44:01 - 44:02] </w:t>
      </w:r>
      <w:r w:rsidRPr="00AC3233">
        <w:rPr>
          <w:rFonts w:ascii="Aptos" w:eastAsia="Aptos" w:hAnsi="Aptos" w:cs="Aptos"/>
          <w:color w:val="000000" w:themeColor="text1"/>
          <w:lang w:val="es-MX"/>
        </w:rPr>
        <w:t>Guarnieri. Posso te passar</w:t>
      </w:r>
    </w:p>
    <w:p w14:paraId="1B03584E" w14:textId="77777777" w:rsidR="00AC3233" w:rsidRPr="007C77DD" w:rsidRDefault="00AC3233" w:rsidP="00AC3233">
      <w:pPr>
        <w:rPr>
          <w:rFonts w:ascii="Aptos" w:eastAsia="Aptos" w:hAnsi="Aptos" w:cs="Aptos"/>
          <w:b/>
          <w:bCs/>
          <w:color w:val="000000" w:themeColor="text1"/>
          <w:lang w:val="es-MX"/>
        </w:rPr>
      </w:pPr>
    </w:p>
    <w:p w14:paraId="6A5F70DD" w14:textId="29093194" w:rsidR="00AC3233" w:rsidRPr="007C77DD"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6A79C7E4"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[44:02 - 44:14] </w:t>
      </w:r>
      <w:r w:rsidRPr="00AC3233">
        <w:rPr>
          <w:rFonts w:ascii="Aptos" w:eastAsia="Aptos" w:hAnsi="Aptos" w:cs="Aptos"/>
          <w:color w:val="000000" w:themeColor="text1"/>
          <w:lang w:val="es-MX"/>
        </w:rPr>
        <w:t>depois bem tranquilo os... e-mails delas? Para facilitar. Deixa eu pegar aqui, já te coloco aqui no chat, aí você consegue anotar, né?</w:t>
      </w:r>
    </w:p>
    <w:p w14:paraId="5CF66E76"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[44:18 - 44:21] </w:t>
      </w:r>
      <w:r w:rsidRPr="00AC3233">
        <w:rPr>
          <w:rFonts w:ascii="Aptos" w:eastAsia="Aptos" w:hAnsi="Aptos" w:cs="Aptos"/>
          <w:color w:val="000000" w:themeColor="text1"/>
          <w:lang w:val="es-MX"/>
        </w:rPr>
        <w:t>Suzana, a Patrícia,</w:t>
      </w:r>
    </w:p>
    <w:p w14:paraId="74F88FA3"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[44:31 - 44:38] </w:t>
      </w:r>
      <w:r w:rsidRPr="00AC3233">
        <w:rPr>
          <w:rFonts w:ascii="Aptos" w:eastAsia="Aptos" w:hAnsi="Aptos" w:cs="Aptos"/>
          <w:color w:val="000000" w:themeColor="text1"/>
          <w:lang w:val="es-MX"/>
        </w:rPr>
        <w:t>depois nós temos a Lucila,</w:t>
      </w:r>
    </w:p>
    <w:p w14:paraId="7EAB5A32" w14:textId="77777777" w:rsidR="00AC3233" w:rsidRPr="00ED228C" w:rsidRDefault="00AC3233" w:rsidP="00AC3233">
      <w:pPr>
        <w:rPr>
          <w:rFonts w:ascii="Aptos" w:eastAsia="Aptos" w:hAnsi="Aptos" w:cs="Aptos"/>
          <w:color w:val="000000" w:themeColor="text1"/>
        </w:rPr>
      </w:pPr>
      <w:r w:rsidRPr="005A3B7B">
        <w:rPr>
          <w:rFonts w:ascii="Aptos" w:eastAsia="Aptos" w:hAnsi="Aptos" w:cs="Aptos"/>
          <w:color w:val="0070C0"/>
        </w:rPr>
        <w:t xml:space="preserve">[44:38 - 44:49] </w:t>
      </w:r>
      <w:proofErr w:type="spellStart"/>
      <w:r w:rsidRPr="00ED228C">
        <w:rPr>
          <w:rFonts w:ascii="Aptos" w:eastAsia="Aptos" w:hAnsi="Aptos" w:cs="Aptos"/>
          <w:color w:val="000000" w:themeColor="text1"/>
        </w:rPr>
        <w:t>tem</w:t>
      </w:r>
      <w:proofErr w:type="spellEnd"/>
      <w:r w:rsidRPr="00ED228C">
        <w:rPr>
          <w:rFonts w:ascii="Aptos" w:eastAsia="Aptos" w:hAnsi="Aptos" w:cs="Aptos"/>
          <w:color w:val="000000" w:themeColor="text1"/>
        </w:rPr>
        <w:t xml:space="preserve"> a </w:t>
      </w:r>
      <w:proofErr w:type="spellStart"/>
      <w:r w:rsidRPr="00ED228C">
        <w:rPr>
          <w:rFonts w:ascii="Aptos" w:eastAsia="Aptos" w:hAnsi="Aptos" w:cs="Aptos"/>
          <w:color w:val="000000" w:themeColor="text1"/>
        </w:rPr>
        <w:t>professora</w:t>
      </w:r>
      <w:proofErr w:type="spellEnd"/>
      <w:r w:rsidRPr="00ED228C">
        <w:rPr>
          <w:rFonts w:ascii="Aptos" w:eastAsia="Aptos" w:hAnsi="Aptos" w:cs="Aptos"/>
          <w:color w:val="000000" w:themeColor="text1"/>
        </w:rPr>
        <w:t xml:space="preserve"> Marli, Marli,</w:t>
      </w:r>
    </w:p>
    <w:p w14:paraId="0EB02548"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lastRenderedPageBreak/>
        <w:t xml:space="preserve">[44:54 - 45:04] </w:t>
      </w:r>
      <w:r w:rsidRPr="007C4633">
        <w:rPr>
          <w:rFonts w:ascii="Aptos" w:eastAsia="Aptos" w:hAnsi="Aptos" w:cs="Aptos"/>
          <w:color w:val="000000" w:themeColor="text1"/>
          <w:highlight w:val="yellow"/>
          <w:lang w:val="es-MX"/>
        </w:rPr>
        <w:t>Monteiro de Carvalho,</w:t>
      </w:r>
      <w:r w:rsidRPr="00AC3233">
        <w:rPr>
          <w:rFonts w:ascii="Aptos" w:eastAsia="Aptos" w:hAnsi="Aptos" w:cs="Aptos"/>
          <w:color w:val="000000" w:themeColor="text1"/>
          <w:lang w:val="es-MX"/>
        </w:rPr>
        <w:t xml:space="preserve"> que é da </w:t>
      </w:r>
      <w:r w:rsidRPr="007C4633">
        <w:rPr>
          <w:rFonts w:ascii="Aptos" w:eastAsia="Aptos" w:hAnsi="Aptos" w:cs="Aptos"/>
          <w:color w:val="000000" w:themeColor="text1"/>
          <w:highlight w:val="yellow"/>
          <w:lang w:val="es-MX"/>
        </w:rPr>
        <w:t>USP.</w:t>
      </w:r>
      <w:r w:rsidRPr="00AC3233">
        <w:rPr>
          <w:rFonts w:ascii="Aptos" w:eastAsia="Aptos" w:hAnsi="Aptos" w:cs="Aptos"/>
          <w:color w:val="000000" w:themeColor="text1"/>
          <w:lang w:val="es-MX"/>
        </w:rPr>
        <w:t xml:space="preserve"> Nós temos o </w:t>
      </w:r>
      <w:r w:rsidRPr="007C4633">
        <w:rPr>
          <w:rFonts w:ascii="Aptos" w:eastAsia="Aptos" w:hAnsi="Aptos" w:cs="Aptos"/>
          <w:color w:val="000000" w:themeColor="text1"/>
          <w:highlight w:val="yellow"/>
          <w:lang w:val="es-MX"/>
        </w:rPr>
        <w:t>professor Aldo Ometto</w:t>
      </w:r>
      <w:r w:rsidRPr="00AC3233">
        <w:rPr>
          <w:rFonts w:ascii="Aptos" w:eastAsia="Aptos" w:hAnsi="Aptos" w:cs="Aptos"/>
          <w:color w:val="000000" w:themeColor="text1"/>
          <w:lang w:val="es-MX"/>
        </w:rPr>
        <w:t>, que é da USP também.</w:t>
      </w:r>
    </w:p>
    <w:p w14:paraId="1692EB0A"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[45:09 - 45:20] </w:t>
      </w:r>
      <w:r w:rsidRPr="00AC3233">
        <w:rPr>
          <w:rFonts w:ascii="Aptos" w:eastAsia="Aptos" w:hAnsi="Aptos" w:cs="Aptos"/>
          <w:color w:val="000000" w:themeColor="text1"/>
          <w:lang w:val="es-MX"/>
        </w:rPr>
        <w:t xml:space="preserve">Nós temos o professor </w:t>
      </w:r>
      <w:r w:rsidRPr="007C4633">
        <w:rPr>
          <w:rFonts w:ascii="Aptos" w:eastAsia="Aptos" w:hAnsi="Aptos" w:cs="Aptos"/>
          <w:color w:val="000000" w:themeColor="text1"/>
          <w:highlight w:val="yellow"/>
          <w:lang w:val="es-MX"/>
        </w:rPr>
        <w:t>Fernando Viana</w:t>
      </w:r>
      <w:r w:rsidRPr="00AC3233">
        <w:rPr>
          <w:rFonts w:ascii="Aptos" w:eastAsia="Aptos" w:hAnsi="Aptos" w:cs="Aptos"/>
          <w:color w:val="000000" w:themeColor="text1"/>
          <w:lang w:val="es-MX"/>
        </w:rPr>
        <w:t>, que é da Federal... Não, Universidade de Fortaleza,</w:t>
      </w:r>
    </w:p>
    <w:p w14:paraId="1D4F94BC"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[45:23 - 45:36] </w:t>
      </w:r>
      <w:r w:rsidRPr="00AC3233">
        <w:rPr>
          <w:rFonts w:ascii="Aptos" w:eastAsia="Aptos" w:hAnsi="Aptos" w:cs="Aptos"/>
          <w:color w:val="000000" w:themeColor="text1"/>
          <w:lang w:val="es-MX"/>
        </w:rPr>
        <w:t xml:space="preserve">Unifor. Nós temos o </w:t>
      </w:r>
      <w:r w:rsidRPr="007C4633">
        <w:rPr>
          <w:rFonts w:ascii="Aptos" w:eastAsia="Aptos" w:hAnsi="Aptos" w:cs="Aptos"/>
          <w:color w:val="000000" w:themeColor="text1"/>
          <w:highlight w:val="yellow"/>
          <w:lang w:val="es-MX"/>
        </w:rPr>
        <w:t>professor Jorge Streit,</w:t>
      </w:r>
      <w:r w:rsidRPr="00AC3233">
        <w:rPr>
          <w:rFonts w:ascii="Aptos" w:eastAsia="Aptos" w:hAnsi="Aptos" w:cs="Aptos"/>
          <w:color w:val="000000" w:themeColor="text1"/>
          <w:lang w:val="es-MX"/>
        </w:rPr>
        <w:t xml:space="preserve"> que ele está</w:t>
      </w:r>
    </w:p>
    <w:p w14:paraId="1109A952"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[45:37 - 45:44] </w:t>
      </w:r>
      <w:r w:rsidRPr="00AC3233">
        <w:rPr>
          <w:rFonts w:ascii="Aptos" w:eastAsia="Aptos" w:hAnsi="Aptos" w:cs="Aptos"/>
          <w:color w:val="000000" w:themeColor="text1"/>
          <w:lang w:val="es-MX"/>
        </w:rPr>
        <w:t xml:space="preserve">fazendo pós-doc na </w:t>
      </w:r>
      <w:r w:rsidRPr="007C4633">
        <w:rPr>
          <w:rFonts w:ascii="Aptos" w:eastAsia="Aptos" w:hAnsi="Aptos" w:cs="Aptos"/>
          <w:color w:val="000000" w:themeColor="text1"/>
          <w:highlight w:val="yellow"/>
          <w:lang w:val="es-MX"/>
        </w:rPr>
        <w:t>FGV</w:t>
      </w:r>
      <w:r w:rsidRPr="00AC3233">
        <w:rPr>
          <w:rFonts w:ascii="Aptos" w:eastAsia="Aptos" w:hAnsi="Aptos" w:cs="Aptos"/>
          <w:color w:val="000000" w:themeColor="text1"/>
          <w:lang w:val="es-MX"/>
        </w:rPr>
        <w:t>. Deixa eu ver quem mais. São muitos, né? Quantos você quer?</w:t>
      </w:r>
    </w:p>
    <w:p w14:paraId="3AB16B08" w14:textId="77777777" w:rsidR="00AC3233" w:rsidRPr="00AC3233" w:rsidRDefault="00AC3233" w:rsidP="00AC3233">
      <w:pPr>
        <w:rPr>
          <w:rFonts w:ascii="Aptos" w:eastAsia="Aptos" w:hAnsi="Aptos" w:cs="Aptos"/>
          <w:color w:val="000000" w:themeColor="text1"/>
          <w:lang w:val="es-MX"/>
        </w:rPr>
      </w:pPr>
    </w:p>
    <w:p w14:paraId="4363ED3E" w14:textId="20157D9B"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6B914D78"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[45:45 - 45:57] </w:t>
      </w:r>
      <w:r w:rsidRPr="00AC3233">
        <w:rPr>
          <w:rFonts w:ascii="Aptos" w:eastAsia="Aptos" w:hAnsi="Aptos" w:cs="Aptos"/>
          <w:color w:val="000000" w:themeColor="text1"/>
          <w:lang w:val="es-MX"/>
        </w:rPr>
        <w:t>Não, eu acho que a gente ia pensar até cinco, mas vai da particularidade de cada campo, né? Então, se a senhora puder me explicar</w:t>
      </w:r>
    </w:p>
    <w:p w14:paraId="4055EEA7"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[45:57 - 46:04] </w:t>
      </w:r>
      <w:r w:rsidRPr="00AC3233">
        <w:rPr>
          <w:rFonts w:ascii="Aptos" w:eastAsia="Aptos" w:hAnsi="Aptos" w:cs="Aptos"/>
          <w:color w:val="000000" w:themeColor="text1"/>
          <w:lang w:val="es-MX"/>
        </w:rPr>
        <w:t>um pouquinho de por que a senhora acha que esses nomes são mais relevantes, só em um tweet, né? Um pouquinho do trabalho de cada um.</w:t>
      </w:r>
    </w:p>
    <w:p w14:paraId="3BB15276" w14:textId="77777777" w:rsidR="00AC3233" w:rsidRPr="00AC3233" w:rsidRDefault="00AC3233" w:rsidP="00AC3233">
      <w:pPr>
        <w:rPr>
          <w:rFonts w:ascii="Aptos" w:eastAsia="Aptos" w:hAnsi="Aptos" w:cs="Aptos"/>
          <w:color w:val="000000" w:themeColor="text1"/>
          <w:lang w:val="es-MX"/>
        </w:rPr>
      </w:pPr>
    </w:p>
    <w:p w14:paraId="1CB551E2" w14:textId="3EE53DD1" w:rsidR="00AC3233" w:rsidRPr="007C77DD"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73131CD8"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[46:05 - 46:16] </w:t>
      </w:r>
      <w:r w:rsidRPr="00AC3233">
        <w:rPr>
          <w:rFonts w:ascii="Aptos" w:eastAsia="Aptos" w:hAnsi="Aptos" w:cs="Aptos"/>
          <w:color w:val="000000" w:themeColor="text1"/>
          <w:lang w:val="es-MX"/>
        </w:rPr>
        <w:t>Bom, assim, a Suzana foi minha supervisora de pós-doc. Ela começou a estudar economia circular porque eu levei o projeto para ela, né? E a partir dali nós começamos</w:t>
      </w:r>
    </w:p>
    <w:p w14:paraId="3F469131"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[46:16 - 46:29] </w:t>
      </w:r>
      <w:r w:rsidRPr="00AC3233">
        <w:rPr>
          <w:rFonts w:ascii="Aptos" w:eastAsia="Aptos" w:hAnsi="Aptos" w:cs="Aptos"/>
          <w:color w:val="000000" w:themeColor="text1"/>
          <w:lang w:val="es-MX"/>
        </w:rPr>
        <w:t>a trabalhar juntos, né? Então, isso foi bem legal e trabalhamos juntas até hoje. Temos projetos aprovados com fomento, né? Nesse tema. Fazemos bancas,</w:t>
      </w:r>
    </w:p>
    <w:p w14:paraId="113CCF0F"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[46:29 - 46:40] </w:t>
      </w:r>
      <w:r w:rsidRPr="00AC3233">
        <w:rPr>
          <w:rFonts w:ascii="Aptos" w:eastAsia="Aptos" w:hAnsi="Aptos" w:cs="Aptos"/>
          <w:color w:val="000000" w:themeColor="text1"/>
          <w:lang w:val="es-MX"/>
        </w:rPr>
        <w:t xml:space="preserve">né? Juntos também. A professora, a professora Patrícia, ela está lá na </w:t>
      </w:r>
      <w:r w:rsidRPr="00317E48">
        <w:rPr>
          <w:rFonts w:ascii="Aptos" w:eastAsia="Aptos" w:hAnsi="Aptos" w:cs="Aptos"/>
          <w:color w:val="000000" w:themeColor="text1"/>
          <w:highlight w:val="yellow"/>
          <w:lang w:val="es-MX"/>
        </w:rPr>
        <w:t>Universidade de Brasília</w:t>
      </w:r>
      <w:r w:rsidRPr="00AC3233">
        <w:rPr>
          <w:rFonts w:ascii="Aptos" w:eastAsia="Aptos" w:hAnsi="Aptos" w:cs="Aptos"/>
          <w:color w:val="000000" w:themeColor="text1"/>
          <w:lang w:val="es-MX"/>
        </w:rPr>
        <w:t>. Ela também é uma que ela está muito próxima dos</w:t>
      </w:r>
    </w:p>
    <w:p w14:paraId="64E02626"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[46:40 - 46:51] </w:t>
      </w:r>
      <w:r w:rsidRPr="00AC3233">
        <w:rPr>
          <w:rFonts w:ascii="Aptos" w:eastAsia="Aptos" w:hAnsi="Aptos" w:cs="Aptos"/>
          <w:color w:val="000000" w:themeColor="text1"/>
          <w:lang w:val="es-MX"/>
        </w:rPr>
        <w:t>ministérios, né? Então, ela tem várias pesquisas, inclusive direto, né? Com o governo federal e muito focada também em economia circular. A Lucila,</w:t>
      </w:r>
    </w:p>
    <w:p w14:paraId="06246663"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[46:52 - 47:05] </w:t>
      </w:r>
      <w:r w:rsidRPr="00AC3233">
        <w:rPr>
          <w:rFonts w:ascii="Aptos" w:eastAsia="Aptos" w:hAnsi="Aptos" w:cs="Aptos"/>
          <w:color w:val="000000" w:themeColor="text1"/>
          <w:lang w:val="es-MX"/>
        </w:rPr>
        <w:t xml:space="preserve">ela aqui da </w:t>
      </w:r>
      <w:r w:rsidRPr="00E33A62">
        <w:rPr>
          <w:rFonts w:ascii="Aptos" w:eastAsia="Aptos" w:hAnsi="Aptos" w:cs="Aptos"/>
          <w:color w:val="000000" w:themeColor="text1"/>
          <w:highlight w:val="yellow"/>
          <w:lang w:val="es-MX"/>
        </w:rPr>
        <w:t>UFSC</w:t>
      </w:r>
      <w:r w:rsidRPr="00AC3233">
        <w:rPr>
          <w:rFonts w:ascii="Aptos" w:eastAsia="Aptos" w:hAnsi="Aptos" w:cs="Aptos"/>
          <w:color w:val="000000" w:themeColor="text1"/>
          <w:lang w:val="es-MX"/>
        </w:rPr>
        <w:t>, da Engenharia de Produção, ela também já fez, desenvolveu projetos financiados, inclusive, com rede, com o Reino Unido, né?</w:t>
      </w:r>
    </w:p>
    <w:p w14:paraId="3D788AA1"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[47:06 - 47:18] </w:t>
      </w:r>
      <w:r w:rsidRPr="00AC3233">
        <w:rPr>
          <w:rFonts w:ascii="Aptos" w:eastAsia="Aptos" w:hAnsi="Aptos" w:cs="Aptos"/>
          <w:color w:val="000000" w:themeColor="text1"/>
          <w:lang w:val="es-MX"/>
        </w:rPr>
        <w:t>Com pesquisadores do Reino Unido sobre esse tema, né? Já trabalhamos juntos em outras propostas. Então, eu vejo que é um tema prioritário de pesquisa dela. A professora Marli</w:t>
      </w:r>
    </w:p>
    <w:p w14:paraId="546B11D6"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lastRenderedPageBreak/>
        <w:t xml:space="preserve">[47:18 - 47:30] </w:t>
      </w:r>
      <w:r w:rsidRPr="00AC3233">
        <w:rPr>
          <w:rFonts w:ascii="Aptos" w:eastAsia="Aptos" w:hAnsi="Aptos" w:cs="Aptos"/>
          <w:color w:val="000000" w:themeColor="text1"/>
          <w:lang w:val="es-MX"/>
        </w:rPr>
        <w:t xml:space="preserve">Monteiro, ela talvez seja uma das que tem o maior número de citações no Brasil com estudos de economia circular, né? E ela trabalha muito em parceria com o </w:t>
      </w:r>
      <w:r w:rsidRPr="00E33A62">
        <w:rPr>
          <w:rFonts w:ascii="Aptos" w:eastAsia="Aptos" w:hAnsi="Aptos" w:cs="Aptos"/>
          <w:color w:val="000000" w:themeColor="text1"/>
          <w:highlight w:val="yellow"/>
          <w:lang w:val="es-MX"/>
        </w:rPr>
        <w:t>professor Diego</w:t>
      </w:r>
    </w:p>
    <w:p w14:paraId="2A98264B"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[47:30 - 47:41] </w:t>
      </w:r>
      <w:r w:rsidRPr="00E33A62">
        <w:rPr>
          <w:rFonts w:ascii="Aptos" w:eastAsia="Aptos" w:hAnsi="Aptos" w:cs="Aptos"/>
          <w:color w:val="000000" w:themeColor="text1"/>
          <w:highlight w:val="yellow"/>
          <w:lang w:val="es-MX"/>
        </w:rPr>
        <w:t>Vasquez</w:t>
      </w:r>
      <w:r w:rsidRPr="00AC3233">
        <w:rPr>
          <w:rFonts w:ascii="Aptos" w:eastAsia="Aptos" w:hAnsi="Aptos" w:cs="Aptos"/>
          <w:color w:val="000000" w:themeColor="text1"/>
          <w:lang w:val="es-MX"/>
        </w:rPr>
        <w:t xml:space="preserve">, que é da Inglaterra. Ele está vinculado na </w:t>
      </w:r>
      <w:r w:rsidRPr="00E33A62">
        <w:rPr>
          <w:rFonts w:ascii="Aptos" w:eastAsia="Aptos" w:hAnsi="Aptos" w:cs="Aptos"/>
          <w:color w:val="000000" w:themeColor="text1"/>
          <w:highlight w:val="yellow"/>
          <w:lang w:val="es-MX"/>
        </w:rPr>
        <w:t>University of London</w:t>
      </w:r>
      <w:r w:rsidRPr="00AC3233">
        <w:rPr>
          <w:rFonts w:ascii="Aptos" w:eastAsia="Aptos" w:hAnsi="Aptos" w:cs="Aptos"/>
          <w:color w:val="000000" w:themeColor="text1"/>
          <w:lang w:val="es-MX"/>
        </w:rPr>
        <w:t>, se não me engano. Não tenho certeza se é essa universidade. E ela trabalha muito com</w:t>
      </w:r>
    </w:p>
    <w:p w14:paraId="2A01E623"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[47:44 - 47:56] </w:t>
      </w:r>
      <w:r w:rsidRPr="00AC3233">
        <w:rPr>
          <w:rFonts w:ascii="Aptos" w:eastAsia="Aptos" w:hAnsi="Aptos" w:cs="Aptos"/>
          <w:color w:val="000000" w:themeColor="text1"/>
          <w:lang w:val="es-MX"/>
        </w:rPr>
        <w:t>catadores, né? Comunidades de catadores. O professor Algomerto, ele também é da USP, também tem uma notoriedade bastante grande e tem vários</w:t>
      </w:r>
    </w:p>
    <w:p w14:paraId="25E68CDB"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[47:56 - 48:08] </w:t>
      </w:r>
      <w:r w:rsidRPr="00AC3233">
        <w:rPr>
          <w:rFonts w:ascii="Aptos" w:eastAsia="Aptos" w:hAnsi="Aptos" w:cs="Aptos"/>
          <w:color w:val="000000" w:themeColor="text1"/>
          <w:lang w:val="es-MX"/>
        </w:rPr>
        <w:t xml:space="preserve">projetos na área de economia circular. O professor fez o </w:t>
      </w:r>
      <w:r w:rsidRPr="00E33A62">
        <w:rPr>
          <w:rFonts w:ascii="Aptos" w:eastAsia="Aptos" w:hAnsi="Aptos" w:cs="Aptos"/>
          <w:color w:val="000000" w:themeColor="text1"/>
          <w:highlight w:val="yellow"/>
          <w:lang w:val="es-MX"/>
        </w:rPr>
        <w:t>Fernando Vianna</w:t>
      </w:r>
      <w:r w:rsidRPr="00AC3233">
        <w:rPr>
          <w:rFonts w:ascii="Aptos" w:eastAsia="Aptos" w:hAnsi="Aptos" w:cs="Aptos"/>
          <w:color w:val="000000" w:themeColor="text1"/>
          <w:lang w:val="es-MX"/>
        </w:rPr>
        <w:t>, que é lá do Ceará. Ele também tem, já foi líder de tema de economia circular na</w:t>
      </w:r>
    </w:p>
    <w:p w14:paraId="18B6739F"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[48:08 - 48:21] </w:t>
      </w:r>
      <w:r w:rsidRPr="00AC3233">
        <w:rPr>
          <w:rFonts w:ascii="Aptos" w:eastAsia="Aptos" w:hAnsi="Aptos" w:cs="Aptos"/>
          <w:color w:val="000000" w:themeColor="text1"/>
          <w:lang w:val="es-MX"/>
        </w:rPr>
        <w:t xml:space="preserve">Ampad, né? Então, por isso eu entendo que tem, né? Uma notoriedade. E o </w:t>
      </w:r>
      <w:r w:rsidRPr="00AA1675">
        <w:rPr>
          <w:rFonts w:ascii="Aptos" w:eastAsia="Aptos" w:hAnsi="Aptos" w:cs="Aptos"/>
          <w:color w:val="000000" w:themeColor="text1"/>
          <w:highlight w:val="yellow"/>
          <w:lang w:val="es-MX"/>
        </w:rPr>
        <w:t>Jorge Streit</w:t>
      </w:r>
      <w:r w:rsidRPr="00AC3233">
        <w:rPr>
          <w:rFonts w:ascii="Aptos" w:eastAsia="Aptos" w:hAnsi="Aptos" w:cs="Aptos"/>
          <w:color w:val="000000" w:themeColor="text1"/>
          <w:lang w:val="es-MX"/>
        </w:rPr>
        <w:t>, ele recentemente terminou o doutorado dele e começou o pós-doc. E ele está focado</w:t>
      </w:r>
    </w:p>
    <w:p w14:paraId="2A7E47DF"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[48:21 - 48:27] </w:t>
      </w:r>
      <w:r w:rsidRPr="00AC3233">
        <w:rPr>
          <w:rFonts w:ascii="Aptos" w:eastAsia="Aptos" w:hAnsi="Aptos" w:cs="Aptos"/>
          <w:color w:val="000000" w:themeColor="text1"/>
          <w:lang w:val="es-MX"/>
        </w:rPr>
        <w:t>em, agora acho que supply chain, mas com a pegada da economia circular.</w:t>
      </w:r>
    </w:p>
    <w:p w14:paraId="4997F6D3" w14:textId="77777777" w:rsidR="00AC3233" w:rsidRPr="00AC3233" w:rsidRDefault="00AC3233" w:rsidP="00AC3233">
      <w:pPr>
        <w:rPr>
          <w:rFonts w:ascii="Aptos" w:eastAsia="Aptos" w:hAnsi="Aptos" w:cs="Aptos"/>
          <w:color w:val="000000" w:themeColor="text1"/>
          <w:lang w:val="es-MX"/>
        </w:rPr>
      </w:pPr>
    </w:p>
    <w:p w14:paraId="65E4DB0F" w14:textId="218930D9"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47BD00F2" w14:textId="4C150CAA" w:rsid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[48:31 - 48:44] </w:t>
      </w:r>
      <w:r w:rsidRPr="00AC3233">
        <w:rPr>
          <w:rFonts w:ascii="Aptos" w:eastAsia="Aptos" w:hAnsi="Aptos" w:cs="Aptos"/>
          <w:color w:val="000000" w:themeColor="text1"/>
          <w:lang w:val="es-MX"/>
        </w:rPr>
        <w:t>Maravilha. Doutora, a minha última pergunta seria, pensando assim, especificamente na sua pesquisa. Como é que a senhora obtém os recursos necessários? Qual que é a sua estratégia de captação?</w:t>
      </w:r>
    </w:p>
    <w:p w14:paraId="65D22F13" w14:textId="77777777" w:rsidR="007C77DD" w:rsidRPr="00AC3233" w:rsidRDefault="007C77DD" w:rsidP="00AC3233">
      <w:pPr>
        <w:rPr>
          <w:rFonts w:ascii="Aptos" w:eastAsia="Aptos" w:hAnsi="Aptos" w:cs="Aptos"/>
          <w:color w:val="000000" w:themeColor="text1"/>
          <w:lang w:val="es-MX"/>
        </w:rPr>
      </w:pPr>
    </w:p>
    <w:p w14:paraId="38DA23F9" w14:textId="37D0CC90" w:rsidR="00AC3233" w:rsidRPr="007C77DD"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23A2DC0E"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[48:46 - 48:52] </w:t>
      </w:r>
      <w:r w:rsidRPr="00AC3233">
        <w:rPr>
          <w:rFonts w:ascii="Aptos" w:eastAsia="Aptos" w:hAnsi="Aptos" w:cs="Aptos"/>
          <w:color w:val="000000" w:themeColor="text1"/>
          <w:lang w:val="es-MX"/>
        </w:rPr>
        <w:t>maioria das minhas pesquisas não são financiadas. Elas são financiadas pelo meu próprio bolso.</w:t>
      </w:r>
    </w:p>
    <w:p w14:paraId="39E0BB56" w14:textId="77777777" w:rsidR="00AC3233" w:rsidRPr="007C77DD" w:rsidRDefault="00AC3233" w:rsidP="00AC3233">
      <w:pPr>
        <w:rPr>
          <w:rFonts w:ascii="Aptos" w:eastAsia="Aptos" w:hAnsi="Aptos" w:cs="Aptos"/>
          <w:b/>
          <w:bCs/>
          <w:color w:val="000000" w:themeColor="text1"/>
          <w:lang w:val="es-MX"/>
        </w:rPr>
      </w:pPr>
    </w:p>
    <w:p w14:paraId="7D7F9932" w14:textId="20585537"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232513E5"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[48:53 - 48:53] </w:t>
      </w:r>
      <w:r w:rsidRPr="00AC3233">
        <w:rPr>
          <w:rFonts w:ascii="Aptos" w:eastAsia="Aptos" w:hAnsi="Aptos" w:cs="Aptos"/>
          <w:color w:val="000000" w:themeColor="text1"/>
          <w:lang w:val="es-MX"/>
        </w:rPr>
        <w:t>Sério?</w:t>
      </w:r>
    </w:p>
    <w:p w14:paraId="6078EE10" w14:textId="77777777" w:rsidR="00AC3233" w:rsidRPr="00AC3233" w:rsidRDefault="00AC3233" w:rsidP="00AC3233">
      <w:pPr>
        <w:rPr>
          <w:rFonts w:ascii="Aptos" w:eastAsia="Aptos" w:hAnsi="Aptos" w:cs="Aptos"/>
          <w:color w:val="000000" w:themeColor="text1"/>
          <w:lang w:val="es-MX"/>
        </w:rPr>
      </w:pPr>
    </w:p>
    <w:p w14:paraId="1A51CCA8" w14:textId="2B27DA2E" w:rsidR="00AC3233" w:rsidRPr="007C77DD"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4F2511A3" w14:textId="6A02D5B0" w:rsidR="00AC3233" w:rsidRPr="00AC3233" w:rsidRDefault="00AC3233" w:rsidP="00AC3233">
      <w:pPr>
        <w:rPr>
          <w:rFonts w:ascii="Aptos" w:eastAsia="Aptos" w:hAnsi="Aptos" w:cs="Aptos"/>
          <w:color w:val="000000" w:themeColor="text1"/>
          <w:lang w:val="es-MX"/>
        </w:rPr>
      </w:pPr>
      <w:r w:rsidRPr="7ECF6885">
        <w:rPr>
          <w:rFonts w:ascii="Aptos" w:eastAsia="Aptos" w:hAnsi="Aptos" w:cs="Aptos"/>
          <w:color w:val="0070C0"/>
          <w:lang w:val="es-MX"/>
        </w:rPr>
        <w:t xml:space="preserve">[48:54 - 49:06] </w:t>
      </w:r>
      <w:r w:rsidRPr="7ECF6885">
        <w:rPr>
          <w:rFonts w:ascii="Aptos" w:eastAsia="Aptos" w:hAnsi="Aptos" w:cs="Aptos"/>
          <w:color w:val="000000" w:themeColor="text1"/>
          <w:lang w:val="es-MX"/>
        </w:rPr>
        <w:t xml:space="preserve">É, é a nossa realidade de instituição comunitária, instituição pequena, né? Então, quando eu consigo é </w:t>
      </w:r>
      <w:r w:rsidRPr="7ECF6885">
        <w:rPr>
          <w:rFonts w:ascii="Aptos" w:eastAsia="Aptos" w:hAnsi="Aptos" w:cs="Aptos"/>
          <w:color w:val="000000" w:themeColor="text1"/>
          <w:highlight w:val="yellow"/>
          <w:lang w:val="es-MX"/>
        </w:rPr>
        <w:t>CAP</w:t>
      </w:r>
      <w:ins w:id="12" w:author="iara@nossaterrafirme.com" w:date="2024-07-17T06:37:00Z">
        <w:r w:rsidR="4805B965" w:rsidRPr="7ECF6885">
          <w:rPr>
            <w:rFonts w:ascii="Aptos" w:eastAsia="Aptos" w:hAnsi="Aptos" w:cs="Aptos"/>
            <w:color w:val="000000" w:themeColor="text1"/>
            <w:highlight w:val="yellow"/>
            <w:lang w:val="es-MX"/>
          </w:rPr>
          <w:t>ES</w:t>
        </w:r>
      </w:ins>
      <w:r w:rsidRPr="7ECF6885">
        <w:rPr>
          <w:rFonts w:ascii="Aptos" w:eastAsia="Aptos" w:hAnsi="Aptos" w:cs="Aptos"/>
          <w:color w:val="000000" w:themeColor="text1"/>
          <w:highlight w:val="yellow"/>
          <w:lang w:val="es-MX"/>
        </w:rPr>
        <w:t>, CNPq ou F</w:t>
      </w:r>
      <w:ins w:id="13" w:author="iara@nossaterrafirme.com" w:date="2024-07-17T06:38:00Z">
        <w:r w:rsidR="66B36BFB" w:rsidRPr="7ECF6885">
          <w:rPr>
            <w:rFonts w:ascii="Aptos" w:eastAsia="Aptos" w:hAnsi="Aptos" w:cs="Aptos"/>
            <w:color w:val="000000" w:themeColor="text1"/>
            <w:highlight w:val="yellow"/>
            <w:lang w:val="es-MX"/>
          </w:rPr>
          <w:t>A</w:t>
        </w:r>
      </w:ins>
      <w:del w:id="14" w:author="iara@nossaterrafirme.com" w:date="2024-07-17T06:38:00Z">
        <w:r w:rsidRPr="7ECF6885" w:rsidDel="00AC3233">
          <w:rPr>
            <w:rFonts w:ascii="Aptos" w:eastAsia="Aptos" w:hAnsi="Aptos" w:cs="Aptos"/>
            <w:color w:val="000000" w:themeColor="text1"/>
            <w:highlight w:val="yellow"/>
            <w:lang w:val="es-MX"/>
          </w:rPr>
          <w:delText>O</w:delText>
        </w:r>
      </w:del>
      <w:r w:rsidRPr="7ECF6885">
        <w:rPr>
          <w:rFonts w:ascii="Aptos" w:eastAsia="Aptos" w:hAnsi="Aptos" w:cs="Aptos"/>
          <w:color w:val="000000" w:themeColor="text1"/>
          <w:highlight w:val="yellow"/>
          <w:lang w:val="es-MX"/>
        </w:rPr>
        <w:t>PESC</w:t>
      </w:r>
      <w:r w:rsidRPr="7ECF6885">
        <w:rPr>
          <w:rFonts w:ascii="Aptos" w:eastAsia="Aptos" w:hAnsi="Aptos" w:cs="Aptos"/>
          <w:color w:val="000000" w:themeColor="text1"/>
          <w:lang w:val="es-MX"/>
        </w:rPr>
        <w:t>, né? Mas nem sempre</w:t>
      </w:r>
      <w:ins w:id="15" w:author="iara@nossaterrafirme.com" w:date="2024-07-17T06:38:00Z">
        <w:r w:rsidR="1C951809" w:rsidRPr="7ECF6885">
          <w:rPr>
            <w:rFonts w:ascii="Aptos" w:eastAsia="Aptos" w:hAnsi="Aptos" w:cs="Aptos"/>
            <w:color w:val="000000" w:themeColor="text1"/>
            <w:lang w:val="es-MX"/>
          </w:rPr>
          <w:t xml:space="preserve"> que</w:t>
        </w:r>
      </w:ins>
    </w:p>
    <w:p w14:paraId="5C22746D" w14:textId="627FF4D8" w:rsidR="00AC3233" w:rsidRPr="00AC3233" w:rsidRDefault="00AC3233" w:rsidP="00AC3233">
      <w:pPr>
        <w:rPr>
          <w:rFonts w:ascii="Aptos" w:eastAsia="Aptos" w:hAnsi="Aptos" w:cs="Aptos"/>
          <w:color w:val="000000" w:themeColor="text1"/>
          <w:lang w:val="es-MX"/>
        </w:rPr>
      </w:pPr>
      <w:r w:rsidRPr="7ECF6885">
        <w:rPr>
          <w:rFonts w:ascii="Aptos" w:eastAsia="Aptos" w:hAnsi="Aptos" w:cs="Aptos"/>
          <w:color w:val="0070C0"/>
          <w:lang w:val="es-MX"/>
        </w:rPr>
        <w:lastRenderedPageBreak/>
        <w:t xml:space="preserve">[49:06 - 49:18] </w:t>
      </w:r>
      <w:r w:rsidRPr="7ECF6885">
        <w:rPr>
          <w:rFonts w:ascii="Aptos" w:eastAsia="Aptos" w:hAnsi="Aptos" w:cs="Aptos"/>
          <w:color w:val="000000" w:themeColor="text1"/>
          <w:lang w:val="es-MX"/>
        </w:rPr>
        <w:t xml:space="preserve">você submete </w:t>
      </w:r>
      <w:ins w:id="16" w:author="iara@nossaterrafirme.com" w:date="2024-07-17T06:38:00Z">
        <w:r w:rsidR="02FE119D" w:rsidRPr="7ECF6885">
          <w:rPr>
            <w:rFonts w:ascii="Aptos" w:eastAsia="Aptos" w:hAnsi="Aptos" w:cs="Aptos"/>
            <w:color w:val="000000" w:themeColor="text1"/>
            <w:lang w:val="es-MX"/>
          </w:rPr>
          <w:t>a</w:t>
        </w:r>
      </w:ins>
      <w:del w:id="17" w:author="iara@nossaterrafirme.com" w:date="2024-07-17T06:38:00Z">
        <w:r w:rsidRPr="7ECF6885" w:rsidDel="00AC3233">
          <w:rPr>
            <w:rFonts w:ascii="Aptos" w:eastAsia="Aptos" w:hAnsi="Aptos" w:cs="Aptos"/>
            <w:color w:val="000000" w:themeColor="text1"/>
            <w:lang w:val="es-MX"/>
          </w:rPr>
          <w:delText xml:space="preserve">à </w:delText>
        </w:r>
      </w:del>
      <w:r w:rsidRPr="7ECF6885">
        <w:rPr>
          <w:rFonts w:ascii="Aptos" w:eastAsia="Aptos" w:hAnsi="Aptos" w:cs="Aptos"/>
          <w:color w:val="000000" w:themeColor="text1"/>
          <w:lang w:val="es-MX"/>
        </w:rPr>
        <w:t>prova. E quando a</w:t>
      </w:r>
      <w:del w:id="18" w:author="iara@nossaterrafirme.com" w:date="2024-07-17T06:38:00Z">
        <w:r w:rsidRPr="7ECF6885" w:rsidDel="00AC3233">
          <w:rPr>
            <w:rFonts w:ascii="Aptos" w:eastAsia="Aptos" w:hAnsi="Aptos" w:cs="Aptos"/>
            <w:color w:val="000000" w:themeColor="text1"/>
            <w:lang w:val="es-MX"/>
          </w:rPr>
          <w:delText xml:space="preserve"> </w:delText>
        </w:r>
      </w:del>
      <w:r w:rsidRPr="7ECF6885">
        <w:rPr>
          <w:rFonts w:ascii="Aptos" w:eastAsia="Aptos" w:hAnsi="Aptos" w:cs="Aptos"/>
          <w:color w:val="000000" w:themeColor="text1"/>
          <w:lang w:val="es-MX"/>
        </w:rPr>
        <w:t>prova, às vezes, por exemplo, um dos editais, um dos projetos que eu estou desenvolvendo recebi 13 mil reais. Como você vai fazer uma pesquisa</w:t>
      </w:r>
    </w:p>
    <w:p w14:paraId="30D96E1D"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[49:18 - 49:30] </w:t>
      </w:r>
      <w:r w:rsidRPr="00AC3233">
        <w:rPr>
          <w:rFonts w:ascii="Aptos" w:eastAsia="Aptos" w:hAnsi="Aptos" w:cs="Aptos"/>
          <w:color w:val="000000" w:themeColor="text1"/>
          <w:lang w:val="es-MX"/>
        </w:rPr>
        <w:t>de impacto com 13 mil reais? Né? É, então assim, esse é um ponto, é um gargalo, né? Da nossa realidade brasileira, né? A ausência de fomento,</w:t>
      </w:r>
    </w:p>
    <w:p w14:paraId="20621352"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[49:30 - 49:33] </w:t>
      </w:r>
      <w:r w:rsidRPr="00AC3233">
        <w:rPr>
          <w:rFonts w:ascii="Aptos" w:eastAsia="Aptos" w:hAnsi="Aptos" w:cs="Aptos"/>
          <w:color w:val="000000" w:themeColor="text1"/>
          <w:lang w:val="es-MX"/>
        </w:rPr>
        <w:t>pra você poder fazer pesquisas mais densas.</w:t>
      </w:r>
    </w:p>
    <w:p w14:paraId="6D8C00E3" w14:textId="77777777" w:rsidR="00AC3233" w:rsidRPr="00AC3233" w:rsidRDefault="00AC3233" w:rsidP="00AC3233">
      <w:pPr>
        <w:rPr>
          <w:rFonts w:ascii="Aptos" w:eastAsia="Aptos" w:hAnsi="Aptos" w:cs="Aptos"/>
          <w:color w:val="000000" w:themeColor="text1"/>
          <w:lang w:val="es-MX"/>
        </w:rPr>
      </w:pPr>
    </w:p>
    <w:p w14:paraId="2F0AE4F9" w14:textId="171407BA"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4FFEFC7F" w14:textId="77777777" w:rsidR="00AC3233" w:rsidRPr="00AC3233" w:rsidRDefault="00AC3233" w:rsidP="00AC3233">
      <w:pPr>
        <w:rPr>
          <w:rFonts w:ascii="Aptos" w:eastAsia="Aptos" w:hAnsi="Aptos" w:cs="Aptos"/>
          <w:color w:val="000000" w:themeColor="text1"/>
          <w:lang w:val="es-MX"/>
        </w:rPr>
      </w:pPr>
      <w:r w:rsidRPr="7ECF6885">
        <w:rPr>
          <w:rFonts w:ascii="Aptos" w:eastAsia="Aptos" w:hAnsi="Aptos" w:cs="Aptos"/>
          <w:color w:val="0070C0"/>
          <w:lang w:val="es-MX"/>
        </w:rPr>
        <w:t xml:space="preserve">[49:34 - 49:46] </w:t>
      </w:r>
      <w:r w:rsidRPr="7ECF6885">
        <w:rPr>
          <w:rFonts w:ascii="Aptos" w:eastAsia="Aptos" w:hAnsi="Aptos" w:cs="Aptos"/>
          <w:color w:val="000000" w:themeColor="text1"/>
          <w:lang w:val="es-MX"/>
        </w:rPr>
        <w:t>Sim, com certeza. Doutora Simone, muito obrigada. Foi incrível o volume de informações que a gente conseguiu, né? Cap</w:t>
      </w:r>
      <w:del w:id="19" w:author="iara@nossaterrafirme.com" w:date="2024-07-17T06:38:00Z">
        <w:r w:rsidRPr="7ECF6885" w:rsidDel="00AC3233">
          <w:rPr>
            <w:rFonts w:ascii="Aptos" w:eastAsia="Aptos" w:hAnsi="Aptos" w:cs="Aptos"/>
            <w:color w:val="000000" w:themeColor="text1"/>
            <w:lang w:val="es-MX"/>
          </w:rPr>
          <w:delText>i</w:delText>
        </w:r>
      </w:del>
      <w:r w:rsidRPr="7ECF6885">
        <w:rPr>
          <w:rFonts w:ascii="Aptos" w:eastAsia="Aptos" w:hAnsi="Aptos" w:cs="Aptos"/>
          <w:color w:val="000000" w:themeColor="text1"/>
          <w:lang w:val="es-MX"/>
        </w:rPr>
        <w:t>tar. Eu acho que agradeço o nome</w:t>
      </w:r>
    </w:p>
    <w:p w14:paraId="04297E64"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[49:46 - 49:58] </w:t>
      </w:r>
      <w:r w:rsidRPr="00AC3233">
        <w:rPr>
          <w:rFonts w:ascii="Aptos" w:eastAsia="Aptos" w:hAnsi="Aptos" w:cs="Aptos"/>
          <w:color w:val="000000" w:themeColor="text1"/>
          <w:lang w:val="es-MX"/>
        </w:rPr>
        <w:t>da TEC de Monterrey, da nossa equipe, né? Vou deixar o Hugo falar um pouquinho também. Queria me apresentar tardiamente, né? Meu nome é Yara Vicente, sou socióloga, sou alumni da UNB</w:t>
      </w:r>
    </w:p>
    <w:p w14:paraId="46E2652B"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[49:58 - 50:10] </w:t>
      </w:r>
      <w:r w:rsidRPr="00AC3233">
        <w:rPr>
          <w:rFonts w:ascii="Aptos" w:eastAsia="Aptos" w:hAnsi="Aptos" w:cs="Aptos"/>
          <w:color w:val="000000" w:themeColor="text1"/>
          <w:lang w:val="es-MX"/>
        </w:rPr>
        <w:t>e da Columbia University, onde eu me encontrei em administração pública com ênfase em ciência e política ambiental no mestrado, né? Sou do time dos practitioners, mas tenho uma empresa que, entre muitas coisas, faz</w:t>
      </w:r>
    </w:p>
    <w:p w14:paraId="76500E37"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[50:10 - 50:22] </w:t>
      </w:r>
      <w:r w:rsidRPr="00AC3233">
        <w:rPr>
          <w:rFonts w:ascii="Aptos" w:eastAsia="Aptos" w:hAnsi="Aptos" w:cs="Aptos"/>
          <w:color w:val="000000" w:themeColor="text1"/>
          <w:lang w:val="es-MX"/>
        </w:rPr>
        <w:t xml:space="preserve">pesquisa aplicada, né? Dentro do campo de sustentabilidade e inovação decolonial, que chama </w:t>
      </w:r>
      <w:r w:rsidRPr="005D2B2C">
        <w:rPr>
          <w:rFonts w:ascii="Aptos" w:eastAsia="Aptos" w:hAnsi="Aptos" w:cs="Aptos"/>
          <w:color w:val="000000" w:themeColor="text1"/>
          <w:highlight w:val="yellow"/>
          <w:lang w:val="es-MX"/>
        </w:rPr>
        <w:t>Nossa Terra Firme</w:t>
      </w:r>
      <w:r w:rsidRPr="00AC3233">
        <w:rPr>
          <w:rFonts w:ascii="Aptos" w:eastAsia="Aptos" w:hAnsi="Aptos" w:cs="Aptos"/>
          <w:color w:val="000000" w:themeColor="text1"/>
          <w:lang w:val="es-MX"/>
        </w:rPr>
        <w:t>. E a gente teve o prazer de ser convidada pela TEC de Monterrey pra liderar o capítulo</w:t>
      </w:r>
    </w:p>
    <w:p w14:paraId="783E4DE3"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[50:23 - 50:35] </w:t>
      </w:r>
      <w:r w:rsidRPr="00AC3233">
        <w:rPr>
          <w:rFonts w:ascii="Aptos" w:eastAsia="Aptos" w:hAnsi="Aptos" w:cs="Aptos"/>
          <w:color w:val="000000" w:themeColor="text1"/>
          <w:lang w:val="es-MX"/>
        </w:rPr>
        <w:t>brasileiro dessa grande pesquisa sobre florescimento humano na América Latina, né? Que a senhora recebeu o link lá, então a Nossa Terra Firme é a minha instituição, sou fundadora dela e estou responsável aí por sintetizar</w:t>
      </w:r>
    </w:p>
    <w:p w14:paraId="093EEBB0"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[50:35 - 50:46] </w:t>
      </w:r>
      <w:r w:rsidRPr="00AC3233">
        <w:rPr>
          <w:rFonts w:ascii="Aptos" w:eastAsia="Aptos" w:hAnsi="Aptos" w:cs="Aptos"/>
          <w:color w:val="000000" w:themeColor="text1"/>
          <w:lang w:val="es-MX"/>
        </w:rPr>
        <w:t>esse monte de informações pra que a gente consiga mostrar a importância também desse financiamento, né? Começar a se organizar enquanto campo científico no Brasil</w:t>
      </w:r>
    </w:p>
    <w:p w14:paraId="4DE479E8"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[50:46 - 50:58] </w:t>
      </w:r>
      <w:r w:rsidRPr="00AC3233">
        <w:rPr>
          <w:rFonts w:ascii="Aptos" w:eastAsia="Aptos" w:hAnsi="Aptos" w:cs="Aptos"/>
          <w:color w:val="000000" w:themeColor="text1"/>
          <w:lang w:val="es-MX"/>
        </w:rPr>
        <w:t>e na América Latina, pra que a gente possa dialogar com os temas de florescimento humano a partir da nossa visão do sul global, né? Que é tão importante. Então, só tenho a te agradecer e vamos manter contato pra contar</w:t>
      </w:r>
    </w:p>
    <w:p w14:paraId="5125913F"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[50:58 - 51:03] </w:t>
      </w:r>
      <w:r w:rsidRPr="00AC3233">
        <w:rPr>
          <w:rFonts w:ascii="Aptos" w:eastAsia="Aptos" w:hAnsi="Aptos" w:cs="Aptos"/>
          <w:color w:val="000000" w:themeColor="text1"/>
          <w:lang w:val="es-MX"/>
        </w:rPr>
        <w:t>os próximos passos, tá? Vou passar pro Hugo, também. Hugo, por favor, se quiser compartilhar algumas palavras finais.</w:t>
      </w:r>
    </w:p>
    <w:p w14:paraId="2942012B" w14:textId="77777777" w:rsidR="00AC3233" w:rsidRPr="00AC3233" w:rsidRDefault="00AC3233" w:rsidP="00AC3233">
      <w:pPr>
        <w:rPr>
          <w:rFonts w:ascii="Aptos" w:eastAsia="Aptos" w:hAnsi="Aptos" w:cs="Aptos"/>
          <w:color w:val="000000" w:themeColor="text1"/>
          <w:lang w:val="es-MX"/>
        </w:rPr>
      </w:pPr>
    </w:p>
    <w:p w14:paraId="64339BF2" w14:textId="77777777" w:rsidR="00AC3233" w:rsidRPr="007C77DD" w:rsidRDefault="00AC3233" w:rsidP="00AC3233">
      <w:pPr>
        <w:rPr>
          <w:rFonts w:ascii="Aptos" w:eastAsia="Aptos" w:hAnsi="Aptos" w:cs="Aptos"/>
          <w:b/>
          <w:bCs/>
          <w:color w:val="000000" w:themeColor="text1"/>
          <w:lang w:val="es-MX"/>
        </w:rPr>
      </w:pPr>
      <w:r w:rsidRPr="007C77DD">
        <w:rPr>
          <w:rFonts w:ascii="Aptos" w:eastAsia="Aptos" w:hAnsi="Aptos" w:cs="Aptos"/>
          <w:b/>
          <w:bCs/>
          <w:color w:val="000000" w:themeColor="text1"/>
          <w:lang w:val="es-MX"/>
        </w:rPr>
        <w:lastRenderedPageBreak/>
        <w:t>Hugo</w:t>
      </w:r>
    </w:p>
    <w:p w14:paraId="2AF27E23"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[51:05 - 51:18] </w:t>
      </w:r>
      <w:r w:rsidRPr="00AC3233">
        <w:rPr>
          <w:rFonts w:ascii="Aptos" w:eastAsia="Aptos" w:hAnsi="Aptos" w:cs="Aptos"/>
          <w:color w:val="000000" w:themeColor="text1"/>
          <w:lang w:val="es-MX"/>
        </w:rPr>
        <w:t>Bem, primeiro de tudo, eu tenho que agradecer muito pela sua contribuição, doutora. Bem, eu não conseguia entender tudo que estava acontecendo, mas</w:t>
      </w:r>
    </w:p>
    <w:p w14:paraId="33DDDBC8"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[51:18 - 51:29] </w:t>
      </w:r>
      <w:r w:rsidRPr="00AC3233">
        <w:rPr>
          <w:rFonts w:ascii="Aptos" w:eastAsia="Aptos" w:hAnsi="Aptos" w:cs="Aptos"/>
          <w:color w:val="000000" w:themeColor="text1"/>
          <w:lang w:val="es-MX"/>
        </w:rPr>
        <w:t>metade das coisas que eu entendi eram muito, muito, muito interessantes. Então, eu não tenho nada a agradecer e compartilhar com a gente</w:t>
      </w:r>
    </w:p>
    <w:p w14:paraId="6145640B"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[51:30 - 51:41] </w:t>
      </w:r>
      <w:r w:rsidRPr="00AC3233">
        <w:rPr>
          <w:rFonts w:ascii="Aptos" w:eastAsia="Aptos" w:hAnsi="Aptos" w:cs="Aptos"/>
          <w:color w:val="000000" w:themeColor="text1"/>
          <w:lang w:val="es-MX"/>
        </w:rPr>
        <w:t>o seu tempo e seu conhecimento. E, bem, há apenas uma coisa que eu gostaria de perguntar, mas eu acho que eu não conseguia ouvir,</w:t>
      </w:r>
    </w:p>
    <w:p w14:paraId="3E1BD269"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[51:42 - 51:54] </w:t>
      </w:r>
      <w:r w:rsidRPr="00AC3233">
        <w:rPr>
          <w:rFonts w:ascii="Aptos" w:eastAsia="Aptos" w:hAnsi="Aptos" w:cs="Aptos"/>
          <w:color w:val="000000" w:themeColor="text1"/>
          <w:lang w:val="es-MX"/>
        </w:rPr>
        <w:t>ou eu acho que eu não sei se você mencionou algumas organizações ou alguns lugares ou</w:t>
      </w:r>
    </w:p>
    <w:p w14:paraId="4C63ECDF"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[51:54 - 52:05] </w:t>
      </w:r>
      <w:r w:rsidRPr="00AC3233">
        <w:rPr>
          <w:rFonts w:ascii="Aptos" w:eastAsia="Aptos" w:hAnsi="Aptos" w:cs="Aptos"/>
          <w:color w:val="000000" w:themeColor="text1"/>
          <w:lang w:val="es-MX"/>
        </w:rPr>
        <w:t>algumas instituições que são mais prominentes em fazer pesquisa ou no Brasil</w:t>
      </w:r>
    </w:p>
    <w:p w14:paraId="308301FA"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[52:05 - 52:08] </w:t>
      </w:r>
      <w:r w:rsidRPr="00AC3233">
        <w:rPr>
          <w:rFonts w:ascii="Aptos" w:eastAsia="Aptos" w:hAnsi="Aptos" w:cs="Aptos"/>
          <w:color w:val="000000" w:themeColor="text1"/>
          <w:lang w:val="es-MX"/>
        </w:rPr>
        <w:t>ou na América Latina, se você considerar.</w:t>
      </w:r>
    </w:p>
    <w:p w14:paraId="2CEF9AEE" w14:textId="77777777" w:rsidR="00AC3233" w:rsidRPr="00AC3233" w:rsidRDefault="00AC3233" w:rsidP="00AC3233">
      <w:pPr>
        <w:rPr>
          <w:rFonts w:ascii="Aptos" w:eastAsia="Aptos" w:hAnsi="Aptos" w:cs="Aptos"/>
          <w:color w:val="000000" w:themeColor="text1"/>
          <w:lang w:val="es-MX"/>
        </w:rPr>
      </w:pPr>
    </w:p>
    <w:p w14:paraId="7F175E65" w14:textId="21936C3D"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3E8D42E6"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[52:09 - 52:21] </w:t>
      </w:r>
      <w:r w:rsidRPr="00AC3233">
        <w:rPr>
          <w:rFonts w:ascii="Aptos" w:eastAsia="Aptos" w:hAnsi="Aptos" w:cs="Aptos"/>
          <w:color w:val="000000" w:themeColor="text1"/>
          <w:lang w:val="es-MX"/>
        </w:rPr>
        <w:t>Sim? Sim, Hugo, nós temos uma lista massiva de organizações, eu estava tomando notas de forma louca, porque muitas delas são acrônimas, e acrônimas soam muito diferentes</w:t>
      </w:r>
    </w:p>
    <w:p w14:paraId="4C4C5549"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[52:21 - 52:32</w:t>
      </w:r>
      <w:r w:rsidRPr="00AC3233">
        <w:rPr>
          <w:rFonts w:ascii="Aptos" w:eastAsia="Aptos" w:hAnsi="Aptos" w:cs="Aptos"/>
          <w:color w:val="000000" w:themeColor="text1"/>
          <w:lang w:val="es-MX"/>
        </w:rPr>
        <w:t>] em português, sabe? Elas soam como palavras, mas elas são, na verdade, acrônimas. Então, eu estou feliz em conversar com vocês, porque nós temos, no topo da minha cabeça, mais de 20</w:t>
      </w:r>
    </w:p>
    <w:p w14:paraId="2770A24B" w14:textId="77777777" w:rsidR="00AC3233" w:rsidRPr="00AC3233" w:rsidRDefault="00AC3233" w:rsidP="00AC3233">
      <w:pPr>
        <w:rPr>
          <w:rFonts w:ascii="Aptos" w:eastAsia="Aptos" w:hAnsi="Aptos" w:cs="Aptos"/>
          <w:color w:val="000000" w:themeColor="text1"/>
          <w:lang w:val="es-MX"/>
        </w:rPr>
      </w:pPr>
    </w:p>
    <w:p w14:paraId="270EE9BE" w14:textId="50430AFC" w:rsidR="00AC3233" w:rsidRPr="007C77DD"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0229F758"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[52:34 - 52:36] </w:t>
      </w:r>
      <w:r w:rsidRPr="00AC3233">
        <w:rPr>
          <w:rFonts w:ascii="Aptos" w:eastAsia="Aptos" w:hAnsi="Aptos" w:cs="Aptos"/>
          <w:color w:val="000000" w:themeColor="text1"/>
          <w:lang w:val="es-MX"/>
        </w:rPr>
        <w:t>instituições entre</w:t>
      </w:r>
    </w:p>
    <w:p w14:paraId="1F028BDD" w14:textId="77777777" w:rsidR="00AC3233" w:rsidRPr="00AC3233" w:rsidRDefault="00AC3233" w:rsidP="00AC3233">
      <w:pPr>
        <w:rPr>
          <w:rFonts w:ascii="Aptos" w:eastAsia="Aptos" w:hAnsi="Aptos" w:cs="Aptos"/>
          <w:color w:val="000000" w:themeColor="text1"/>
          <w:lang w:val="es-MX"/>
        </w:rPr>
      </w:pPr>
    </w:p>
    <w:p w14:paraId="3FBC6D29" w14:textId="78C796E2"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3AB4A080"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[52:36 - 52:37] </w:t>
      </w:r>
      <w:r w:rsidRPr="00AC3233">
        <w:rPr>
          <w:rFonts w:ascii="Aptos" w:eastAsia="Aptos" w:hAnsi="Aptos" w:cs="Aptos"/>
          <w:color w:val="000000" w:themeColor="text1"/>
          <w:lang w:val="es-MX"/>
        </w:rPr>
        <w:t>startups, redes sociais,</w:t>
      </w:r>
    </w:p>
    <w:p w14:paraId="7413B9FE"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[52:38 - 52:38] </w:t>
      </w:r>
      <w:r w:rsidRPr="00AC3233">
        <w:rPr>
          <w:rFonts w:ascii="Aptos" w:eastAsia="Aptos" w:hAnsi="Aptos" w:cs="Aptos"/>
          <w:color w:val="000000" w:themeColor="text1"/>
          <w:lang w:val="es-MX"/>
        </w:rPr>
        <w:t>escolas,</w:t>
      </w:r>
    </w:p>
    <w:p w14:paraId="07E66BAE"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[52:39 - 52:46] </w:t>
      </w:r>
      <w:r w:rsidRPr="00AC3233">
        <w:rPr>
          <w:rFonts w:ascii="Aptos" w:eastAsia="Aptos" w:hAnsi="Aptos" w:cs="Aptos"/>
          <w:color w:val="000000" w:themeColor="text1"/>
          <w:lang w:val="es-MX"/>
        </w:rPr>
        <w:t>lojas de granação, você sabe, que estão cobertas. Ok, ok, excelente.</w:t>
      </w:r>
    </w:p>
    <w:p w14:paraId="2DBDABD5" w14:textId="77777777" w:rsidR="00AC3233" w:rsidRPr="00AC3233" w:rsidRDefault="00AC3233" w:rsidP="00AC3233">
      <w:pPr>
        <w:rPr>
          <w:rFonts w:ascii="Aptos" w:eastAsia="Aptos" w:hAnsi="Aptos" w:cs="Aptos"/>
          <w:color w:val="000000" w:themeColor="text1"/>
          <w:lang w:val="es-MX"/>
        </w:rPr>
      </w:pPr>
    </w:p>
    <w:p w14:paraId="6075D801" w14:textId="77777777" w:rsidR="00AC3233" w:rsidRPr="007C77DD" w:rsidRDefault="00AC3233" w:rsidP="00AC3233">
      <w:pPr>
        <w:rPr>
          <w:rFonts w:ascii="Aptos" w:eastAsia="Aptos" w:hAnsi="Aptos" w:cs="Aptos"/>
          <w:b/>
          <w:bCs/>
          <w:color w:val="000000" w:themeColor="text1"/>
          <w:lang w:val="es-MX"/>
        </w:rPr>
      </w:pPr>
      <w:r w:rsidRPr="007C77DD">
        <w:rPr>
          <w:rFonts w:ascii="Aptos" w:eastAsia="Aptos" w:hAnsi="Aptos" w:cs="Aptos"/>
          <w:b/>
          <w:bCs/>
          <w:color w:val="000000" w:themeColor="text1"/>
          <w:lang w:val="es-MX"/>
        </w:rPr>
        <w:t>Hugo</w:t>
      </w:r>
    </w:p>
    <w:p w14:paraId="23EC7F19"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[52:46 - 52:51</w:t>
      </w:r>
      <w:r w:rsidRPr="00AC3233">
        <w:rPr>
          <w:rFonts w:ascii="Aptos" w:eastAsia="Aptos" w:hAnsi="Aptos" w:cs="Aptos"/>
          <w:color w:val="000000" w:themeColor="text1"/>
          <w:lang w:val="es-MX"/>
        </w:rPr>
        <w:t>] E houve alguma organização governamental envolvida também?</w:t>
      </w:r>
    </w:p>
    <w:p w14:paraId="42D4A8AA" w14:textId="77777777" w:rsidR="00AC3233" w:rsidRPr="00AC3233" w:rsidRDefault="00AC3233" w:rsidP="00AC3233">
      <w:pPr>
        <w:rPr>
          <w:rFonts w:ascii="Aptos" w:eastAsia="Aptos" w:hAnsi="Aptos" w:cs="Aptos"/>
          <w:color w:val="000000" w:themeColor="text1"/>
          <w:lang w:val="es-MX"/>
        </w:rPr>
      </w:pPr>
    </w:p>
    <w:p w14:paraId="73575FA4" w14:textId="7A7AF77E" w:rsidR="00AC3233" w:rsidRPr="007C77DD"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79FD0744"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[52:52 - 52:53] </w:t>
      </w:r>
      <w:r w:rsidRPr="00AC3233">
        <w:rPr>
          <w:rFonts w:ascii="Aptos" w:eastAsia="Aptos" w:hAnsi="Aptos" w:cs="Aptos"/>
          <w:color w:val="000000" w:themeColor="text1"/>
          <w:lang w:val="es-MX"/>
        </w:rPr>
        <w:t>Sim, nós temos a</w:t>
      </w:r>
    </w:p>
    <w:p w14:paraId="7B0CC318"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[53:11 - 53:14] </w:t>
      </w:r>
      <w:r w:rsidRPr="00E77F1F">
        <w:rPr>
          <w:rFonts w:ascii="Aptos" w:eastAsia="Aptos" w:hAnsi="Aptos" w:cs="Aptos"/>
          <w:color w:val="000000" w:themeColor="text1"/>
          <w:highlight w:val="yellow"/>
          <w:lang w:val="es-MX"/>
        </w:rPr>
        <w:t>Fundação de Amparo Pesquisa do Estado de Santa Catarina.</w:t>
      </w:r>
    </w:p>
    <w:p w14:paraId="33A5789D" w14:textId="77777777" w:rsidR="00AC3233" w:rsidRPr="00AC3233" w:rsidRDefault="00AC3233" w:rsidP="00AC3233">
      <w:pPr>
        <w:rPr>
          <w:rFonts w:ascii="Aptos" w:eastAsia="Aptos" w:hAnsi="Aptos" w:cs="Aptos"/>
          <w:color w:val="000000" w:themeColor="text1"/>
          <w:lang w:val="es-MX"/>
        </w:rPr>
      </w:pPr>
    </w:p>
    <w:p w14:paraId="6E10F37A" w14:textId="05CE4D62"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1B59845C"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[53:16 - 53:28] </w:t>
      </w:r>
      <w:r w:rsidRPr="00AC3233">
        <w:rPr>
          <w:rFonts w:ascii="Aptos" w:eastAsia="Aptos" w:hAnsi="Aptos" w:cs="Aptos"/>
          <w:color w:val="000000" w:themeColor="text1"/>
          <w:lang w:val="es-MX"/>
        </w:rPr>
        <w:t>Ok. E nós discutimos muito sobre como, sabe, a principal fonte de financiamento é pública, e, e o que está no setor privado,</w:t>
      </w:r>
    </w:p>
    <w:p w14:paraId="54378CC5"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[53:28 - 53:41] </w:t>
      </w:r>
      <w:r w:rsidRPr="00AC3233">
        <w:rPr>
          <w:rFonts w:ascii="Aptos" w:eastAsia="Aptos" w:hAnsi="Aptos" w:cs="Aptos"/>
          <w:color w:val="000000" w:themeColor="text1"/>
          <w:lang w:val="es-MX"/>
        </w:rPr>
        <w:t>e o quão frequentemente a ressource está disponível, o que não é tão frequentemente, então, é principalmente sobre como a sua pesquisa é autofundada, por mais parte,</w:t>
      </w:r>
    </w:p>
    <w:p w14:paraId="7220491D"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[53:41 - 53:52] </w:t>
      </w:r>
      <w:r w:rsidRPr="00AC3233">
        <w:rPr>
          <w:rFonts w:ascii="Aptos" w:eastAsia="Aptos" w:hAnsi="Aptos" w:cs="Aptos"/>
          <w:color w:val="000000" w:themeColor="text1"/>
          <w:lang w:val="es-MX"/>
        </w:rPr>
        <w:t>os granações disponíveis são muito poucos, então, eu tenho um ótimo blueprints, e eu estou feliz em ter um horário, com vocês, para ir sobre as notas. E talvez, se nós pudéssemos ter uma tradução para</w:t>
      </w:r>
    </w:p>
    <w:p w14:paraId="5BA1DEC9"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[53:54 - 53:57] </w:t>
      </w:r>
      <w:r w:rsidRPr="00AC3233">
        <w:rPr>
          <w:rFonts w:ascii="Aptos" w:eastAsia="Aptos" w:hAnsi="Aptos" w:cs="Aptos"/>
          <w:color w:val="000000" w:themeColor="text1"/>
          <w:lang w:val="es-MX"/>
        </w:rPr>
        <w:t>espanhol, vocês também, certo?</w:t>
      </w:r>
    </w:p>
    <w:p w14:paraId="6BECAB98" w14:textId="77777777" w:rsidR="00AC3233" w:rsidRPr="00AC3233" w:rsidRDefault="00AC3233" w:rsidP="00AC3233">
      <w:pPr>
        <w:rPr>
          <w:rFonts w:ascii="Aptos" w:eastAsia="Aptos" w:hAnsi="Aptos" w:cs="Aptos"/>
          <w:color w:val="000000" w:themeColor="text1"/>
          <w:lang w:val="es-MX"/>
        </w:rPr>
      </w:pPr>
    </w:p>
    <w:p w14:paraId="717FD99B" w14:textId="1D276FB4" w:rsidR="00AC3233" w:rsidRPr="007C77DD"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50CC0505"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[53:57 - 54:03] </w:t>
      </w:r>
      <w:r w:rsidRPr="00AC3233">
        <w:rPr>
          <w:rFonts w:ascii="Aptos" w:eastAsia="Aptos" w:hAnsi="Aptos" w:cs="Aptos"/>
          <w:color w:val="000000" w:themeColor="text1"/>
          <w:lang w:val="es-MX"/>
        </w:rPr>
        <w:t>Sim. Você vai usar alguma ferramenta de transcrição?</w:t>
      </w:r>
    </w:p>
    <w:p w14:paraId="3DE97871" w14:textId="77777777" w:rsidR="00AC3233" w:rsidRPr="00AC3233" w:rsidRDefault="00AC3233" w:rsidP="00AC3233">
      <w:pPr>
        <w:rPr>
          <w:rFonts w:ascii="Aptos" w:eastAsia="Aptos" w:hAnsi="Aptos" w:cs="Aptos"/>
          <w:color w:val="000000" w:themeColor="text1"/>
          <w:lang w:val="es-MX"/>
        </w:rPr>
      </w:pPr>
    </w:p>
    <w:p w14:paraId="40BE68E8" w14:textId="567C91F2"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63CB6EA9"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[54:05 - 54:17] </w:t>
      </w:r>
      <w:r w:rsidRPr="00AC3233">
        <w:rPr>
          <w:rFonts w:ascii="Aptos" w:eastAsia="Aptos" w:hAnsi="Aptos" w:cs="Aptos"/>
          <w:color w:val="000000" w:themeColor="text1"/>
          <w:lang w:val="es-MX"/>
        </w:rPr>
        <w:t>Eles têm uma equipe que está responsável, mas aquele momento de... nosso grande desafio é que eu sou a única pesquisadora que fala português, sabe?</w:t>
      </w:r>
    </w:p>
    <w:p w14:paraId="0E613632"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[54:18 - 54:29] </w:t>
      </w:r>
      <w:r w:rsidRPr="00AC3233">
        <w:rPr>
          <w:rFonts w:ascii="Aptos" w:eastAsia="Aptos" w:hAnsi="Aptos" w:cs="Aptos"/>
          <w:color w:val="000000" w:themeColor="text1"/>
          <w:lang w:val="es-MX"/>
        </w:rPr>
        <w:t>Então, nesse momento de ter o primeiro contato, a gente não tem muito como, mas eles vão fazer uma combinação de ferramentas tecnológicas, e também de ferramentas</w:t>
      </w:r>
    </w:p>
    <w:p w14:paraId="4268C5C0"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lastRenderedPageBreak/>
        <w:t xml:space="preserve">[54:30 - 54:42] </w:t>
      </w:r>
      <w:r w:rsidRPr="00AC3233">
        <w:rPr>
          <w:rFonts w:ascii="Aptos" w:eastAsia="Aptos" w:hAnsi="Aptos" w:cs="Aptos"/>
          <w:color w:val="000000" w:themeColor="text1"/>
          <w:lang w:val="es-MX"/>
        </w:rPr>
        <w:t>da supervisão humana mesmo, porque tem muitos acrônimos que a inteligência artificial ou o software de transcrição não vão pegar, então, a gente vai ter todos os cuidados.</w:t>
      </w:r>
    </w:p>
    <w:p w14:paraId="48772952" w14:textId="77777777" w:rsidR="00AC3233" w:rsidRPr="00AC3233" w:rsidRDefault="00AC3233" w:rsidP="00AC3233">
      <w:pPr>
        <w:rPr>
          <w:rFonts w:ascii="Aptos" w:eastAsia="Aptos" w:hAnsi="Aptos" w:cs="Aptos"/>
          <w:color w:val="000000" w:themeColor="text1"/>
          <w:lang w:val="es-MX"/>
        </w:rPr>
      </w:pPr>
    </w:p>
    <w:p w14:paraId="1E790F13" w14:textId="6D982E9E" w:rsidR="00AC3233" w:rsidRPr="007C77DD"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25440F0A"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[54:43 - 54:48] </w:t>
      </w:r>
      <w:r w:rsidRPr="00AC3233">
        <w:rPr>
          <w:rFonts w:ascii="Aptos" w:eastAsia="Aptos" w:hAnsi="Aptos" w:cs="Aptos"/>
          <w:color w:val="000000" w:themeColor="text1"/>
          <w:lang w:val="es-MX"/>
        </w:rPr>
        <w:t>Ah, tá. Porque senão eu poderia sugerir também alguma ferramenta, se vocês quisessem.</w:t>
      </w:r>
    </w:p>
    <w:p w14:paraId="3F01C2E2" w14:textId="77777777" w:rsidR="00AC3233" w:rsidRPr="00AC3233" w:rsidRDefault="00AC3233" w:rsidP="00AC3233">
      <w:pPr>
        <w:rPr>
          <w:rFonts w:ascii="Aptos" w:eastAsia="Aptos" w:hAnsi="Aptos" w:cs="Aptos"/>
          <w:color w:val="000000" w:themeColor="text1"/>
          <w:lang w:val="es-MX"/>
        </w:rPr>
      </w:pPr>
    </w:p>
    <w:p w14:paraId="419E202F" w14:textId="5358493A"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6A457ADF"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[54:49 - 54:52] </w:t>
      </w:r>
      <w:r w:rsidRPr="00AC3233">
        <w:rPr>
          <w:rFonts w:ascii="Aptos" w:eastAsia="Aptos" w:hAnsi="Aptos" w:cs="Aptos"/>
          <w:color w:val="000000" w:themeColor="text1"/>
          <w:lang w:val="es-MX"/>
        </w:rPr>
        <w:t>Não, mas isso é sempre bom, se a senhora quiser sugerir...</w:t>
      </w:r>
    </w:p>
    <w:p w14:paraId="0687A803" w14:textId="77777777" w:rsidR="00AC3233" w:rsidRPr="007C77DD" w:rsidRDefault="00AC3233" w:rsidP="00AC3233">
      <w:pPr>
        <w:rPr>
          <w:rFonts w:ascii="Aptos" w:eastAsia="Aptos" w:hAnsi="Aptos" w:cs="Aptos"/>
          <w:b/>
          <w:bCs/>
          <w:color w:val="000000" w:themeColor="text1"/>
          <w:lang w:val="es-MX"/>
        </w:rPr>
      </w:pPr>
    </w:p>
    <w:p w14:paraId="1D453D41" w14:textId="4FBC54B2" w:rsidR="00AC3233" w:rsidRPr="007C77DD"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044BA901"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[54:52 - 55:05] </w:t>
      </w:r>
      <w:r w:rsidRPr="00AC3233">
        <w:rPr>
          <w:rFonts w:ascii="Aptos" w:eastAsia="Aptos" w:hAnsi="Aptos" w:cs="Aptos"/>
          <w:color w:val="000000" w:themeColor="text1"/>
          <w:lang w:val="es-MX"/>
        </w:rPr>
        <w:t>Deixa só, eu estou tentando deixar aqui só um pouquinho, eu vou te passar uma listinha, deixa só localizar rapidinho aqui, que eu estava usando numa disciplina para os meus alunos também,</w:t>
      </w:r>
    </w:p>
    <w:p w14:paraId="659F3C4A"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[55:05 - 55:17] </w:t>
      </w:r>
      <w:r w:rsidRPr="00AC3233">
        <w:rPr>
          <w:rFonts w:ascii="Aptos" w:eastAsia="Aptos" w:hAnsi="Aptos" w:cs="Aptos"/>
          <w:color w:val="000000" w:themeColor="text1"/>
          <w:lang w:val="es-MX"/>
        </w:rPr>
        <w:t>e eu acho bem bacana esse tipo de coisa, porque acelera, todos nós temos agendas extensas, então, ter oportunidade</w:t>
      </w:r>
    </w:p>
    <w:p w14:paraId="28D8D42D"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[55:17 - 55:19] </w:t>
      </w:r>
      <w:r w:rsidRPr="00AC3233">
        <w:rPr>
          <w:rFonts w:ascii="Aptos" w:eastAsia="Aptos" w:hAnsi="Aptos" w:cs="Aptos"/>
          <w:color w:val="000000" w:themeColor="text1"/>
          <w:lang w:val="es-MX"/>
        </w:rPr>
        <w:t>de acelerar pode facilitar.</w:t>
      </w:r>
    </w:p>
    <w:p w14:paraId="21508E67" w14:textId="77777777" w:rsidR="00AC3233" w:rsidRPr="00AC3233" w:rsidRDefault="00AC3233" w:rsidP="00AC3233">
      <w:pPr>
        <w:rPr>
          <w:rFonts w:ascii="Aptos" w:eastAsia="Aptos" w:hAnsi="Aptos" w:cs="Aptos"/>
          <w:color w:val="000000" w:themeColor="text1"/>
          <w:lang w:val="es-MX"/>
        </w:rPr>
      </w:pPr>
    </w:p>
    <w:p w14:paraId="2A73C6E8" w14:textId="38BB1A92"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36A282AE"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[55:21 - 55:32] </w:t>
      </w:r>
      <w:r w:rsidRPr="00AC3233">
        <w:rPr>
          <w:rFonts w:ascii="Aptos" w:eastAsia="Aptos" w:hAnsi="Aptos" w:cs="Aptos"/>
          <w:color w:val="000000" w:themeColor="text1"/>
          <w:lang w:val="es-MX"/>
        </w:rPr>
        <w:t>Hugo, ela está perguntando sobre os nossos dispositivos de transcrição, e eu disse que isso provavelmente seria uma mistura entre software-based e coordenação humana, e ela</w:t>
      </w:r>
    </w:p>
    <w:p w14:paraId="137C233B"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[55:32 - 55:42] </w:t>
      </w:r>
      <w:r w:rsidRPr="00AC3233">
        <w:rPr>
          <w:rFonts w:ascii="Aptos" w:eastAsia="Aptos" w:hAnsi="Aptos" w:cs="Aptos"/>
          <w:color w:val="000000" w:themeColor="text1"/>
          <w:lang w:val="es-MX"/>
        </w:rPr>
        <w:t>voluntariamente compartilhou com a gente alguns nomes de softwares que ela usa, então, ela está olhando agora, e eu vou fazer notas e compartilhar com vocês.</w:t>
      </w:r>
    </w:p>
    <w:p w14:paraId="1C6055FE" w14:textId="77777777" w:rsidR="00AC3233" w:rsidRPr="007C77DD" w:rsidRDefault="00AC3233" w:rsidP="00AC3233">
      <w:pPr>
        <w:rPr>
          <w:rFonts w:ascii="Aptos" w:eastAsia="Aptos" w:hAnsi="Aptos" w:cs="Aptos"/>
          <w:b/>
          <w:bCs/>
          <w:color w:val="000000" w:themeColor="text1"/>
          <w:lang w:val="es-MX"/>
        </w:rPr>
      </w:pPr>
    </w:p>
    <w:p w14:paraId="36CFB6A8" w14:textId="77777777" w:rsidR="00AC3233" w:rsidRPr="007C77DD" w:rsidRDefault="00AC3233" w:rsidP="00AC3233">
      <w:pPr>
        <w:rPr>
          <w:rFonts w:ascii="Aptos" w:eastAsia="Aptos" w:hAnsi="Aptos" w:cs="Aptos"/>
          <w:b/>
          <w:bCs/>
          <w:color w:val="000000" w:themeColor="text1"/>
        </w:rPr>
      </w:pPr>
      <w:r w:rsidRPr="007C77DD">
        <w:rPr>
          <w:rFonts w:ascii="Aptos" w:eastAsia="Aptos" w:hAnsi="Aptos" w:cs="Aptos"/>
          <w:b/>
          <w:bCs/>
          <w:color w:val="000000" w:themeColor="text1"/>
        </w:rPr>
        <w:t>Hugo</w:t>
      </w:r>
    </w:p>
    <w:p w14:paraId="599F2C83" w14:textId="77777777" w:rsidR="00AC3233" w:rsidRPr="00ED228C" w:rsidRDefault="00AC3233" w:rsidP="00AC3233">
      <w:pPr>
        <w:rPr>
          <w:rFonts w:ascii="Aptos" w:eastAsia="Aptos" w:hAnsi="Aptos" w:cs="Aptos"/>
          <w:color w:val="000000" w:themeColor="text1"/>
        </w:rPr>
      </w:pPr>
      <w:r w:rsidRPr="005A3B7B">
        <w:rPr>
          <w:rFonts w:ascii="Aptos" w:eastAsia="Aptos" w:hAnsi="Aptos" w:cs="Aptos"/>
          <w:color w:val="0070C0"/>
        </w:rPr>
        <w:t xml:space="preserve">[55:43 - 55:45] </w:t>
      </w:r>
      <w:r w:rsidRPr="00ED228C">
        <w:rPr>
          <w:rFonts w:ascii="Aptos" w:eastAsia="Aptos" w:hAnsi="Aptos" w:cs="Aptos"/>
          <w:color w:val="000000" w:themeColor="text1"/>
        </w:rPr>
        <w:t xml:space="preserve">Sim, sim, </w:t>
      </w:r>
      <w:proofErr w:type="spellStart"/>
      <w:r w:rsidRPr="00ED228C">
        <w:rPr>
          <w:rFonts w:ascii="Aptos" w:eastAsia="Aptos" w:hAnsi="Aptos" w:cs="Aptos"/>
          <w:color w:val="000000" w:themeColor="text1"/>
        </w:rPr>
        <w:t>isso</w:t>
      </w:r>
      <w:proofErr w:type="spellEnd"/>
      <w:r w:rsidRPr="00ED228C">
        <w:rPr>
          <w:rFonts w:ascii="Aptos" w:eastAsia="Aptos" w:hAnsi="Aptos" w:cs="Aptos"/>
          <w:color w:val="000000" w:themeColor="text1"/>
        </w:rPr>
        <w:t xml:space="preserve"> seria </w:t>
      </w:r>
      <w:proofErr w:type="spellStart"/>
      <w:r w:rsidRPr="00ED228C">
        <w:rPr>
          <w:rFonts w:ascii="Aptos" w:eastAsia="Aptos" w:hAnsi="Aptos" w:cs="Aptos"/>
          <w:color w:val="000000" w:themeColor="text1"/>
        </w:rPr>
        <w:t>muito</w:t>
      </w:r>
      <w:proofErr w:type="spellEnd"/>
      <w:r w:rsidRPr="00ED228C">
        <w:rPr>
          <w:rFonts w:ascii="Aptos" w:eastAsia="Aptos" w:hAnsi="Aptos" w:cs="Aptos"/>
          <w:color w:val="000000" w:themeColor="text1"/>
        </w:rPr>
        <w:t xml:space="preserve"> </w:t>
      </w:r>
      <w:proofErr w:type="spellStart"/>
      <w:r w:rsidRPr="00ED228C">
        <w:rPr>
          <w:rFonts w:ascii="Aptos" w:eastAsia="Aptos" w:hAnsi="Aptos" w:cs="Aptos"/>
          <w:color w:val="000000" w:themeColor="text1"/>
        </w:rPr>
        <w:t>bom</w:t>
      </w:r>
      <w:proofErr w:type="spellEnd"/>
      <w:r w:rsidRPr="00ED228C">
        <w:rPr>
          <w:rFonts w:ascii="Aptos" w:eastAsia="Aptos" w:hAnsi="Aptos" w:cs="Aptos"/>
          <w:color w:val="000000" w:themeColor="text1"/>
        </w:rPr>
        <w:t>.</w:t>
      </w:r>
    </w:p>
    <w:p w14:paraId="4A7B837E" w14:textId="77777777" w:rsidR="00AC3233" w:rsidRPr="00ED228C" w:rsidRDefault="00AC3233" w:rsidP="00AC3233">
      <w:pPr>
        <w:rPr>
          <w:rFonts w:ascii="Aptos" w:eastAsia="Aptos" w:hAnsi="Aptos" w:cs="Aptos"/>
          <w:color w:val="000000" w:themeColor="text1"/>
        </w:rPr>
      </w:pPr>
    </w:p>
    <w:p w14:paraId="7F7053CF" w14:textId="2DB03162"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lastRenderedPageBreak/>
        <w:t>Iara Vicente</w:t>
      </w:r>
    </w:p>
    <w:p w14:paraId="134C20A4"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[55:45 - 55:47] </w:t>
      </w:r>
      <w:r w:rsidRPr="00AC3233">
        <w:rPr>
          <w:rFonts w:ascii="Aptos" w:eastAsia="Aptos" w:hAnsi="Aptos" w:cs="Aptos"/>
          <w:color w:val="000000" w:themeColor="text1"/>
          <w:lang w:val="es-MX"/>
        </w:rPr>
        <w:t>Sim, ok, ótimo.</w:t>
      </w:r>
    </w:p>
    <w:p w14:paraId="6A8CF18B" w14:textId="77777777" w:rsidR="00AC3233" w:rsidRPr="00AC3233" w:rsidRDefault="00AC3233" w:rsidP="00AC3233">
      <w:pPr>
        <w:rPr>
          <w:rFonts w:ascii="Aptos" w:eastAsia="Aptos" w:hAnsi="Aptos" w:cs="Aptos"/>
          <w:color w:val="000000" w:themeColor="text1"/>
          <w:lang w:val="es-MX"/>
        </w:rPr>
      </w:pPr>
    </w:p>
    <w:p w14:paraId="3C1B43A7" w14:textId="77777777" w:rsidR="00AC3233" w:rsidRPr="007C77DD" w:rsidRDefault="00AC3233" w:rsidP="00AC3233">
      <w:pPr>
        <w:rPr>
          <w:rFonts w:ascii="Aptos" w:eastAsia="Aptos" w:hAnsi="Aptos" w:cs="Aptos"/>
          <w:b/>
          <w:bCs/>
          <w:color w:val="000000" w:themeColor="text1"/>
          <w:lang w:val="es-MX"/>
        </w:rPr>
      </w:pPr>
      <w:r w:rsidRPr="007C77DD">
        <w:rPr>
          <w:rFonts w:ascii="Aptos" w:eastAsia="Aptos" w:hAnsi="Aptos" w:cs="Aptos"/>
          <w:b/>
          <w:bCs/>
          <w:color w:val="000000" w:themeColor="text1"/>
          <w:lang w:val="es-MX"/>
        </w:rPr>
        <w:t>Hugo</w:t>
      </w:r>
    </w:p>
    <w:p w14:paraId="7CFF358E"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[55:48 - 55:57] </w:t>
      </w:r>
      <w:r w:rsidRPr="00AC3233">
        <w:rPr>
          <w:rFonts w:ascii="Aptos" w:eastAsia="Aptos" w:hAnsi="Aptos" w:cs="Aptos"/>
          <w:color w:val="000000" w:themeColor="text1"/>
          <w:lang w:val="es-MX"/>
        </w:rPr>
        <w:t>Obrigado, ela é muito, muito generosa conosco. Sim! Eu não tenho nada mais para dizer do que agradecê-la.</w:t>
      </w:r>
    </w:p>
    <w:p w14:paraId="65B68B42" w14:textId="77777777" w:rsidR="00AC3233" w:rsidRPr="007C77DD" w:rsidRDefault="00AC3233" w:rsidP="00AC3233">
      <w:pPr>
        <w:rPr>
          <w:rFonts w:ascii="Aptos" w:eastAsia="Aptos" w:hAnsi="Aptos" w:cs="Aptos"/>
          <w:b/>
          <w:bCs/>
          <w:color w:val="000000" w:themeColor="text1"/>
          <w:lang w:val="es-MX"/>
        </w:rPr>
      </w:pPr>
    </w:p>
    <w:p w14:paraId="27095ACA" w14:textId="3072D485" w:rsidR="00AC3233" w:rsidRPr="007C77DD"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2CECBBDE"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[55:58 - 56:10] </w:t>
      </w:r>
      <w:r w:rsidRPr="00AC3233">
        <w:rPr>
          <w:rFonts w:ascii="Aptos" w:eastAsia="Aptos" w:hAnsi="Aptos" w:cs="Aptos"/>
          <w:color w:val="000000" w:themeColor="text1"/>
          <w:lang w:val="es-MX"/>
        </w:rPr>
        <w:t>E assim, a gente continua à disposição do que pudermos ser úteis, o que vocês precisam, podem contar conosco, é só acionar, que sempre que possível,</w:t>
      </w:r>
    </w:p>
    <w:p w14:paraId="10F00E3D"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[56:10 - 56:20] </w:t>
      </w:r>
      <w:r w:rsidRPr="00AC3233">
        <w:rPr>
          <w:rFonts w:ascii="Aptos" w:eastAsia="Aptos" w:hAnsi="Aptos" w:cs="Aptos"/>
          <w:color w:val="000000" w:themeColor="text1"/>
          <w:lang w:val="es-MX"/>
        </w:rPr>
        <w:t>a gente encaixa na agenda, bem tranquilo, tá? É só olhar aqui o que eu passei para os meus alunos. Eu só vou localizar aqui.</w:t>
      </w:r>
    </w:p>
    <w:p w14:paraId="645F04C9" w14:textId="77777777" w:rsidR="00AC3233" w:rsidRPr="00AC3233" w:rsidRDefault="00AC3233" w:rsidP="00AC3233">
      <w:pPr>
        <w:rPr>
          <w:rFonts w:ascii="Aptos" w:eastAsia="Aptos" w:hAnsi="Aptos" w:cs="Aptos"/>
          <w:color w:val="000000" w:themeColor="text1"/>
          <w:lang w:val="es-MX"/>
        </w:rPr>
      </w:pPr>
    </w:p>
    <w:p w14:paraId="2C478FED" w14:textId="0A2F1ECD"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50694912"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[56:26 - 56:28] </w:t>
      </w:r>
      <w:r w:rsidRPr="00AC3233">
        <w:rPr>
          <w:rFonts w:ascii="Aptos" w:eastAsia="Aptos" w:hAnsi="Aptos" w:cs="Aptos"/>
          <w:color w:val="000000" w:themeColor="text1"/>
          <w:lang w:val="es-MX"/>
        </w:rPr>
        <w:t>Perfeito, vai ajudar a gente bastante.</w:t>
      </w:r>
    </w:p>
    <w:p w14:paraId="72250670" w14:textId="77777777" w:rsidR="00AC3233" w:rsidRPr="00AC3233" w:rsidRDefault="00AC3233" w:rsidP="00AC3233">
      <w:pPr>
        <w:rPr>
          <w:rFonts w:ascii="Aptos" w:eastAsia="Aptos" w:hAnsi="Aptos" w:cs="Aptos"/>
          <w:color w:val="000000" w:themeColor="text1"/>
          <w:lang w:val="es-MX"/>
        </w:rPr>
      </w:pPr>
    </w:p>
    <w:p w14:paraId="1174DACB" w14:textId="4E5E02F7" w:rsidR="00AC3233" w:rsidRPr="007C77DD"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4AFA6AFF"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[56:28 - 56:59] </w:t>
      </w:r>
      <w:r w:rsidRPr="00AC3233">
        <w:rPr>
          <w:rFonts w:ascii="Aptos" w:eastAsia="Aptos" w:hAnsi="Aptos" w:cs="Aptos"/>
          <w:color w:val="000000" w:themeColor="text1"/>
          <w:lang w:val="es-MX"/>
        </w:rPr>
        <w:t>Vou pegar no celular,</w:t>
      </w:r>
    </w:p>
    <w:p w14:paraId="03E79CE5"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[57:00 - 57:00] </w:t>
      </w:r>
      <w:r w:rsidRPr="00AC3233">
        <w:rPr>
          <w:rFonts w:ascii="Aptos" w:eastAsia="Aptos" w:hAnsi="Aptos" w:cs="Aptos"/>
          <w:color w:val="000000" w:themeColor="text1"/>
          <w:lang w:val="es-MX"/>
        </w:rPr>
        <w:t>que é mais fácil.</w:t>
      </w:r>
    </w:p>
    <w:p w14:paraId="677AB204" w14:textId="77777777" w:rsidR="00AC3233" w:rsidRPr="00AC3233" w:rsidRDefault="00AC3233" w:rsidP="00AC3233">
      <w:pPr>
        <w:rPr>
          <w:rFonts w:ascii="Aptos" w:eastAsia="Aptos" w:hAnsi="Aptos" w:cs="Aptos"/>
          <w:color w:val="000000" w:themeColor="text1"/>
          <w:lang w:val="es-MX"/>
        </w:rPr>
      </w:pPr>
    </w:p>
    <w:p w14:paraId="690C1F76" w14:textId="77777777" w:rsidR="00AC3233" w:rsidRPr="007C77DD" w:rsidRDefault="00AC3233" w:rsidP="00AC3233">
      <w:pPr>
        <w:rPr>
          <w:rFonts w:ascii="Aptos" w:eastAsia="Aptos" w:hAnsi="Aptos" w:cs="Aptos"/>
          <w:b/>
          <w:bCs/>
          <w:color w:val="000000" w:themeColor="text1"/>
          <w:lang w:val="es-MX"/>
        </w:rPr>
      </w:pPr>
      <w:r w:rsidRPr="007C77DD">
        <w:rPr>
          <w:rFonts w:ascii="Aptos" w:eastAsia="Aptos" w:hAnsi="Aptos" w:cs="Aptos"/>
          <w:b/>
          <w:bCs/>
          <w:color w:val="000000" w:themeColor="text1"/>
          <w:lang w:val="es-MX"/>
        </w:rPr>
        <w:t>Hugo</w:t>
      </w:r>
    </w:p>
    <w:p w14:paraId="111FF42C"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[57:03 - 57:33] </w:t>
      </w:r>
      <w:r w:rsidRPr="00AC3233">
        <w:rPr>
          <w:rFonts w:ascii="Aptos" w:eastAsia="Aptos" w:hAnsi="Aptos" w:cs="Aptos"/>
          <w:color w:val="000000" w:themeColor="text1"/>
          <w:lang w:val="es-MX"/>
        </w:rPr>
        <w:t>E, bem,</w:t>
      </w:r>
    </w:p>
    <w:p w14:paraId="11E6EA98"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[57:33 - 57:39]</w:t>
      </w:r>
      <w:r w:rsidRPr="00AC3233">
        <w:rPr>
          <w:rFonts w:ascii="Aptos" w:eastAsia="Aptos" w:hAnsi="Aptos" w:cs="Aptos"/>
          <w:color w:val="000000" w:themeColor="text1"/>
          <w:lang w:val="es-MX"/>
        </w:rPr>
        <w:t xml:space="preserve"> Yara, ela mencionou algo sobre outros países latino-americanos?</w:t>
      </w:r>
    </w:p>
    <w:p w14:paraId="62C27BF2" w14:textId="77777777" w:rsidR="00AC3233" w:rsidRPr="007C77DD" w:rsidRDefault="00AC3233" w:rsidP="00AC3233">
      <w:pPr>
        <w:rPr>
          <w:rFonts w:ascii="Aptos" w:eastAsia="Aptos" w:hAnsi="Aptos" w:cs="Aptos"/>
          <w:b/>
          <w:bCs/>
          <w:color w:val="000000" w:themeColor="text1"/>
          <w:lang w:val="es-MX"/>
        </w:rPr>
      </w:pPr>
    </w:p>
    <w:p w14:paraId="5A19CBA1" w14:textId="13DB8186"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2AA5BBBA"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[57:41 - 57:54] </w:t>
      </w:r>
      <w:r w:rsidRPr="00AC3233">
        <w:rPr>
          <w:rFonts w:ascii="Aptos" w:eastAsia="Aptos" w:hAnsi="Aptos" w:cs="Aptos"/>
          <w:color w:val="000000" w:themeColor="text1"/>
          <w:lang w:val="es-MX"/>
        </w:rPr>
        <w:t>Sim, ela tem um contraparte muito importante no Chile, também mencionou os tais uruguaios. Ok. Tem um blueprint muito detalhado para lidar com isso.</w:t>
      </w:r>
    </w:p>
    <w:p w14:paraId="331F990D" w14:textId="77777777" w:rsidR="00AC3233" w:rsidRPr="00AC3233" w:rsidRDefault="00AC3233" w:rsidP="00AC3233">
      <w:pPr>
        <w:rPr>
          <w:rFonts w:ascii="Aptos" w:eastAsia="Aptos" w:hAnsi="Aptos" w:cs="Aptos"/>
          <w:color w:val="000000" w:themeColor="text1"/>
          <w:lang w:val="es-MX"/>
        </w:rPr>
      </w:pPr>
    </w:p>
    <w:p w14:paraId="5E3F5054" w14:textId="77777777" w:rsidR="00AC3233" w:rsidRPr="007C77DD" w:rsidRDefault="00AC3233" w:rsidP="00AC3233">
      <w:pPr>
        <w:rPr>
          <w:rFonts w:ascii="Aptos" w:eastAsia="Aptos" w:hAnsi="Aptos" w:cs="Aptos"/>
          <w:b/>
          <w:bCs/>
          <w:color w:val="000000" w:themeColor="text1"/>
          <w:lang w:val="es-MX"/>
        </w:rPr>
      </w:pPr>
      <w:r w:rsidRPr="007C77DD">
        <w:rPr>
          <w:rFonts w:ascii="Aptos" w:eastAsia="Aptos" w:hAnsi="Aptos" w:cs="Aptos"/>
          <w:b/>
          <w:bCs/>
          <w:color w:val="000000" w:themeColor="text1"/>
          <w:lang w:val="es-MX"/>
        </w:rPr>
        <w:t>Hugo</w:t>
      </w:r>
    </w:p>
    <w:p w14:paraId="3DF980BB" w14:textId="77777777" w:rsidR="00AC3233" w:rsidRPr="00AC3233" w:rsidRDefault="00AC3233" w:rsidP="00AC3233">
      <w:pPr>
        <w:rPr>
          <w:rFonts w:ascii="Aptos" w:eastAsia="Aptos" w:hAnsi="Aptos" w:cs="Aptos"/>
          <w:color w:val="000000" w:themeColor="text1"/>
          <w:lang w:val="es-MX"/>
        </w:rPr>
      </w:pPr>
      <w:r w:rsidRPr="007C77DD">
        <w:rPr>
          <w:rFonts w:ascii="Aptos" w:eastAsia="Aptos" w:hAnsi="Aptos" w:cs="Aptos"/>
          <w:color w:val="0070C0"/>
          <w:lang w:val="es-MX"/>
        </w:rPr>
        <w:t>[57:55 - 58:06</w:t>
      </w:r>
      <w:r w:rsidRPr="005A3B7B">
        <w:rPr>
          <w:rFonts w:ascii="Aptos" w:eastAsia="Aptos" w:hAnsi="Aptos" w:cs="Aptos"/>
          <w:color w:val="0070C0"/>
          <w:lang w:val="es-MX"/>
        </w:rPr>
        <w:t xml:space="preserve">] </w:t>
      </w:r>
      <w:r w:rsidRPr="00AC3233">
        <w:rPr>
          <w:rFonts w:ascii="Aptos" w:eastAsia="Aptos" w:hAnsi="Aptos" w:cs="Aptos"/>
          <w:color w:val="000000" w:themeColor="text1"/>
          <w:lang w:val="es-MX"/>
        </w:rPr>
        <w:t>É curioso, porque ninguém mais mencionou os tais uruguaios em outras entrevistas. Acho que ela é</w:t>
      </w:r>
    </w:p>
    <w:p w14:paraId="27CC5416"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[58:06 - 58:10] </w:t>
      </w:r>
      <w:r w:rsidRPr="00AC3233">
        <w:rPr>
          <w:rFonts w:ascii="Aptos" w:eastAsia="Aptos" w:hAnsi="Aptos" w:cs="Aptos"/>
          <w:color w:val="000000" w:themeColor="text1"/>
          <w:lang w:val="es-MX"/>
        </w:rPr>
        <w:t>a primeira pessoa que se conectou com eles. Houve...</w:t>
      </w:r>
    </w:p>
    <w:p w14:paraId="64C294C6" w14:textId="77777777" w:rsidR="00AC3233" w:rsidRPr="00AC3233" w:rsidRDefault="00AC3233" w:rsidP="00AC3233">
      <w:pPr>
        <w:rPr>
          <w:rFonts w:ascii="Aptos" w:eastAsia="Aptos" w:hAnsi="Aptos" w:cs="Aptos"/>
          <w:color w:val="000000" w:themeColor="text1"/>
          <w:lang w:val="es-MX"/>
        </w:rPr>
      </w:pPr>
    </w:p>
    <w:p w14:paraId="17D26665" w14:textId="260B5681" w:rsidR="00AC3233" w:rsidRPr="00AE5376"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7DAEEAD5"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[58:11 - 58:16] </w:t>
      </w:r>
      <w:r w:rsidRPr="00AC3233">
        <w:rPr>
          <w:rFonts w:ascii="Aptos" w:eastAsia="Aptos" w:hAnsi="Aptos" w:cs="Aptos"/>
          <w:color w:val="000000" w:themeColor="text1"/>
          <w:lang w:val="es-MX"/>
        </w:rPr>
        <w:t>É algo recente, algo que começou este ano.</w:t>
      </w:r>
    </w:p>
    <w:p w14:paraId="3A73EBC9" w14:textId="77777777" w:rsidR="00AC3233" w:rsidRPr="00AC3233" w:rsidRDefault="00AC3233" w:rsidP="00AC3233">
      <w:pPr>
        <w:rPr>
          <w:rFonts w:ascii="Aptos" w:eastAsia="Aptos" w:hAnsi="Aptos" w:cs="Aptos"/>
          <w:color w:val="000000" w:themeColor="text1"/>
          <w:lang w:val="es-MX"/>
        </w:rPr>
      </w:pPr>
    </w:p>
    <w:p w14:paraId="0C2941FC" w14:textId="3A8B26D2" w:rsidR="00AC3233" w:rsidRPr="00AE5376"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25D50A5C"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[58:17 - 58:25] </w:t>
      </w:r>
      <w:r w:rsidRPr="00AC3233">
        <w:rPr>
          <w:rFonts w:ascii="Aptos" w:eastAsia="Aptos" w:hAnsi="Aptos" w:cs="Aptos"/>
          <w:color w:val="000000" w:themeColor="text1"/>
          <w:lang w:val="es-MX"/>
        </w:rPr>
        <w:t>Ah, então é recente, ok. A colaboração com...</w:t>
      </w:r>
    </w:p>
    <w:p w14:paraId="78FB2C88"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[58:29 - 58:41] </w:t>
      </w:r>
      <w:r w:rsidRPr="00AC3233">
        <w:rPr>
          <w:rFonts w:ascii="Aptos" w:eastAsia="Aptos" w:hAnsi="Aptos" w:cs="Aptos"/>
          <w:color w:val="000000" w:themeColor="text1"/>
          <w:lang w:val="es-MX"/>
        </w:rPr>
        <w:t>É uma colaboração online, certo? Bem, vamos passar para a gravação. Mas há um contraparte muito importante no Chile também.</w:t>
      </w:r>
    </w:p>
    <w:p w14:paraId="56E857B0"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[58:42 - 58:43] </w:t>
      </w:r>
      <w:r w:rsidRPr="00AC3233">
        <w:rPr>
          <w:rFonts w:ascii="Aptos" w:eastAsia="Aptos" w:hAnsi="Aptos" w:cs="Aptos"/>
          <w:color w:val="000000" w:themeColor="text1"/>
          <w:lang w:val="es-MX"/>
        </w:rPr>
        <w:t>Ótimo, muito obrigado.</w:t>
      </w:r>
    </w:p>
    <w:p w14:paraId="2A78E590" w14:textId="77777777" w:rsidR="00AC3233" w:rsidRPr="00AC3233" w:rsidRDefault="00AC3233" w:rsidP="00AC3233">
      <w:pPr>
        <w:rPr>
          <w:rFonts w:ascii="Aptos" w:eastAsia="Aptos" w:hAnsi="Aptos" w:cs="Aptos"/>
          <w:color w:val="000000" w:themeColor="text1"/>
          <w:lang w:val="es-MX"/>
        </w:rPr>
      </w:pPr>
    </w:p>
    <w:p w14:paraId="7B0B8AFE" w14:textId="1AE8308A" w:rsidR="00AC3233" w:rsidRPr="00AE5376"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04E02FA2"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[58:43 - 58:48] </w:t>
      </w:r>
      <w:r w:rsidRPr="00AC3233">
        <w:rPr>
          <w:rFonts w:ascii="Aptos" w:eastAsia="Aptos" w:hAnsi="Aptos" w:cs="Aptos"/>
          <w:color w:val="000000" w:themeColor="text1"/>
          <w:lang w:val="es-MX"/>
        </w:rPr>
        <w:t>E tem mais um aqui, deixa eu pegar. Escribe, assim. E...</w:t>
      </w:r>
    </w:p>
    <w:p w14:paraId="279008FC" w14:textId="77777777" w:rsidR="00AC3233" w:rsidRPr="00AC3233" w:rsidRDefault="00AC3233" w:rsidP="00AC3233">
      <w:pPr>
        <w:rPr>
          <w:rFonts w:ascii="Aptos" w:eastAsia="Aptos" w:hAnsi="Aptos" w:cs="Aptos"/>
          <w:color w:val="000000" w:themeColor="text1"/>
          <w:lang w:val="es-MX"/>
        </w:rPr>
      </w:pPr>
    </w:p>
    <w:p w14:paraId="5BB568B0" w14:textId="77777777" w:rsidR="00AC3233" w:rsidRPr="00AE5376" w:rsidRDefault="00AC3233" w:rsidP="00AC3233">
      <w:pPr>
        <w:rPr>
          <w:rFonts w:ascii="Aptos" w:eastAsia="Aptos" w:hAnsi="Aptos" w:cs="Aptos"/>
          <w:b/>
          <w:bCs/>
          <w:color w:val="000000" w:themeColor="text1"/>
          <w:lang w:val="es-MX"/>
        </w:rPr>
      </w:pPr>
      <w:r w:rsidRPr="00AE5376">
        <w:rPr>
          <w:rFonts w:ascii="Aptos" w:eastAsia="Aptos" w:hAnsi="Aptos" w:cs="Aptos"/>
          <w:b/>
          <w:bCs/>
          <w:color w:val="000000" w:themeColor="text1"/>
          <w:lang w:val="es-MX"/>
        </w:rPr>
        <w:t>Hugo</w:t>
      </w:r>
    </w:p>
    <w:p w14:paraId="597E0A2B"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[58:56 - 58:56] </w:t>
      </w:r>
      <w:r w:rsidRPr="00AC3233">
        <w:rPr>
          <w:rFonts w:ascii="Aptos" w:eastAsia="Aptos" w:hAnsi="Aptos" w:cs="Aptos"/>
          <w:color w:val="000000" w:themeColor="text1"/>
          <w:lang w:val="es-MX"/>
        </w:rPr>
        <w:t>Interessante.</w:t>
      </w:r>
    </w:p>
    <w:p w14:paraId="5358F27B" w14:textId="77777777" w:rsidR="00AC3233" w:rsidRPr="00AC3233" w:rsidRDefault="00AC3233" w:rsidP="00AC3233">
      <w:pPr>
        <w:rPr>
          <w:rFonts w:ascii="Aptos" w:eastAsia="Aptos" w:hAnsi="Aptos" w:cs="Aptos"/>
          <w:color w:val="000000" w:themeColor="text1"/>
          <w:lang w:val="es-MX"/>
        </w:rPr>
      </w:pPr>
    </w:p>
    <w:p w14:paraId="165B30E1" w14:textId="1B139EC0" w:rsidR="00AC3233" w:rsidRPr="00AE5376"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436ED332"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[58:57 - 59:08] </w:t>
      </w:r>
      <w:r w:rsidRPr="00AC3233">
        <w:rPr>
          <w:rFonts w:ascii="Aptos" w:eastAsia="Aptos" w:hAnsi="Aptos" w:cs="Aptos"/>
          <w:color w:val="000000" w:themeColor="text1"/>
          <w:lang w:val="es-MX"/>
        </w:rPr>
        <w:t>Perfeito. Eu uso outras, mas não sei. Acho que quanto mais referência a gente tiver, melhor, e ainda não estou satisfeito com as que eu uso.</w:t>
      </w:r>
    </w:p>
    <w:p w14:paraId="0DA90C7E" w14:textId="77777777" w:rsidR="00AC3233" w:rsidRPr="00AE5376" w:rsidRDefault="00AC3233" w:rsidP="00AC3233">
      <w:pPr>
        <w:rPr>
          <w:rFonts w:ascii="Aptos" w:eastAsia="Aptos" w:hAnsi="Aptos" w:cs="Aptos"/>
          <w:b/>
          <w:bCs/>
          <w:color w:val="000000" w:themeColor="text1"/>
          <w:lang w:val="es-MX"/>
        </w:rPr>
      </w:pPr>
    </w:p>
    <w:p w14:paraId="295103C2" w14:textId="21B56239" w:rsidR="00AC3233" w:rsidRPr="00AE5376"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2409F5FB"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[59:08 - 59:12] </w:t>
      </w:r>
      <w:r w:rsidRPr="00AC3233">
        <w:rPr>
          <w:rFonts w:ascii="Aptos" w:eastAsia="Aptos" w:hAnsi="Aptos" w:cs="Aptos"/>
          <w:color w:val="000000" w:themeColor="text1"/>
          <w:lang w:val="es-MX"/>
        </w:rPr>
        <w:t>É, é sempre bom conhecer, né? Daqui a pouco, pode ser útil, né?</w:t>
      </w:r>
    </w:p>
    <w:p w14:paraId="2D2E631E" w14:textId="77777777" w:rsidR="00AC3233" w:rsidRPr="00AC3233" w:rsidRDefault="00AC3233" w:rsidP="00AC3233">
      <w:pPr>
        <w:rPr>
          <w:rFonts w:ascii="Aptos" w:eastAsia="Aptos" w:hAnsi="Aptos" w:cs="Aptos"/>
          <w:color w:val="000000" w:themeColor="text1"/>
          <w:lang w:val="es-MX"/>
        </w:rPr>
      </w:pPr>
    </w:p>
    <w:p w14:paraId="679D53EE" w14:textId="409F8BF3" w:rsidR="00AC3233" w:rsidRPr="00AE5376"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19A9D018"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[59:13 - 59:24] </w:t>
      </w:r>
      <w:r w:rsidRPr="00AC3233">
        <w:rPr>
          <w:rFonts w:ascii="Aptos" w:eastAsia="Aptos" w:hAnsi="Aptos" w:cs="Aptos"/>
          <w:color w:val="000000" w:themeColor="text1"/>
          <w:lang w:val="es-MX"/>
        </w:rPr>
        <w:t>Sim, com certeza. Eu usava aquela do Airgram. A... Airtable, na verdade. Que agora virou... Virou...</w:t>
      </w:r>
    </w:p>
    <w:p w14:paraId="22A0DB26"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[59:25 - 59:38] </w:t>
      </w:r>
      <w:r w:rsidRPr="00AC3233">
        <w:rPr>
          <w:rFonts w:ascii="Aptos" w:eastAsia="Aptos" w:hAnsi="Aptos" w:cs="Aptos"/>
          <w:color w:val="000000" w:themeColor="text1"/>
          <w:lang w:val="es-MX"/>
        </w:rPr>
        <w:t>Eles mergeiram com outra empresa. Mas é isso, né? Inteligência artificial sempre mudando. Bom, doutora Simone, quero te agradecer muito. Em nome de toda a nossa equipe, né? A gente já chegou aqui no seu limite,</w:t>
      </w:r>
    </w:p>
    <w:p w14:paraId="1003FDA6"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[59:38 - 59:45] </w:t>
      </w:r>
      <w:r w:rsidRPr="00AC3233">
        <w:rPr>
          <w:rFonts w:ascii="Aptos" w:eastAsia="Aptos" w:hAnsi="Aptos" w:cs="Aptos"/>
          <w:color w:val="000000" w:themeColor="text1"/>
          <w:lang w:val="es-MX"/>
        </w:rPr>
        <w:t>eu sei que a senhora tem outro compromisso agora. Muito obrigada. Vamos nos adicionar no LinkedIn e continuamos em contato para compartilhar.</w:t>
      </w:r>
    </w:p>
    <w:p w14:paraId="04268FAB" w14:textId="77777777" w:rsidR="00AC3233" w:rsidRPr="00AC3233" w:rsidRDefault="00AC3233" w:rsidP="00AC3233">
      <w:pPr>
        <w:rPr>
          <w:rFonts w:ascii="Aptos" w:eastAsia="Aptos" w:hAnsi="Aptos" w:cs="Aptos"/>
          <w:color w:val="000000" w:themeColor="text1"/>
          <w:lang w:val="es-MX"/>
        </w:rPr>
      </w:pPr>
    </w:p>
    <w:p w14:paraId="566235BD" w14:textId="00D2CA53" w:rsidR="00AC3233" w:rsidRPr="00AE5376"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10B46A5B"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[59:46 - 59:51] </w:t>
      </w:r>
      <w:r w:rsidRPr="00AC3233">
        <w:rPr>
          <w:rFonts w:ascii="Aptos" w:eastAsia="Aptos" w:hAnsi="Aptos" w:cs="Aptos"/>
          <w:color w:val="000000" w:themeColor="text1"/>
          <w:lang w:val="es-MX"/>
        </w:rPr>
        <w:t>Claro, precisando é só chamar, tá? Sempre que possível, vou atendê-los com muito carinho, tá?</w:t>
      </w:r>
    </w:p>
    <w:p w14:paraId="7460DE9A" w14:textId="77777777" w:rsidR="00AC3233" w:rsidRPr="00AC3233" w:rsidRDefault="00AC3233" w:rsidP="00AC3233">
      <w:pPr>
        <w:rPr>
          <w:rFonts w:ascii="Aptos" w:eastAsia="Aptos" w:hAnsi="Aptos" w:cs="Aptos"/>
          <w:color w:val="000000" w:themeColor="text1"/>
          <w:lang w:val="es-MX"/>
        </w:rPr>
      </w:pPr>
    </w:p>
    <w:p w14:paraId="4348A6F7" w14:textId="08C6DE01" w:rsidR="00AC3233" w:rsidRPr="00AE5376"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553A36A8"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[59:51 - 59:55] </w:t>
      </w:r>
      <w:r w:rsidRPr="00AC3233">
        <w:rPr>
          <w:rFonts w:ascii="Aptos" w:eastAsia="Aptos" w:hAnsi="Aptos" w:cs="Aptos"/>
          <w:color w:val="000000" w:themeColor="text1"/>
          <w:lang w:val="es-MX"/>
        </w:rPr>
        <w:t>Tá bom. Muito grata. Grande abraço.</w:t>
      </w:r>
    </w:p>
    <w:p w14:paraId="354FBE92" w14:textId="77777777" w:rsidR="00AC3233" w:rsidRPr="00AC3233" w:rsidRDefault="00AC3233" w:rsidP="00AC3233">
      <w:pPr>
        <w:rPr>
          <w:rFonts w:ascii="Aptos" w:eastAsia="Aptos" w:hAnsi="Aptos" w:cs="Aptos"/>
          <w:color w:val="000000" w:themeColor="text1"/>
          <w:lang w:val="es-MX"/>
        </w:rPr>
      </w:pPr>
    </w:p>
    <w:p w14:paraId="4F4EC453" w14:textId="45E3E54B" w:rsidR="00AC3233" w:rsidRPr="00AE5376"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1BCE8377"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[59:56 - 59:58] </w:t>
      </w:r>
      <w:r w:rsidRPr="00AC3233">
        <w:rPr>
          <w:rFonts w:ascii="Aptos" w:eastAsia="Aptos" w:hAnsi="Aptos" w:cs="Aptos"/>
          <w:color w:val="000000" w:themeColor="text1"/>
          <w:lang w:val="es-MX"/>
        </w:rPr>
        <w:t>Tchau, tchau. Sucesso na pesquisa de vocês.</w:t>
      </w:r>
    </w:p>
    <w:p w14:paraId="5C962181" w14:textId="77777777" w:rsidR="00AC3233" w:rsidRPr="00AC3233" w:rsidRDefault="00AC3233" w:rsidP="00AC3233">
      <w:pPr>
        <w:rPr>
          <w:rFonts w:ascii="Aptos" w:eastAsia="Aptos" w:hAnsi="Aptos" w:cs="Aptos"/>
          <w:color w:val="000000" w:themeColor="text1"/>
          <w:lang w:val="es-MX"/>
        </w:rPr>
      </w:pPr>
    </w:p>
    <w:p w14:paraId="06903153" w14:textId="2F51AA31" w:rsidR="00AC3233" w:rsidRPr="00AE5376"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64C1005C" w14:textId="77777777" w:rsidR="00AC3233" w:rsidRPr="00AC3233" w:rsidRDefault="00AC3233" w:rsidP="00AC3233">
      <w:pPr>
        <w:rPr>
          <w:rFonts w:ascii="Aptos" w:eastAsia="Aptos" w:hAnsi="Aptos" w:cs="Aptos"/>
          <w:color w:val="000000" w:themeColor="text1"/>
        </w:rPr>
      </w:pPr>
      <w:r w:rsidRPr="005A3B7B">
        <w:rPr>
          <w:rFonts w:ascii="Aptos" w:eastAsia="Aptos" w:hAnsi="Aptos" w:cs="Aptos"/>
          <w:color w:val="0070C0"/>
          <w:lang w:val="es-MX"/>
        </w:rPr>
        <w:t xml:space="preserve">[01:00:00 - 01:00:04] </w:t>
      </w:r>
      <w:r w:rsidRPr="00AC3233">
        <w:rPr>
          <w:rFonts w:ascii="Aptos" w:eastAsia="Aptos" w:hAnsi="Aptos" w:cs="Aptos"/>
          <w:color w:val="000000" w:themeColor="text1"/>
          <w:lang w:val="es-MX"/>
        </w:rPr>
        <w:t xml:space="preserve">Muito grata. Para a senhora também. </w:t>
      </w:r>
      <w:proofErr w:type="spellStart"/>
      <w:r w:rsidRPr="00AC3233">
        <w:rPr>
          <w:rFonts w:ascii="Aptos" w:eastAsia="Aptos" w:hAnsi="Aptos" w:cs="Aptos"/>
          <w:color w:val="000000" w:themeColor="text1"/>
        </w:rPr>
        <w:t>Parabéns</w:t>
      </w:r>
      <w:proofErr w:type="spellEnd"/>
      <w:r w:rsidRPr="00AC3233">
        <w:rPr>
          <w:rFonts w:ascii="Aptos" w:eastAsia="Aptos" w:hAnsi="Aptos" w:cs="Aptos"/>
          <w:color w:val="000000" w:themeColor="text1"/>
        </w:rPr>
        <w:t xml:space="preserve"> </w:t>
      </w:r>
      <w:proofErr w:type="spellStart"/>
      <w:r w:rsidRPr="00AC3233">
        <w:rPr>
          <w:rFonts w:ascii="Aptos" w:eastAsia="Aptos" w:hAnsi="Aptos" w:cs="Aptos"/>
          <w:color w:val="000000" w:themeColor="text1"/>
        </w:rPr>
        <w:t>pelo</w:t>
      </w:r>
      <w:proofErr w:type="spellEnd"/>
      <w:r w:rsidRPr="00AC3233">
        <w:rPr>
          <w:rFonts w:ascii="Aptos" w:eastAsia="Aptos" w:hAnsi="Aptos" w:cs="Aptos"/>
          <w:color w:val="000000" w:themeColor="text1"/>
        </w:rPr>
        <w:t xml:space="preserve"> </w:t>
      </w:r>
      <w:proofErr w:type="spellStart"/>
      <w:r w:rsidRPr="00AC3233">
        <w:rPr>
          <w:rFonts w:ascii="Aptos" w:eastAsia="Aptos" w:hAnsi="Aptos" w:cs="Aptos"/>
          <w:color w:val="000000" w:themeColor="text1"/>
        </w:rPr>
        <w:t>trabalho</w:t>
      </w:r>
      <w:proofErr w:type="spellEnd"/>
      <w:r w:rsidRPr="00AC3233">
        <w:rPr>
          <w:rFonts w:ascii="Aptos" w:eastAsia="Aptos" w:hAnsi="Aptos" w:cs="Aptos"/>
          <w:color w:val="000000" w:themeColor="text1"/>
        </w:rPr>
        <w:t xml:space="preserve">, </w:t>
      </w:r>
      <w:proofErr w:type="spellStart"/>
      <w:r w:rsidRPr="00AC3233">
        <w:rPr>
          <w:rFonts w:ascii="Aptos" w:eastAsia="Aptos" w:hAnsi="Aptos" w:cs="Aptos"/>
          <w:color w:val="000000" w:themeColor="text1"/>
        </w:rPr>
        <w:t>incrível</w:t>
      </w:r>
      <w:proofErr w:type="spellEnd"/>
      <w:r w:rsidRPr="00AC3233">
        <w:rPr>
          <w:rFonts w:ascii="Aptos" w:eastAsia="Aptos" w:hAnsi="Aptos" w:cs="Aptos"/>
          <w:color w:val="000000" w:themeColor="text1"/>
        </w:rPr>
        <w:t>.</w:t>
      </w:r>
    </w:p>
    <w:p w14:paraId="5B37C700" w14:textId="77777777" w:rsidR="00AC3233" w:rsidRPr="00AE5376" w:rsidRDefault="00AC3233" w:rsidP="00AC3233">
      <w:pPr>
        <w:rPr>
          <w:rFonts w:ascii="Aptos" w:eastAsia="Aptos" w:hAnsi="Aptos" w:cs="Aptos"/>
          <w:b/>
          <w:bCs/>
          <w:color w:val="000000" w:themeColor="text1"/>
        </w:rPr>
      </w:pPr>
    </w:p>
    <w:p w14:paraId="05DA3554" w14:textId="28468CBC" w:rsidR="00AC3233" w:rsidRPr="00AE5376" w:rsidRDefault="00525BDA" w:rsidP="00AC3233">
      <w:pPr>
        <w:rPr>
          <w:rFonts w:ascii="Aptos" w:eastAsia="Aptos" w:hAnsi="Aptos" w:cs="Aptos"/>
          <w:b/>
          <w:bCs/>
          <w:color w:val="000000" w:themeColor="text1"/>
        </w:rPr>
      </w:pPr>
      <w:r>
        <w:rPr>
          <w:rFonts w:ascii="Aptos" w:eastAsia="Aptos" w:hAnsi="Aptos" w:cs="Aptos"/>
          <w:b/>
          <w:bCs/>
          <w:color w:val="000000" w:themeColor="text1"/>
        </w:rPr>
        <w:t xml:space="preserve">Simone </w:t>
      </w:r>
      <w:proofErr w:type="spellStart"/>
      <w:r>
        <w:rPr>
          <w:rFonts w:ascii="Aptos" w:eastAsia="Aptos" w:hAnsi="Aptos" w:cs="Aptos"/>
          <w:b/>
          <w:bCs/>
          <w:color w:val="000000" w:themeColor="text1"/>
        </w:rPr>
        <w:t>Sehnem</w:t>
      </w:r>
      <w:proofErr w:type="spellEnd"/>
    </w:p>
    <w:p w14:paraId="1F3C8154" w14:textId="77777777" w:rsidR="00AC3233" w:rsidRPr="00AC3233" w:rsidRDefault="00AC3233" w:rsidP="00AC3233">
      <w:pPr>
        <w:rPr>
          <w:rFonts w:ascii="Aptos" w:eastAsia="Aptos" w:hAnsi="Aptos" w:cs="Aptos"/>
          <w:color w:val="000000" w:themeColor="text1"/>
        </w:rPr>
      </w:pPr>
      <w:r w:rsidRPr="005A3B7B">
        <w:rPr>
          <w:rFonts w:ascii="Aptos" w:eastAsia="Aptos" w:hAnsi="Aptos" w:cs="Aptos"/>
          <w:color w:val="0070C0"/>
        </w:rPr>
        <w:t xml:space="preserve">[01:00:04 - 01:00:07] </w:t>
      </w:r>
      <w:r w:rsidRPr="00AC3233">
        <w:rPr>
          <w:rFonts w:ascii="Aptos" w:eastAsia="Aptos" w:hAnsi="Aptos" w:cs="Aptos"/>
          <w:color w:val="000000" w:themeColor="text1"/>
        </w:rPr>
        <w:t>Thank you. Have a nice day.</w:t>
      </w:r>
    </w:p>
    <w:p w14:paraId="6F3A34A0" w14:textId="77777777" w:rsidR="00AC3233" w:rsidRPr="00AC3233" w:rsidRDefault="00AC3233" w:rsidP="00AC3233">
      <w:pPr>
        <w:rPr>
          <w:rFonts w:ascii="Aptos" w:eastAsia="Aptos" w:hAnsi="Aptos" w:cs="Aptos"/>
          <w:color w:val="000000" w:themeColor="text1"/>
        </w:rPr>
      </w:pPr>
    </w:p>
    <w:p w14:paraId="2701D869" w14:textId="77777777" w:rsidR="00AC3233" w:rsidRPr="00AE5376" w:rsidRDefault="00AC3233" w:rsidP="00AC3233">
      <w:pPr>
        <w:rPr>
          <w:rFonts w:ascii="Aptos" w:eastAsia="Aptos" w:hAnsi="Aptos" w:cs="Aptos"/>
          <w:b/>
          <w:bCs/>
          <w:color w:val="000000" w:themeColor="text1"/>
        </w:rPr>
      </w:pPr>
      <w:r w:rsidRPr="00AE5376">
        <w:rPr>
          <w:rFonts w:ascii="Aptos" w:eastAsia="Aptos" w:hAnsi="Aptos" w:cs="Aptos"/>
          <w:b/>
          <w:bCs/>
          <w:color w:val="000000" w:themeColor="text1"/>
        </w:rPr>
        <w:t>Hugo</w:t>
      </w:r>
    </w:p>
    <w:p w14:paraId="0CD7F868" w14:textId="77777777" w:rsidR="00AC3233" w:rsidRPr="00AC3233" w:rsidRDefault="00AC3233" w:rsidP="00AC3233">
      <w:pPr>
        <w:rPr>
          <w:rFonts w:ascii="Aptos" w:eastAsia="Aptos" w:hAnsi="Aptos" w:cs="Aptos"/>
          <w:color w:val="000000" w:themeColor="text1"/>
        </w:rPr>
      </w:pPr>
      <w:r w:rsidRPr="005A3B7B">
        <w:rPr>
          <w:rFonts w:ascii="Aptos" w:eastAsia="Aptos" w:hAnsi="Aptos" w:cs="Aptos"/>
          <w:color w:val="0070C0"/>
        </w:rPr>
        <w:lastRenderedPageBreak/>
        <w:t xml:space="preserve">[01:00:08 - 01:00:13] </w:t>
      </w:r>
      <w:r w:rsidRPr="00AC3233">
        <w:rPr>
          <w:rFonts w:ascii="Aptos" w:eastAsia="Aptos" w:hAnsi="Aptos" w:cs="Aptos"/>
          <w:color w:val="000000" w:themeColor="text1"/>
        </w:rPr>
        <w:t>You have a nice day, too. I will collaborate with you some other time.</w:t>
      </w:r>
    </w:p>
    <w:p w14:paraId="54617377" w14:textId="77777777" w:rsidR="00AC3233" w:rsidRPr="00AC3233" w:rsidRDefault="00AC3233" w:rsidP="00AC3233">
      <w:pPr>
        <w:rPr>
          <w:rFonts w:ascii="Aptos" w:eastAsia="Aptos" w:hAnsi="Aptos" w:cs="Aptos"/>
          <w:color w:val="000000" w:themeColor="text1"/>
        </w:rPr>
      </w:pPr>
    </w:p>
    <w:p w14:paraId="39977339" w14:textId="343AACE4" w:rsidR="00AC3233" w:rsidRPr="00AE5376" w:rsidRDefault="00525BDA" w:rsidP="00AC3233">
      <w:pPr>
        <w:rPr>
          <w:rFonts w:ascii="Aptos" w:eastAsia="Aptos" w:hAnsi="Aptos" w:cs="Aptos"/>
          <w:b/>
          <w:bCs/>
          <w:color w:val="000000" w:themeColor="text1"/>
        </w:rPr>
      </w:pPr>
      <w:r>
        <w:rPr>
          <w:rFonts w:ascii="Aptos" w:eastAsia="Aptos" w:hAnsi="Aptos" w:cs="Aptos"/>
          <w:b/>
          <w:bCs/>
          <w:color w:val="000000" w:themeColor="text1"/>
        </w:rPr>
        <w:t xml:space="preserve">Simone </w:t>
      </w:r>
      <w:proofErr w:type="spellStart"/>
      <w:r>
        <w:rPr>
          <w:rFonts w:ascii="Aptos" w:eastAsia="Aptos" w:hAnsi="Aptos" w:cs="Aptos"/>
          <w:b/>
          <w:bCs/>
          <w:color w:val="000000" w:themeColor="text1"/>
        </w:rPr>
        <w:t>Sehnem</w:t>
      </w:r>
      <w:proofErr w:type="spellEnd"/>
    </w:p>
    <w:p w14:paraId="022C2721" w14:textId="77777777" w:rsidR="00AC3233" w:rsidRPr="00AC3233" w:rsidRDefault="00AC3233" w:rsidP="00AC3233">
      <w:pPr>
        <w:rPr>
          <w:rFonts w:ascii="Aptos" w:eastAsia="Aptos" w:hAnsi="Aptos" w:cs="Aptos"/>
          <w:color w:val="000000" w:themeColor="text1"/>
        </w:rPr>
      </w:pPr>
      <w:r w:rsidRPr="005A3B7B">
        <w:rPr>
          <w:rFonts w:ascii="Aptos" w:eastAsia="Aptos" w:hAnsi="Aptos" w:cs="Aptos"/>
          <w:color w:val="0070C0"/>
        </w:rPr>
        <w:t xml:space="preserve">[01:00:14 - 01:00:19] </w:t>
      </w:r>
      <w:r w:rsidRPr="00AC3233">
        <w:rPr>
          <w:rFonts w:ascii="Aptos" w:eastAsia="Aptos" w:hAnsi="Aptos" w:cs="Aptos"/>
          <w:color w:val="000000" w:themeColor="text1"/>
        </w:rPr>
        <w:t>Me, too. See you. Bye, bye. Bye, bye.</w:t>
      </w:r>
    </w:p>
    <w:p w14:paraId="72E5D329" w14:textId="77777777" w:rsidR="00AC3233" w:rsidRPr="00AC3233" w:rsidRDefault="00AC3233" w:rsidP="00AC3233">
      <w:pPr>
        <w:rPr>
          <w:rFonts w:ascii="Aptos" w:eastAsia="Aptos" w:hAnsi="Aptos" w:cs="Aptos"/>
          <w:color w:val="000000" w:themeColor="text1"/>
        </w:rPr>
      </w:pPr>
    </w:p>
    <w:p w14:paraId="75E2B23F" w14:textId="77777777" w:rsidR="00AC3233" w:rsidRPr="00AE5376" w:rsidRDefault="00AC3233" w:rsidP="00AC3233">
      <w:pPr>
        <w:rPr>
          <w:rFonts w:ascii="Aptos" w:eastAsia="Aptos" w:hAnsi="Aptos" w:cs="Aptos"/>
          <w:b/>
          <w:bCs/>
          <w:color w:val="000000" w:themeColor="text1"/>
        </w:rPr>
      </w:pPr>
      <w:r w:rsidRPr="00AE5376">
        <w:rPr>
          <w:rFonts w:ascii="Aptos" w:eastAsia="Aptos" w:hAnsi="Aptos" w:cs="Aptos"/>
          <w:b/>
          <w:bCs/>
          <w:color w:val="000000" w:themeColor="text1"/>
        </w:rPr>
        <w:t>Hugo</w:t>
      </w:r>
    </w:p>
    <w:p w14:paraId="14DD1074" w14:textId="4ED73DBC" w:rsidR="00AC3233" w:rsidRPr="00AC3233" w:rsidRDefault="00AC3233" w:rsidP="00AC3233">
      <w:pPr>
        <w:rPr>
          <w:rFonts w:ascii="Aptos" w:eastAsia="Aptos" w:hAnsi="Aptos" w:cs="Aptos"/>
          <w:color w:val="000000" w:themeColor="text1"/>
        </w:rPr>
      </w:pPr>
      <w:r w:rsidRPr="005A3B7B">
        <w:rPr>
          <w:rFonts w:ascii="Aptos" w:eastAsia="Aptos" w:hAnsi="Aptos" w:cs="Aptos"/>
          <w:color w:val="0070C0"/>
        </w:rPr>
        <w:t xml:space="preserve">[01:00:20 - 01:00:21] </w:t>
      </w:r>
      <w:r w:rsidRPr="00AC3233">
        <w:rPr>
          <w:rFonts w:ascii="Aptos" w:eastAsia="Aptos" w:hAnsi="Aptos" w:cs="Aptos"/>
          <w:color w:val="000000" w:themeColor="text1"/>
        </w:rPr>
        <w:t xml:space="preserve">Bye, </w:t>
      </w:r>
      <w:r w:rsidR="00AE5376">
        <w:rPr>
          <w:rFonts w:ascii="Aptos" w:eastAsia="Aptos" w:hAnsi="Aptos" w:cs="Aptos"/>
          <w:color w:val="000000" w:themeColor="text1"/>
        </w:rPr>
        <w:t>Iara</w:t>
      </w:r>
      <w:r w:rsidRPr="00AC3233">
        <w:rPr>
          <w:rFonts w:ascii="Aptos" w:eastAsia="Aptos" w:hAnsi="Aptos" w:cs="Aptos"/>
          <w:color w:val="000000" w:themeColor="text1"/>
        </w:rPr>
        <w:t>.</w:t>
      </w:r>
    </w:p>
    <w:p w14:paraId="7FCCE577" w14:textId="77777777" w:rsidR="00AC3233" w:rsidRPr="00AE5376" w:rsidRDefault="00AC3233" w:rsidP="00AC3233">
      <w:pPr>
        <w:rPr>
          <w:rFonts w:ascii="Aptos" w:eastAsia="Aptos" w:hAnsi="Aptos" w:cs="Aptos"/>
          <w:b/>
          <w:bCs/>
          <w:color w:val="000000" w:themeColor="text1"/>
        </w:rPr>
      </w:pPr>
    </w:p>
    <w:p w14:paraId="728BF053" w14:textId="3775F6DB" w:rsidR="00AC3233" w:rsidRPr="00AE5376" w:rsidRDefault="0006176E" w:rsidP="00AC3233">
      <w:pPr>
        <w:rPr>
          <w:rFonts w:ascii="Aptos" w:eastAsia="Aptos" w:hAnsi="Aptos" w:cs="Aptos"/>
          <w:b/>
          <w:bCs/>
          <w:color w:val="000000" w:themeColor="text1"/>
        </w:rPr>
      </w:pPr>
      <w:r>
        <w:rPr>
          <w:rFonts w:ascii="Aptos" w:eastAsia="Aptos" w:hAnsi="Aptos" w:cs="Aptos"/>
          <w:b/>
          <w:bCs/>
          <w:color w:val="000000" w:themeColor="text1"/>
        </w:rPr>
        <w:t>Iara Vicente</w:t>
      </w:r>
    </w:p>
    <w:p w14:paraId="07D4F85E" w14:textId="7D8FA825" w:rsidR="00F76BD6" w:rsidRPr="00AC3233" w:rsidRDefault="00AC3233" w:rsidP="00AC3233">
      <w:pPr>
        <w:rPr>
          <w:rFonts w:ascii="Aptos" w:eastAsia="Aptos" w:hAnsi="Aptos" w:cs="Aptos"/>
          <w:color w:val="000000" w:themeColor="text1"/>
        </w:rPr>
      </w:pPr>
      <w:r w:rsidRPr="005A3B7B">
        <w:rPr>
          <w:rFonts w:ascii="Aptos" w:eastAsia="Aptos" w:hAnsi="Aptos" w:cs="Aptos"/>
          <w:color w:val="0070C0"/>
        </w:rPr>
        <w:t>[01:00:23 - 01:00:25]</w:t>
      </w:r>
      <w:r w:rsidRPr="00AC3233">
        <w:rPr>
          <w:rFonts w:ascii="Aptos" w:eastAsia="Aptos" w:hAnsi="Aptos" w:cs="Aptos"/>
          <w:color w:val="000000" w:themeColor="text1"/>
        </w:rPr>
        <w:t xml:space="preserve"> Okay, if you need anything, just write to me.</w:t>
      </w:r>
    </w:p>
    <w:p w14:paraId="4A2E066C" w14:textId="77777777" w:rsidR="00EC488C" w:rsidRPr="00AC3233" w:rsidRDefault="00EC488C" w:rsidP="00EC488C">
      <w:pPr>
        <w:rPr>
          <w:rFonts w:ascii="Aptos" w:eastAsia="Aptos" w:hAnsi="Aptos" w:cs="Aptos"/>
          <w:color w:val="000000" w:themeColor="text1"/>
        </w:rPr>
      </w:pPr>
    </w:p>
    <w:p w14:paraId="75381472" w14:textId="77777777" w:rsidR="00EC488C" w:rsidRPr="00AC3233" w:rsidRDefault="00EC488C" w:rsidP="00EC488C">
      <w:pPr>
        <w:rPr>
          <w:rFonts w:ascii="Aptos" w:eastAsia="Aptos" w:hAnsi="Aptos" w:cs="Aptos"/>
          <w:color w:val="000000" w:themeColor="text1"/>
        </w:rPr>
      </w:pPr>
    </w:p>
    <w:p w14:paraId="7AFF46C0" w14:textId="77777777" w:rsidR="00EC488C" w:rsidRPr="00AC3233" w:rsidRDefault="00EC488C" w:rsidP="00EC488C">
      <w:pPr>
        <w:rPr>
          <w:rFonts w:ascii="Aptos" w:eastAsia="Aptos" w:hAnsi="Aptos" w:cs="Aptos"/>
          <w:b/>
          <w:bCs/>
          <w:color w:val="000000" w:themeColor="text1"/>
          <w:sz w:val="32"/>
          <w:szCs w:val="32"/>
        </w:rPr>
      </w:pPr>
    </w:p>
    <w:p w14:paraId="67FAB397" w14:textId="77777777" w:rsidR="00116135" w:rsidRPr="00AC3233" w:rsidRDefault="00116135" w:rsidP="00EC488C"/>
    <w:sectPr w:rsidR="00116135" w:rsidRPr="00AC32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B52F6A"/>
    <w:rsid w:val="00000B79"/>
    <w:rsid w:val="00030CC7"/>
    <w:rsid w:val="000443AB"/>
    <w:rsid w:val="00055BC7"/>
    <w:rsid w:val="00057D86"/>
    <w:rsid w:val="0006176E"/>
    <w:rsid w:val="000630B9"/>
    <w:rsid w:val="00095687"/>
    <w:rsid w:val="00096DBB"/>
    <w:rsid w:val="000A4739"/>
    <w:rsid w:val="000C0E5A"/>
    <w:rsid w:val="000D2DAE"/>
    <w:rsid w:val="000D6C1B"/>
    <w:rsid w:val="000F0332"/>
    <w:rsid w:val="001105A7"/>
    <w:rsid w:val="00116135"/>
    <w:rsid w:val="00141053"/>
    <w:rsid w:val="00160D6C"/>
    <w:rsid w:val="001A403F"/>
    <w:rsid w:val="001B56BC"/>
    <w:rsid w:val="001B575E"/>
    <w:rsid w:val="001F5967"/>
    <w:rsid w:val="00202496"/>
    <w:rsid w:val="0021031D"/>
    <w:rsid w:val="002152D3"/>
    <w:rsid w:val="00233A55"/>
    <w:rsid w:val="00240C88"/>
    <w:rsid w:val="00243E8F"/>
    <w:rsid w:val="00247E19"/>
    <w:rsid w:val="00252AF6"/>
    <w:rsid w:val="00272239"/>
    <w:rsid w:val="00280DDF"/>
    <w:rsid w:val="00293EFD"/>
    <w:rsid w:val="0029733A"/>
    <w:rsid w:val="002A0DD7"/>
    <w:rsid w:val="002F711F"/>
    <w:rsid w:val="00302A7E"/>
    <w:rsid w:val="00317E48"/>
    <w:rsid w:val="0033332B"/>
    <w:rsid w:val="00344BF3"/>
    <w:rsid w:val="00352506"/>
    <w:rsid w:val="00354475"/>
    <w:rsid w:val="00385B34"/>
    <w:rsid w:val="003F2C9A"/>
    <w:rsid w:val="00402FC6"/>
    <w:rsid w:val="004033AF"/>
    <w:rsid w:val="0040440D"/>
    <w:rsid w:val="00406CC8"/>
    <w:rsid w:val="004072D4"/>
    <w:rsid w:val="00412BCE"/>
    <w:rsid w:val="0041423A"/>
    <w:rsid w:val="0048445E"/>
    <w:rsid w:val="00485868"/>
    <w:rsid w:val="004D48A4"/>
    <w:rsid w:val="004D7048"/>
    <w:rsid w:val="004F6651"/>
    <w:rsid w:val="005203C1"/>
    <w:rsid w:val="00523D30"/>
    <w:rsid w:val="00525BDA"/>
    <w:rsid w:val="005655E8"/>
    <w:rsid w:val="00566D9B"/>
    <w:rsid w:val="00580AE2"/>
    <w:rsid w:val="005A3B7B"/>
    <w:rsid w:val="005D1257"/>
    <w:rsid w:val="005D2B2C"/>
    <w:rsid w:val="005F3E0D"/>
    <w:rsid w:val="00614581"/>
    <w:rsid w:val="006207C4"/>
    <w:rsid w:val="006C21F3"/>
    <w:rsid w:val="006D3829"/>
    <w:rsid w:val="006E055A"/>
    <w:rsid w:val="006E3A43"/>
    <w:rsid w:val="006E430A"/>
    <w:rsid w:val="006E7CD2"/>
    <w:rsid w:val="007754F8"/>
    <w:rsid w:val="00786B55"/>
    <w:rsid w:val="007A0F45"/>
    <w:rsid w:val="007C4633"/>
    <w:rsid w:val="007C77DD"/>
    <w:rsid w:val="007D06FF"/>
    <w:rsid w:val="007D133D"/>
    <w:rsid w:val="007D69C8"/>
    <w:rsid w:val="0080103F"/>
    <w:rsid w:val="00821A4B"/>
    <w:rsid w:val="00831049"/>
    <w:rsid w:val="00864704"/>
    <w:rsid w:val="008776E6"/>
    <w:rsid w:val="008874C5"/>
    <w:rsid w:val="00906FC0"/>
    <w:rsid w:val="0092082B"/>
    <w:rsid w:val="00937ED1"/>
    <w:rsid w:val="00946399"/>
    <w:rsid w:val="00947EB3"/>
    <w:rsid w:val="00963526"/>
    <w:rsid w:val="00990581"/>
    <w:rsid w:val="00993729"/>
    <w:rsid w:val="009A7CC8"/>
    <w:rsid w:val="009B72AB"/>
    <w:rsid w:val="00A01A95"/>
    <w:rsid w:val="00A01EE2"/>
    <w:rsid w:val="00A042EB"/>
    <w:rsid w:val="00A10C85"/>
    <w:rsid w:val="00A22E55"/>
    <w:rsid w:val="00A4558D"/>
    <w:rsid w:val="00A67E7F"/>
    <w:rsid w:val="00A82559"/>
    <w:rsid w:val="00A846CD"/>
    <w:rsid w:val="00AA1675"/>
    <w:rsid w:val="00AA5356"/>
    <w:rsid w:val="00AC3233"/>
    <w:rsid w:val="00AE5376"/>
    <w:rsid w:val="00B0266C"/>
    <w:rsid w:val="00B13961"/>
    <w:rsid w:val="00B32457"/>
    <w:rsid w:val="00B36E85"/>
    <w:rsid w:val="00B37E61"/>
    <w:rsid w:val="00B43C19"/>
    <w:rsid w:val="00B7300B"/>
    <w:rsid w:val="00B732D0"/>
    <w:rsid w:val="00B92488"/>
    <w:rsid w:val="00BC08C6"/>
    <w:rsid w:val="00BC2C1C"/>
    <w:rsid w:val="00BC3FF2"/>
    <w:rsid w:val="00BC482F"/>
    <w:rsid w:val="00BC6C6B"/>
    <w:rsid w:val="00BD3485"/>
    <w:rsid w:val="00BE205A"/>
    <w:rsid w:val="00C20409"/>
    <w:rsid w:val="00C24A1B"/>
    <w:rsid w:val="00C27EB0"/>
    <w:rsid w:val="00C727D5"/>
    <w:rsid w:val="00C776B7"/>
    <w:rsid w:val="00C87C69"/>
    <w:rsid w:val="00CA6741"/>
    <w:rsid w:val="00CA6FE5"/>
    <w:rsid w:val="00CC7B37"/>
    <w:rsid w:val="00CF1372"/>
    <w:rsid w:val="00D027A1"/>
    <w:rsid w:val="00D07696"/>
    <w:rsid w:val="00D17AE1"/>
    <w:rsid w:val="00D302B7"/>
    <w:rsid w:val="00D66ABA"/>
    <w:rsid w:val="00D709F4"/>
    <w:rsid w:val="00D75B32"/>
    <w:rsid w:val="00D75C42"/>
    <w:rsid w:val="00D87E6A"/>
    <w:rsid w:val="00DA1B64"/>
    <w:rsid w:val="00DA765C"/>
    <w:rsid w:val="00DB4A5B"/>
    <w:rsid w:val="00DE776E"/>
    <w:rsid w:val="00DF6B29"/>
    <w:rsid w:val="00E00EA9"/>
    <w:rsid w:val="00E02137"/>
    <w:rsid w:val="00E04FE8"/>
    <w:rsid w:val="00E112E1"/>
    <w:rsid w:val="00E16AB0"/>
    <w:rsid w:val="00E3319C"/>
    <w:rsid w:val="00E33A62"/>
    <w:rsid w:val="00E359C8"/>
    <w:rsid w:val="00E752D9"/>
    <w:rsid w:val="00E77F1F"/>
    <w:rsid w:val="00E86320"/>
    <w:rsid w:val="00EC488C"/>
    <w:rsid w:val="00ED0CA9"/>
    <w:rsid w:val="00ED228C"/>
    <w:rsid w:val="00F00F22"/>
    <w:rsid w:val="00F03BA3"/>
    <w:rsid w:val="00F175E8"/>
    <w:rsid w:val="00F22AF6"/>
    <w:rsid w:val="00F3139F"/>
    <w:rsid w:val="00F355C4"/>
    <w:rsid w:val="00F5644B"/>
    <w:rsid w:val="00F6614B"/>
    <w:rsid w:val="00F75873"/>
    <w:rsid w:val="00F76BD6"/>
    <w:rsid w:val="00F8207B"/>
    <w:rsid w:val="00F909C7"/>
    <w:rsid w:val="00FA52D8"/>
    <w:rsid w:val="00FC02F7"/>
    <w:rsid w:val="00FC1F17"/>
    <w:rsid w:val="00FE33DB"/>
    <w:rsid w:val="02FE119D"/>
    <w:rsid w:val="0CAC13E6"/>
    <w:rsid w:val="121A30BA"/>
    <w:rsid w:val="1C951809"/>
    <w:rsid w:val="2002EFCA"/>
    <w:rsid w:val="23AB9905"/>
    <w:rsid w:val="2407FCFF"/>
    <w:rsid w:val="2979FEE0"/>
    <w:rsid w:val="2B5950E7"/>
    <w:rsid w:val="2CB52F6A"/>
    <w:rsid w:val="340E37F2"/>
    <w:rsid w:val="43674133"/>
    <w:rsid w:val="43C1BED7"/>
    <w:rsid w:val="444CFAB6"/>
    <w:rsid w:val="47F81112"/>
    <w:rsid w:val="4805B965"/>
    <w:rsid w:val="4D452C24"/>
    <w:rsid w:val="539ED89A"/>
    <w:rsid w:val="642CAC43"/>
    <w:rsid w:val="65FA391C"/>
    <w:rsid w:val="66B36BFB"/>
    <w:rsid w:val="7B958FD2"/>
    <w:rsid w:val="7ECF6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2F6A"/>
  <w15:chartTrackingRefBased/>
  <w15:docId w15:val="{8244608C-649E-42D9-A797-B3F16848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customStyle="1" w:styleId="vlaz4d">
    <w:name w:val="vlaz4d"/>
    <w:basedOn w:val="Normal"/>
    <w:rsid w:val="00B36E85"/>
    <w:pPr>
      <w:spacing w:before="100" w:beforeAutospacing="1" w:after="100" w:afterAutospacing="1" w:line="240" w:lineRule="auto"/>
    </w:pPr>
    <w:rPr>
      <w:rFonts w:ascii="Times New Roman" w:eastAsia="Times New Roman" w:hAnsi="Times New Roman" w:cs="Times New Roman"/>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7664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D7DF25-378C-5E47-B919-7007928F4343}">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5DA7D6-CFEB-4822-A521-093ABAD865F2}">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4CEC1D94-C5F5-4F31-A06C-F834FAEA7EFE}">
  <ds:schemaRefs>
    <ds:schemaRef ds:uri="http://schemas.microsoft.com/sharepoint/v3/contenttype/forms"/>
  </ds:schemaRefs>
</ds:datastoreItem>
</file>

<file path=customXml/itemProps3.xml><?xml version="1.0" encoding="utf-8"?>
<ds:datastoreItem xmlns:ds="http://schemas.openxmlformats.org/officeDocument/2006/customXml" ds:itemID="{8EB42B73-3740-4FA4-AD2F-FCE66BF38E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7786</Words>
  <Characters>42826</Characters>
  <Application>Microsoft Office Word</Application>
  <DocSecurity>0</DocSecurity>
  <Lines>356</Lines>
  <Paragraphs>101</Paragraphs>
  <ScaleCrop>false</ScaleCrop>
  <Company/>
  <LinksUpToDate>false</LinksUpToDate>
  <CharactersWithSpaces>50511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 Salazar</dc:creator>
  <cp:keywords/>
  <dc:description/>
  <cp:lastModifiedBy>Alberto Hernández Baqueiro</cp:lastModifiedBy>
  <cp:revision>2</cp:revision>
  <dcterms:created xsi:type="dcterms:W3CDTF">2026-07-23T00:55:00Z</dcterms:created>
  <dcterms:modified xsi:type="dcterms:W3CDTF">2026-07-23T00:55:00Z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