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76062D" w14:textId="77777777" w:rsidR="00B401DB" w:rsidRPr="00B2362D" w:rsidRDefault="00B401DB" w:rsidP="00B401DB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</w:rPr>
      </w:pPr>
      <w:r w:rsidRPr="00B2362D">
        <w:rPr>
          <w:rStyle w:val="normaltextrun"/>
          <w:rFonts w:ascii="Calibri" w:eastAsiaTheme="majorEastAsia" w:hAnsi="Calibri" w:cs="Calibri"/>
          <w:b/>
          <w:bCs/>
        </w:rPr>
        <w:t>Transcripción entrevista</w:t>
      </w:r>
    </w:p>
    <w:p w14:paraId="37D7CC2F" w14:textId="77777777" w:rsidR="00B401DB" w:rsidRPr="00B2362D" w:rsidRDefault="00B401DB" w:rsidP="00B401D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 w:rsidRPr="00B2362D">
        <w:rPr>
          <w:rStyle w:val="normaltextrun"/>
          <w:rFonts w:ascii="Calibri" w:eastAsiaTheme="majorEastAsia" w:hAnsi="Calibri" w:cs="Calibri"/>
        </w:rPr>
        <w:t>  </w:t>
      </w:r>
      <w:r w:rsidRPr="00B2362D">
        <w:rPr>
          <w:rStyle w:val="eop"/>
          <w:rFonts w:ascii="Calibri" w:eastAsiaTheme="majorEastAsia" w:hAnsi="Calibri" w:cs="Calibri"/>
        </w:rPr>
        <w:t> </w:t>
      </w:r>
    </w:p>
    <w:p w14:paraId="6CC0E6C3" w14:textId="26C3916C" w:rsidR="00B401DB" w:rsidRPr="00B2362D" w:rsidRDefault="00B401DB" w:rsidP="5181FD1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eastAsiaTheme="majorEastAsia" w:hAnsi="Calibri" w:cs="Calibri"/>
        </w:rPr>
      </w:pPr>
      <w:r w:rsidRPr="5181FD1F">
        <w:rPr>
          <w:rStyle w:val="normaltextrun"/>
          <w:rFonts w:ascii="Calibri" w:eastAsiaTheme="majorEastAsia" w:hAnsi="Calibri" w:cs="Calibri"/>
          <w:b/>
          <w:bCs/>
        </w:rPr>
        <w:t xml:space="preserve">Nombre entrevistado: </w:t>
      </w:r>
      <w:r w:rsidRPr="5181FD1F">
        <w:rPr>
          <w:rStyle w:val="normaltextrun"/>
          <w:rFonts w:ascii="Calibri" w:eastAsiaTheme="majorEastAsia" w:hAnsi="Calibri" w:cs="Calibri"/>
        </w:rPr>
        <w:t xml:space="preserve">Dr. </w:t>
      </w:r>
      <w:r w:rsidR="1A042937" w:rsidRPr="5181FD1F">
        <w:rPr>
          <w:rStyle w:val="normaltextrun"/>
          <w:rFonts w:ascii="Calibri" w:eastAsiaTheme="majorEastAsia" w:hAnsi="Calibri" w:cs="Calibri"/>
        </w:rPr>
        <w:t>Alexander</w:t>
      </w:r>
      <w:r w:rsidRPr="5181FD1F">
        <w:rPr>
          <w:rStyle w:val="normaltextrun"/>
          <w:rFonts w:ascii="Calibri" w:eastAsiaTheme="majorEastAsia" w:hAnsi="Calibri" w:cs="Calibri"/>
        </w:rPr>
        <w:t xml:space="preserve"> Moreira-Almeida</w:t>
      </w:r>
    </w:p>
    <w:p w14:paraId="3F61AFD1" w14:textId="77777777" w:rsidR="00B401DB" w:rsidRPr="00B2362D" w:rsidRDefault="00B401DB" w:rsidP="00B401D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 w:rsidRPr="00B2362D">
        <w:rPr>
          <w:rStyle w:val="normaltextrun"/>
          <w:rFonts w:ascii="Calibri" w:eastAsiaTheme="majorEastAsia" w:hAnsi="Calibri" w:cs="Calibri"/>
          <w:b/>
          <w:bCs/>
        </w:rPr>
        <w:t xml:space="preserve">País entrevistado: </w:t>
      </w:r>
      <w:r>
        <w:rPr>
          <w:rStyle w:val="normaltextrun"/>
          <w:rFonts w:ascii="Calibri" w:eastAsiaTheme="majorEastAsia" w:hAnsi="Calibri" w:cs="Calibri"/>
        </w:rPr>
        <w:t>Brasil</w:t>
      </w:r>
    </w:p>
    <w:p w14:paraId="21A2AAD6" w14:textId="21488D41" w:rsidR="00B401DB" w:rsidRPr="00B2362D" w:rsidRDefault="00B401DB" w:rsidP="00B401D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 w:rsidRPr="00B2362D">
        <w:rPr>
          <w:rStyle w:val="normaltextrun"/>
          <w:rFonts w:ascii="Calibri" w:eastAsiaTheme="majorEastAsia" w:hAnsi="Calibri" w:cs="Calibri"/>
          <w:b/>
          <w:bCs/>
        </w:rPr>
        <w:t xml:space="preserve">Fecha entrevista: </w:t>
      </w:r>
      <w:r w:rsidRPr="00B2362D">
        <w:rPr>
          <w:rStyle w:val="normaltextrun"/>
          <w:rFonts w:ascii="Calibri" w:eastAsiaTheme="majorEastAsia" w:hAnsi="Calibri" w:cs="Calibri"/>
        </w:rPr>
        <w:t xml:space="preserve"> </w:t>
      </w:r>
      <w:r>
        <w:rPr>
          <w:rStyle w:val="normaltextrun"/>
          <w:rFonts w:ascii="Calibri" w:eastAsiaTheme="majorEastAsia" w:hAnsi="Calibri" w:cs="Calibri"/>
        </w:rPr>
        <w:t xml:space="preserve">11 </w:t>
      </w:r>
      <w:r w:rsidRPr="00B2362D">
        <w:rPr>
          <w:rStyle w:val="normaltextrun"/>
          <w:rFonts w:ascii="Calibri" w:eastAsiaTheme="majorEastAsia" w:hAnsi="Calibri" w:cs="Calibri"/>
        </w:rPr>
        <w:t>de mayo del 2024  </w:t>
      </w:r>
      <w:r w:rsidRPr="00B2362D">
        <w:rPr>
          <w:rStyle w:val="eop"/>
          <w:rFonts w:ascii="Calibri" w:eastAsiaTheme="majorEastAsia" w:hAnsi="Calibri" w:cs="Calibri"/>
        </w:rPr>
        <w:t> </w:t>
      </w:r>
    </w:p>
    <w:p w14:paraId="78809946" w14:textId="77777777" w:rsidR="00B401DB" w:rsidRPr="00B2362D" w:rsidRDefault="00B401DB" w:rsidP="00B401D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 w:rsidRPr="00B2362D">
        <w:rPr>
          <w:rStyle w:val="normaltextrun"/>
          <w:rFonts w:ascii="Calibri" w:eastAsiaTheme="majorEastAsia" w:hAnsi="Calibri" w:cs="Calibri"/>
          <w:b/>
          <w:bCs/>
        </w:rPr>
        <w:t xml:space="preserve">Nombre entrevistador: </w:t>
      </w:r>
      <w:r>
        <w:rPr>
          <w:rStyle w:val="normaltextrun"/>
          <w:rFonts w:ascii="Calibri" w:eastAsiaTheme="majorEastAsia" w:hAnsi="Calibri" w:cs="Calibri"/>
        </w:rPr>
        <w:t>Mtra. Iara Souza</w:t>
      </w:r>
    </w:p>
    <w:p w14:paraId="788501D8" w14:textId="242DF617" w:rsidR="00B401DB" w:rsidRPr="00B2362D" w:rsidRDefault="00B401DB" w:rsidP="00B401D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 w:rsidRPr="00B2362D">
        <w:rPr>
          <w:rStyle w:val="normaltextrun"/>
          <w:rFonts w:ascii="Calibri" w:eastAsiaTheme="majorEastAsia" w:hAnsi="Calibri" w:cs="Calibri"/>
          <w:b/>
          <w:bCs/>
        </w:rPr>
        <w:t>Duración entrevista:</w:t>
      </w:r>
      <w:r w:rsidRPr="00B2362D">
        <w:rPr>
          <w:rStyle w:val="normaltextrun"/>
          <w:rFonts w:ascii="Calibri" w:eastAsiaTheme="majorEastAsia" w:hAnsi="Calibri" w:cs="Calibri"/>
        </w:rPr>
        <w:t xml:space="preserve"> </w:t>
      </w:r>
      <w:r>
        <w:rPr>
          <w:rStyle w:val="normaltextrun"/>
          <w:rFonts w:ascii="Calibri" w:eastAsiaTheme="majorEastAsia" w:hAnsi="Calibri" w:cs="Calibri"/>
        </w:rPr>
        <w:t>47 min.</w:t>
      </w:r>
      <w:r w:rsidRPr="00B2362D">
        <w:rPr>
          <w:rStyle w:val="normaltextrun"/>
          <w:rFonts w:ascii="Calibri" w:eastAsiaTheme="majorEastAsia" w:hAnsi="Calibri" w:cs="Calibri"/>
        </w:rPr>
        <w:t>   </w:t>
      </w:r>
      <w:r w:rsidRPr="00B2362D">
        <w:rPr>
          <w:rStyle w:val="eop"/>
          <w:rFonts w:ascii="Calibri" w:eastAsiaTheme="majorEastAsia" w:hAnsi="Calibri" w:cs="Calibri"/>
        </w:rPr>
        <w:t> </w:t>
      </w:r>
    </w:p>
    <w:p w14:paraId="21A4BF92" w14:textId="77777777" w:rsidR="00B401DB" w:rsidRPr="00B2362D" w:rsidRDefault="00B401DB" w:rsidP="00B401D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 w:rsidRPr="00B2362D">
        <w:rPr>
          <w:rStyle w:val="normaltextrun"/>
          <w:rFonts w:ascii="Calibri" w:eastAsiaTheme="majorEastAsia" w:hAnsi="Calibri" w:cs="Calibri"/>
          <w:b/>
          <w:bCs/>
        </w:rPr>
        <w:t xml:space="preserve">Nombre asistente: </w:t>
      </w:r>
      <w:r w:rsidRPr="00B2362D">
        <w:rPr>
          <w:rStyle w:val="normaltextrun"/>
          <w:rFonts w:ascii="Calibri" w:eastAsiaTheme="majorEastAsia" w:hAnsi="Calibri" w:cs="Calibri"/>
        </w:rPr>
        <w:t>Grissel Galicia  </w:t>
      </w:r>
      <w:r w:rsidRPr="00B2362D">
        <w:rPr>
          <w:rStyle w:val="eop"/>
          <w:rFonts w:ascii="Calibri" w:eastAsiaTheme="majorEastAsia" w:hAnsi="Calibri" w:cs="Calibri"/>
        </w:rPr>
        <w:t> </w:t>
      </w:r>
    </w:p>
    <w:p w14:paraId="48560082" w14:textId="77777777" w:rsidR="00B401DB" w:rsidRPr="00B2362D" w:rsidRDefault="00B401DB" w:rsidP="00B401DB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</w:rPr>
      </w:pPr>
      <w:r w:rsidRPr="00B2362D">
        <w:rPr>
          <w:rStyle w:val="normaltextrun"/>
          <w:rFonts w:ascii="Calibri" w:eastAsiaTheme="majorEastAsia" w:hAnsi="Calibri" w:cs="Calibri"/>
          <w:b/>
          <w:bCs/>
        </w:rPr>
        <w:t xml:space="preserve">Nombre transcriptor: </w:t>
      </w:r>
      <w:r w:rsidRPr="00B2362D">
        <w:rPr>
          <w:rStyle w:val="normaltextrun"/>
          <w:rFonts w:ascii="Calibri" w:eastAsiaTheme="majorEastAsia" w:hAnsi="Calibri" w:cs="Calibri"/>
        </w:rPr>
        <w:t>Grissel Galicia</w:t>
      </w:r>
    </w:p>
    <w:p w14:paraId="363230B2" w14:textId="77777777" w:rsidR="00B401DB" w:rsidRPr="00B401DB" w:rsidRDefault="00B401DB" w:rsidP="00B401DB">
      <w:pPr>
        <w:jc w:val="both"/>
        <w:rPr>
          <w:b/>
          <w:bCs/>
          <w:lang w:val="es-MX"/>
        </w:rPr>
      </w:pPr>
    </w:p>
    <w:p w14:paraId="2478FC22" w14:textId="1764184F" w:rsidR="00B401DB" w:rsidRPr="00B401DB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506D5A99" w14:textId="52AA1143" w:rsidR="00B401DB" w:rsidRDefault="00B401DB" w:rsidP="00B401DB">
      <w:pPr>
        <w:jc w:val="both"/>
      </w:pPr>
      <w:r>
        <w:t xml:space="preserve">Muito obrigado. Prazer em conhecê-la. </w:t>
      </w:r>
    </w:p>
    <w:p w14:paraId="0E398CE8" w14:textId="77777777" w:rsidR="00B401DB" w:rsidRDefault="00B401DB" w:rsidP="00B401DB">
      <w:pPr>
        <w:jc w:val="both"/>
      </w:pPr>
    </w:p>
    <w:p w14:paraId="50DF5448" w14:textId="77777777" w:rsidR="00B401DB" w:rsidRPr="00B401DB" w:rsidRDefault="00B401DB" w:rsidP="00B401DB">
      <w:pPr>
        <w:jc w:val="both"/>
        <w:rPr>
          <w:b/>
          <w:bCs/>
        </w:rPr>
      </w:pPr>
      <w:r w:rsidRPr="00B401DB">
        <w:rPr>
          <w:b/>
          <w:bCs/>
        </w:rPr>
        <w:t>Iara</w:t>
      </w:r>
    </w:p>
    <w:p w14:paraId="1BF59FD0" w14:textId="6D67AC20" w:rsidR="00B401DB" w:rsidRDefault="00B401DB" w:rsidP="00B401DB">
      <w:pPr>
        <w:jc w:val="both"/>
      </w:pPr>
      <w:r>
        <w:t>Muito obrigada, Grissel. Professor, muito obrigada novamente pelo seu tempo. Essa pesquisa é um esforço da Tec de Monterrey, em parceria com a Temp</w:t>
      </w:r>
      <w:r w:rsidR="00EA57A0">
        <w:t>l</w:t>
      </w:r>
      <w:r>
        <w:t>eton Foundation, para compreender melhor o ecossistema de pesquisa nesse amplo espectro do que se chama florescimento humano, entendendo desde problemas e desenvolvimento de capacidades pertinentes ao indivíduo, até a sua relação com a comunidade e com o planeta, com o ecossistema de forma mais ampla.</w:t>
      </w:r>
    </w:p>
    <w:p w14:paraId="6846E2F4" w14:textId="14DB067E" w:rsidR="00B401DB" w:rsidRDefault="00B401DB" w:rsidP="00B401DB">
      <w:pPr>
        <w:jc w:val="both"/>
      </w:pPr>
      <w:r>
        <w:t>A sua pesquisa apareceu no nosso levantamento bibliométrico como uma das mais relevantes no campo de religiosidade, qualidade de vida. E aí a gente queria ter aquele questionário semi-estruturado, que eu gostaria de comentar contigo, para pegar essas percepções que serão muito valiosas para nós.</w:t>
      </w:r>
    </w:p>
    <w:p w14:paraId="027D8F93" w14:textId="77777777" w:rsidR="00B401DB" w:rsidRDefault="00B401DB" w:rsidP="00B401DB">
      <w:pPr>
        <w:jc w:val="both"/>
      </w:pPr>
    </w:p>
    <w:p w14:paraId="25F9A138" w14:textId="46B23B99" w:rsidR="00B401DB" w:rsidRPr="00B401DB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74AA9844" w14:textId="77777777" w:rsidR="00B401DB" w:rsidRDefault="00B401DB" w:rsidP="00B401DB">
      <w:pPr>
        <w:jc w:val="both"/>
      </w:pPr>
      <w:r>
        <w:t>Pois não, estou à disposição.</w:t>
      </w:r>
    </w:p>
    <w:p w14:paraId="4FA05F04" w14:textId="77777777" w:rsidR="00B401DB" w:rsidRPr="00B401DB" w:rsidRDefault="00B401DB" w:rsidP="00B401DB">
      <w:pPr>
        <w:jc w:val="both"/>
        <w:rPr>
          <w:b/>
          <w:bCs/>
        </w:rPr>
      </w:pPr>
    </w:p>
    <w:p w14:paraId="5669EF19" w14:textId="77777777" w:rsidR="00B401DB" w:rsidRPr="00B401DB" w:rsidRDefault="00B401DB" w:rsidP="00B401DB">
      <w:pPr>
        <w:jc w:val="both"/>
        <w:rPr>
          <w:b/>
          <w:bCs/>
        </w:rPr>
      </w:pPr>
      <w:r w:rsidRPr="00B401DB">
        <w:rPr>
          <w:b/>
          <w:bCs/>
        </w:rPr>
        <w:t>Iara</w:t>
      </w:r>
    </w:p>
    <w:p w14:paraId="39067955" w14:textId="2485962F" w:rsidR="00B401DB" w:rsidRDefault="00B401DB" w:rsidP="00B401DB">
      <w:pPr>
        <w:jc w:val="both"/>
      </w:pPr>
      <w:r>
        <w:t>Tá bom. Doutor, o senhor poderia começar</w:t>
      </w:r>
      <w:r w:rsidR="00EA57A0">
        <w:t xml:space="preserve"> </w:t>
      </w:r>
      <w:r>
        <w:t>compartilhando uma reflexão sobre como que a sua pesquisa se relaciona com esse tema do florescimento humano mais amplo?</w:t>
      </w:r>
    </w:p>
    <w:p w14:paraId="48699742" w14:textId="77777777" w:rsidR="00B401DB" w:rsidRPr="00B401DB" w:rsidRDefault="00B401DB" w:rsidP="00B401DB">
      <w:pPr>
        <w:jc w:val="both"/>
        <w:rPr>
          <w:b/>
          <w:bCs/>
        </w:rPr>
      </w:pPr>
    </w:p>
    <w:p w14:paraId="15DC8F9A" w14:textId="1505CF6C" w:rsidR="00B401DB" w:rsidRPr="00B401DB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0C757037" w14:textId="5A4F7285" w:rsidR="00B401DB" w:rsidRDefault="00B401DB" w:rsidP="00B401DB">
      <w:pPr>
        <w:jc w:val="both"/>
      </w:pPr>
      <w:r w:rsidRPr="5181FD1F">
        <w:rPr>
          <w:lang w:val="pt-BR"/>
        </w:rPr>
        <w:t>Bom, eu sou psiquiatra</w:t>
      </w:r>
      <w:r w:rsidR="00EA57A0" w:rsidRPr="5181FD1F">
        <w:rPr>
          <w:lang w:val="pt-BR"/>
        </w:rPr>
        <w:t xml:space="preserve">. </w:t>
      </w:r>
      <w:r w:rsidRPr="5181FD1F">
        <w:rPr>
          <w:lang w:val="pt-BR"/>
        </w:rPr>
        <w:t>E eu tenho um interesse importante na área da saúde como um todo</w:t>
      </w:r>
      <w:r w:rsidR="00EA57A0" w:rsidRPr="5181FD1F">
        <w:rPr>
          <w:lang w:val="pt-BR"/>
        </w:rPr>
        <w:t xml:space="preserve">. </w:t>
      </w:r>
      <w:r w:rsidRPr="5181FD1F">
        <w:rPr>
          <w:lang w:val="pt-BR"/>
        </w:rPr>
        <w:t>E na preocupação que eu abordo muito na abordagem biopsíquico-socioespiritual.</w:t>
      </w:r>
      <w:r w:rsidR="00EA57A0" w:rsidRPr="5181FD1F">
        <w:rPr>
          <w:lang w:val="pt-BR"/>
        </w:rPr>
        <w:t xml:space="preserve"> </w:t>
      </w:r>
      <w:r w:rsidRPr="5181FD1F">
        <w:rPr>
          <w:lang w:val="pt-BR"/>
        </w:rPr>
        <w:t>Ou seja, ver as várias dimensões do indivíduo, né? E nessas várias dimensões, sem escolher uma em detrimento da outra, como muitas vezes as pessoas avaliam</w:t>
      </w:r>
      <w:r w:rsidR="00EA57A0" w:rsidRPr="5181FD1F">
        <w:rPr>
          <w:lang w:val="pt-BR"/>
        </w:rPr>
        <w:t xml:space="preserve">. </w:t>
      </w:r>
      <w:r w:rsidRPr="5181FD1F">
        <w:rPr>
          <w:lang w:val="pt-BR"/>
        </w:rPr>
        <w:t>Às vezes avalia a parte biológica, ignorando a parte psíquica, o espiritual e vice-versa</w:t>
      </w:r>
      <w:r w:rsidR="00EA57A0" w:rsidRPr="5181FD1F">
        <w:rPr>
          <w:lang w:val="pt-BR"/>
        </w:rPr>
        <w:t xml:space="preserve">. </w:t>
      </w:r>
      <w:r w:rsidRPr="5181FD1F">
        <w:rPr>
          <w:lang w:val="pt-BR"/>
        </w:rPr>
        <w:t>A gente procura essa visão abrangente. E dentro dessa visão abrangente, também uma noção de saúde,</w:t>
      </w:r>
      <w:r w:rsidR="00EA57A0" w:rsidRPr="5181FD1F">
        <w:rPr>
          <w:lang w:val="pt-BR"/>
        </w:rPr>
        <w:t xml:space="preserve"> </w:t>
      </w:r>
      <w:r w:rsidRPr="5181FD1F">
        <w:rPr>
          <w:lang w:val="pt-BR"/>
        </w:rPr>
        <w:t xml:space="preserve">uma visão mais positiva de saúde, né? Acho que é nesse contexto, uma visão mais positiva de saúde. Eu tenho uma influência grande do </w:t>
      </w:r>
      <w:r w:rsidRPr="5181FD1F">
        <w:rPr>
          <w:highlight w:val="yellow"/>
          <w:lang w:val="pt-BR"/>
        </w:rPr>
        <w:t>Vitor Frankl</w:t>
      </w:r>
      <w:r w:rsidR="00EA57A0" w:rsidRPr="5181FD1F">
        <w:rPr>
          <w:highlight w:val="yellow"/>
          <w:lang w:val="pt-BR"/>
        </w:rPr>
        <w:t>.</w:t>
      </w:r>
      <w:r w:rsidR="00EA57A0" w:rsidRPr="5181FD1F">
        <w:rPr>
          <w:lang w:val="pt-BR"/>
        </w:rPr>
        <w:t xml:space="preserve"> </w:t>
      </w:r>
      <w:r w:rsidRPr="5181FD1F">
        <w:rPr>
          <w:lang w:val="pt-BR"/>
        </w:rPr>
        <w:t>Com a questão da logoterapia,</w:t>
      </w:r>
      <w:r w:rsidR="00EA57A0" w:rsidRPr="5181FD1F">
        <w:rPr>
          <w:lang w:val="pt-BR"/>
        </w:rPr>
        <w:t xml:space="preserve"> </w:t>
      </w:r>
      <w:r w:rsidRPr="5181FD1F">
        <w:rPr>
          <w:lang w:val="pt-BR"/>
        </w:rPr>
        <w:t xml:space="preserve">com a busca de uma perspectiva mais ampla, mais ampla do símbolo do indivíduo. Assim como também eu tenho umas parcerias com o </w:t>
      </w:r>
      <w:r w:rsidRPr="5181FD1F">
        <w:rPr>
          <w:highlight w:val="yellow"/>
          <w:lang w:val="pt-BR"/>
        </w:rPr>
        <w:t>Tyler Vanderwill,</w:t>
      </w:r>
      <w:r w:rsidRPr="5181FD1F">
        <w:rPr>
          <w:lang w:val="pt-BR"/>
        </w:rPr>
        <w:t xml:space="preserve"> né? Em que a gente trabalha com a ideia do florescimento.</w:t>
      </w:r>
      <w:r w:rsidR="000E52C9" w:rsidRPr="5181FD1F">
        <w:rPr>
          <w:lang w:val="pt-BR"/>
        </w:rPr>
        <w:t xml:space="preserve"> </w:t>
      </w:r>
      <w:r w:rsidRPr="5181FD1F">
        <w:rPr>
          <w:lang w:val="pt-BR"/>
        </w:rPr>
        <w:t>Especificamente na espiritualidade, como uma das dimensões humanas</w:t>
      </w:r>
      <w:r w:rsidR="000E52C9" w:rsidRPr="5181FD1F">
        <w:rPr>
          <w:lang w:val="pt-BR"/>
        </w:rPr>
        <w:t>.</w:t>
      </w:r>
      <w:r w:rsidRPr="5181FD1F">
        <w:rPr>
          <w:lang w:val="pt-BR"/>
        </w:rPr>
        <w:t xml:space="preserve"> E uma das dimensões que promovem, de um modo </w:t>
      </w:r>
      <w:r w:rsidRPr="5181FD1F">
        <w:rPr>
          <w:lang w:val="pt-BR"/>
        </w:rPr>
        <w:lastRenderedPageBreak/>
        <w:t>geral, esse florescimento humano</w:t>
      </w:r>
      <w:r w:rsidR="000E52C9" w:rsidRPr="5181FD1F">
        <w:rPr>
          <w:lang w:val="pt-BR"/>
        </w:rPr>
        <w:t>, m</w:t>
      </w:r>
      <w:r w:rsidRPr="5181FD1F">
        <w:rPr>
          <w:lang w:val="pt-BR"/>
        </w:rPr>
        <w:t>elhorando os níveis de saúde mental, melhorando os níveis de interação social, melhorando o nível de bem-estar.</w:t>
      </w:r>
    </w:p>
    <w:p w14:paraId="105EA61B" w14:textId="77777777" w:rsidR="00B401DB" w:rsidRDefault="00B401DB" w:rsidP="00B401DB">
      <w:pPr>
        <w:jc w:val="both"/>
      </w:pPr>
      <w:r>
        <w:t>Então, acho que em linhas gerais, seria mais ou menos nesse sentido.</w:t>
      </w:r>
    </w:p>
    <w:p w14:paraId="1A170F29" w14:textId="77777777" w:rsidR="00B401DB" w:rsidRDefault="00B401DB" w:rsidP="00B401DB">
      <w:pPr>
        <w:jc w:val="both"/>
      </w:pPr>
    </w:p>
    <w:p w14:paraId="01AD57F6" w14:textId="77777777" w:rsidR="00B401DB" w:rsidRPr="000E52C9" w:rsidRDefault="00B401DB" w:rsidP="00B401DB">
      <w:pPr>
        <w:jc w:val="both"/>
        <w:rPr>
          <w:b/>
          <w:bCs/>
        </w:rPr>
      </w:pPr>
      <w:r w:rsidRPr="000E52C9">
        <w:rPr>
          <w:b/>
          <w:bCs/>
        </w:rPr>
        <w:t>Iara</w:t>
      </w:r>
    </w:p>
    <w:p w14:paraId="72143774" w14:textId="0CD4F8F1" w:rsidR="00B401DB" w:rsidRDefault="00B401DB" w:rsidP="00B401DB">
      <w:pPr>
        <w:jc w:val="both"/>
      </w:pPr>
      <w:r>
        <w:t>Perfeito, muito obrigada. E dentro dessas preocupações, como é que é o seu processo de escolha de tópicos de pesquisa? Desde</w:t>
      </w:r>
      <w:r w:rsidR="000E52C9">
        <w:t xml:space="preserve"> </w:t>
      </w:r>
      <w:r>
        <w:t>até procedimentos mais técnicos, mas também motivações. Assim, o que que o senhor consegue compartilhar conosco?</w:t>
      </w:r>
    </w:p>
    <w:p w14:paraId="0CA05B1A" w14:textId="77777777" w:rsidR="00B401DB" w:rsidRPr="000E52C9" w:rsidRDefault="00B401DB" w:rsidP="00B401DB">
      <w:pPr>
        <w:jc w:val="both"/>
        <w:rPr>
          <w:b/>
          <w:bCs/>
        </w:rPr>
      </w:pPr>
    </w:p>
    <w:p w14:paraId="7ED3A585" w14:textId="58C6ED59" w:rsidR="00B401DB" w:rsidRPr="000E52C9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6FA24257" w14:textId="1EA9A007" w:rsidR="00B401DB" w:rsidRDefault="00B401DB" w:rsidP="00B401DB">
      <w:pPr>
        <w:jc w:val="both"/>
      </w:pPr>
      <w:r>
        <w:t>Tá. De um modo geral, quando</w:t>
      </w:r>
      <w:r w:rsidR="000E52C9">
        <w:t>, n</w:t>
      </w:r>
      <w:r>
        <w:t>o meu caso, especificamente, na maioria das pesquisas, eu avalio a espiritualidade, né? E uma das coisas que a gente faz, né? É avaliar quanto a espiritualidade impacta a saúde.</w:t>
      </w:r>
      <w:r w:rsidR="000E52C9">
        <w:t xml:space="preserve"> </w:t>
      </w:r>
      <w:r>
        <w:t>E quando eu escolho a saúde, o desfecho de saúde, eu sempre procuro um desfecho, pelo menos um desfecho de saúde negativa e um de saúde positiva.</w:t>
      </w:r>
      <w:r w:rsidR="000E52C9">
        <w:t xml:space="preserve"> </w:t>
      </w:r>
      <w:r>
        <w:t>Então, eu sempre</w:t>
      </w:r>
      <w:r w:rsidR="000E52C9">
        <w:t xml:space="preserve"> a</w:t>
      </w:r>
      <w:r>
        <w:t>té porque eu acho que a espiritualidade, ela impacta</w:t>
      </w:r>
      <w:r w:rsidR="000E52C9">
        <w:t>, s</w:t>
      </w:r>
      <w:r>
        <w:t>im, a maior parte dos estudos mostram ela impactando na saúde negativa,</w:t>
      </w:r>
      <w:r w:rsidR="000E52C9">
        <w:t xml:space="preserve"> d</w:t>
      </w:r>
      <w:r>
        <w:t>iminuindo a depressão, diminuindo o suicídio, diminuindo a mortalidade,</w:t>
      </w:r>
      <w:r w:rsidR="000E52C9">
        <w:t xml:space="preserve"> </w:t>
      </w:r>
      <w:r>
        <w:t>que eu acho que é importante, mas eu acho que a boa parte, talvez o principal mecanismo, da espiritualidade é fomentando o sentido existencial, o senso de pertencimento, o senso de competência, etc e tal.</w:t>
      </w:r>
    </w:p>
    <w:p w14:paraId="02F5B00B" w14:textId="4901797D" w:rsidR="00B401DB" w:rsidRDefault="00B401DB" w:rsidP="00B401DB">
      <w:pPr>
        <w:jc w:val="both"/>
      </w:pPr>
      <w:r>
        <w:t>Então, eu acho que o aspecto positivo talvez seja o impacto até mais significativo. Então, eu sempre procuro ter variáveis de saúde negativa, por exemplo,</w:t>
      </w:r>
      <w:r w:rsidR="000E52C9">
        <w:t xml:space="preserve"> </w:t>
      </w:r>
      <w:r>
        <w:t>sintomas depressivos, ansiosos, coisas que o valham, e sempre ter, pelo menos, alguma medida de saúde positiva, de um modo geral, bem-estar, qualidade de vida,</w:t>
      </w:r>
      <w:r w:rsidR="000E52C9">
        <w:t xml:space="preserve"> </w:t>
      </w:r>
      <w:r>
        <w:t>felicidade</w:t>
      </w:r>
      <w:r w:rsidR="000E52C9">
        <w:t>.</w:t>
      </w:r>
      <w:r>
        <w:t xml:space="preserve"> Então, esses são, mais ou menos, assim, os principais modos que eu tento pensar nas pesquisas.</w:t>
      </w:r>
    </w:p>
    <w:p w14:paraId="266F46C7" w14:textId="77777777" w:rsidR="00B401DB" w:rsidRDefault="00B401DB" w:rsidP="00B401DB">
      <w:pPr>
        <w:jc w:val="both"/>
      </w:pPr>
    </w:p>
    <w:p w14:paraId="15FAFD4A" w14:textId="77777777" w:rsidR="00B401DB" w:rsidRPr="000E52C9" w:rsidRDefault="00B401DB" w:rsidP="00B401DB">
      <w:pPr>
        <w:jc w:val="both"/>
        <w:rPr>
          <w:b/>
          <w:bCs/>
        </w:rPr>
      </w:pPr>
      <w:r w:rsidRPr="000E52C9">
        <w:rPr>
          <w:b/>
          <w:bCs/>
        </w:rPr>
        <w:t>Iara</w:t>
      </w:r>
    </w:p>
    <w:p w14:paraId="58D3C4D1" w14:textId="77777777" w:rsidR="00B401DB" w:rsidRDefault="00B401DB" w:rsidP="00B401DB">
      <w:pPr>
        <w:jc w:val="both"/>
      </w:pPr>
      <w:r>
        <w:t>E, doutor, como é que o senhor chega nesse tema, assim, da espiritualidade, dentro da sua prática e da sua experiência de pesquisa? Porque no setor brasileiro não é uma corrente majoritária, né?</w:t>
      </w:r>
    </w:p>
    <w:p w14:paraId="4F3263F6" w14:textId="77777777" w:rsidR="00B401DB" w:rsidRDefault="00B401DB" w:rsidP="00B401DB">
      <w:pPr>
        <w:jc w:val="both"/>
      </w:pPr>
    </w:p>
    <w:p w14:paraId="5B31ACA2" w14:textId="71A3872A" w:rsidR="00B401DB" w:rsidRPr="000E52C9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32EBAB09" w14:textId="59C14A55" w:rsidR="00B401DB" w:rsidRDefault="00B401DB" w:rsidP="00B401DB">
      <w:pPr>
        <w:jc w:val="both"/>
      </w:pPr>
      <w:r>
        <w:t>É, mais ou menos, mas o Brasil já é o quinto país que mais produz no mundo pesquisa em ciência e em saúde e espiritualidade</w:t>
      </w:r>
      <w:r w:rsidR="000E52C9">
        <w:t>.</w:t>
      </w:r>
      <w:r>
        <w:t xml:space="preserve"> O Brasil já é um protagonista importante. Mas, sem dúvida, como eu comecei há exatamente 29 anos atrás, em 95, na área da Fertilidade e Medicina, ainda. É uma, basicamente, porque eu sempre tive um interesse na ciência,</w:t>
      </w:r>
      <w:r w:rsidR="000E52C9">
        <w:t xml:space="preserve"> </w:t>
      </w:r>
      <w:r>
        <w:t>sempre gostei muito de ciência, pensamento lógico, racional, evidência, científica, sempre gostei muito disso. E, ao mesmo tempo, como um bom brasileiro, sempre tive muito contato com vivências espirituais diversificadas</w:t>
      </w:r>
      <w:r w:rsidR="000E52C9">
        <w:t xml:space="preserve">. </w:t>
      </w:r>
      <w:r>
        <w:t>Ambientes do Espiritismo, Umbanda, Catolicismo, especialmente. Então, sempre me interessou em tentar explorar isso. E, até mesmo, dentro da visão espírita, a ideia de</w:t>
      </w:r>
      <w:r w:rsidR="000E52C9">
        <w:t xml:space="preserve"> </w:t>
      </w:r>
      <w:r>
        <w:t>a racionalidade e a ciência deveriam explorar a espiritualidade, isso foi algo que me chamou a atenção, de não precisar de escolher entre uma</w:t>
      </w:r>
      <w:r w:rsidR="000E52C9">
        <w:t xml:space="preserve"> </w:t>
      </w:r>
      <w:r>
        <w:t>fé, a espiritualidade e a racionalidade e a ciência.</w:t>
      </w:r>
    </w:p>
    <w:p w14:paraId="0FF3997F" w14:textId="798EE157" w:rsidR="00B401DB" w:rsidRDefault="00B401DB">
      <w:pPr>
        <w:spacing w:line="259" w:lineRule="auto"/>
        <w:jc w:val="both"/>
        <w:pPrChange w:id="0" w:author="iara@nossaterrafirme.com" w:date="2024-07-17T07:17:00Z">
          <w:pPr>
            <w:jc w:val="both"/>
          </w:pPr>
        </w:pPrChange>
      </w:pPr>
      <w:r w:rsidRPr="4C6C79A0">
        <w:rPr>
          <w:lang w:val="pt-BR"/>
        </w:rPr>
        <w:lastRenderedPageBreak/>
        <w:t>Então, essas coisas me chamaram a atenção. Então, já na faculdade é surgiu uma oportunidade até de estudar curas espirituais, e aí eu comecei a me envolver com isso.</w:t>
      </w:r>
      <w:r w:rsidR="000E52C9" w:rsidRPr="4C6C79A0">
        <w:rPr>
          <w:lang w:val="pt-BR"/>
        </w:rPr>
        <w:t xml:space="preserve"> </w:t>
      </w:r>
      <w:r w:rsidRPr="4C6C79A0">
        <w:rPr>
          <w:lang w:val="pt-BR"/>
        </w:rPr>
        <w:t xml:space="preserve">E aí, depois, fui fazer a residência fiz o </w:t>
      </w:r>
      <w:del w:id="1" w:author="iara@nossaterrafirme.com" w:date="2024-07-17T07:17:00Z">
        <w:r w:rsidRPr="4C6C79A0" w:rsidDel="00B401DB">
          <w:rPr>
            <w:highlight w:val="yellow"/>
            <w:lang w:val="pt-BR"/>
          </w:rPr>
          <w:delText xml:space="preserve">Injusti </w:delText>
        </w:r>
      </w:del>
      <w:ins w:id="2" w:author="iara@nossaterrafirme.com" w:date="2024-07-17T07:17:00Z">
        <w:r w:rsidR="64A7DBEF" w:rsidRPr="4C6C79A0">
          <w:rPr>
            <w:lang w:val="pt-BR"/>
          </w:rPr>
          <w:t xml:space="preserve">em Juiz </w:t>
        </w:r>
      </w:ins>
      <w:r w:rsidRPr="4C6C79A0">
        <w:rPr>
          <w:highlight w:val="yellow"/>
          <w:lang w:val="pt-BR"/>
        </w:rPr>
        <w:t xml:space="preserve">de Fora, na </w:t>
      </w:r>
      <w:ins w:id="3" w:author="iara@nossaterrafirme.com" w:date="2024-07-17T07:17:00Z">
        <w:r w:rsidR="156A22AD" w:rsidRPr="4C6C79A0">
          <w:rPr>
            <w:highlight w:val="yellow"/>
            <w:lang w:val="pt-BR"/>
          </w:rPr>
          <w:t xml:space="preserve">(Universidade) </w:t>
        </w:r>
      </w:ins>
      <w:r w:rsidRPr="4C6C79A0">
        <w:rPr>
          <w:highlight w:val="yellow"/>
          <w:lang w:val="pt-BR"/>
        </w:rPr>
        <w:t xml:space="preserve">Federal de </w:t>
      </w:r>
      <w:ins w:id="4" w:author="iara@nossaterrafirme.com" w:date="2024-07-17T07:17:00Z">
        <w:r w:rsidR="7C1DF591" w:rsidRPr="4C6C79A0">
          <w:rPr>
            <w:highlight w:val="yellow"/>
            <w:lang w:val="pt-BR"/>
          </w:rPr>
          <w:t xml:space="preserve">Juiz de </w:t>
        </w:r>
      </w:ins>
      <w:r w:rsidRPr="4C6C79A0">
        <w:rPr>
          <w:highlight w:val="yellow"/>
          <w:lang w:val="pt-BR"/>
        </w:rPr>
        <w:t>Fora</w:t>
      </w:r>
      <w:r w:rsidRPr="4C6C79A0">
        <w:rPr>
          <w:lang w:val="pt-BR"/>
        </w:rPr>
        <w:t xml:space="preserve"> da Medicina, aí a residência eu fazia na </w:t>
      </w:r>
      <w:r w:rsidRPr="4C6C79A0">
        <w:rPr>
          <w:highlight w:val="yellow"/>
          <w:lang w:val="pt-BR"/>
        </w:rPr>
        <w:t>USP.</w:t>
      </w:r>
      <w:r w:rsidRPr="4C6C79A0">
        <w:rPr>
          <w:lang w:val="pt-BR"/>
        </w:rPr>
        <w:t xml:space="preserve"> Aí, lá, já tinha um professor que tinha acabado de defender uma tese de docente</w:t>
      </w:r>
      <w:r w:rsidR="000E52C9" w:rsidRPr="4C6C79A0">
        <w:rPr>
          <w:lang w:val="pt-BR"/>
        </w:rPr>
        <w:t xml:space="preserve"> </w:t>
      </w:r>
      <w:r w:rsidRPr="4C6C79A0">
        <w:rPr>
          <w:lang w:val="pt-BR"/>
        </w:rPr>
        <w:t xml:space="preserve">sobre Psiquiatria e Religião, que é o </w:t>
      </w:r>
      <w:r w:rsidRPr="4C6C79A0">
        <w:rPr>
          <w:highlight w:val="yellow"/>
          <w:lang w:val="pt-BR"/>
        </w:rPr>
        <w:t>Francisco Lotufo Neto.</w:t>
      </w:r>
      <w:r w:rsidRPr="4C6C79A0">
        <w:rPr>
          <w:lang w:val="pt-BR"/>
        </w:rPr>
        <w:t xml:space="preserve"> E aí, nós fundamos um grupo de pesquisa, que eu saiba, é o primeiro grupo de pesquisa numa faculdade de Medicina sobre Espiritualidade e Saúde, fundamos em 1990, em 1979, lá.</w:t>
      </w:r>
      <w:r w:rsidR="000E52C9" w:rsidRPr="4C6C79A0">
        <w:rPr>
          <w:lang w:val="pt-BR"/>
        </w:rPr>
        <w:t xml:space="preserve"> </w:t>
      </w:r>
      <w:r w:rsidRPr="4C6C79A0">
        <w:rPr>
          <w:lang w:val="pt-BR"/>
        </w:rPr>
        <w:t>E aí, assim foi. Daí, depois fiz meus doutorados sobre saúde mental de médiums, separando de psicose e tudo mais. E, inclusive, vimos que as experiências espirituais</w:t>
      </w:r>
      <w:r w:rsidR="000E52C9" w:rsidRPr="4C6C79A0">
        <w:rPr>
          <w:lang w:val="pt-BR"/>
        </w:rPr>
        <w:t xml:space="preserve"> </w:t>
      </w:r>
      <w:r w:rsidRPr="4C6C79A0">
        <w:rPr>
          <w:lang w:val="pt-BR"/>
        </w:rPr>
        <w:t>desses médiums trans</w:t>
      </w:r>
      <w:ins w:id="5" w:author="iara@nossaterrafirme.com" w:date="2024-07-17T07:18:00Z">
        <w:r w:rsidR="3D6DE73D" w:rsidRPr="4C6C79A0">
          <w:rPr>
            <w:lang w:val="pt-BR"/>
          </w:rPr>
          <w:t>e</w:t>
        </w:r>
      </w:ins>
      <w:r w:rsidRPr="4C6C79A0">
        <w:rPr>
          <w:lang w:val="pt-BR"/>
        </w:rPr>
        <w:t>, etc., experiências auditivas, estavam associadas com melhor ajustamento social, inclusive, com menos sintomas ansiosos e depressivos,</w:t>
      </w:r>
      <w:r w:rsidR="000E52C9" w:rsidRPr="4C6C79A0">
        <w:rPr>
          <w:lang w:val="pt-BR"/>
        </w:rPr>
        <w:t xml:space="preserve"> </w:t>
      </w:r>
      <w:r w:rsidRPr="4C6C79A0">
        <w:rPr>
          <w:lang w:val="pt-BR"/>
        </w:rPr>
        <w:t xml:space="preserve">quer dizer, tinham melhor saúde positiva e melhor saúde negativa. Depois, eu fui fazer o pós-doutorado na Duke University, no University, com o </w:t>
      </w:r>
      <w:r w:rsidRPr="4C6C79A0">
        <w:rPr>
          <w:highlight w:val="yellow"/>
          <w:lang w:val="pt-BR"/>
        </w:rPr>
        <w:t>Harold Koenig</w:t>
      </w:r>
      <w:r w:rsidRPr="4C6C79A0">
        <w:rPr>
          <w:lang w:val="pt-BR"/>
        </w:rPr>
        <w:t>, que é a principal referência na área. Fiz o pós-doutorado. Depois, eu voltei aqui para Jus de Fora, em 2006,</w:t>
      </w:r>
      <w:r w:rsidR="000E52C9" w:rsidRPr="4C6C79A0">
        <w:rPr>
          <w:lang w:val="pt-BR"/>
        </w:rPr>
        <w:t xml:space="preserve"> </w:t>
      </w:r>
      <w:r w:rsidRPr="4C6C79A0">
        <w:rPr>
          <w:lang w:val="pt-BR"/>
        </w:rPr>
        <w:t xml:space="preserve">como professor. E aí, fundamos o </w:t>
      </w:r>
      <w:r w:rsidRPr="4C6C79A0">
        <w:rPr>
          <w:highlight w:val="yellow"/>
          <w:lang w:val="pt-BR"/>
        </w:rPr>
        <w:t>NUPES</w:t>
      </w:r>
      <w:r w:rsidRPr="4C6C79A0">
        <w:rPr>
          <w:lang w:val="pt-BR"/>
        </w:rPr>
        <w:t>, o nosso Núcleo de Pesquisa, Espiritualidade e Saúde. Então, esse, mais ou menos, é a nossa trajetória.</w:t>
      </w:r>
    </w:p>
    <w:p w14:paraId="0F54447A" w14:textId="77777777" w:rsidR="00B401DB" w:rsidRDefault="00B401DB" w:rsidP="00B401DB">
      <w:pPr>
        <w:jc w:val="both"/>
      </w:pPr>
    </w:p>
    <w:p w14:paraId="2ED3BDA9" w14:textId="77777777" w:rsidR="00B401DB" w:rsidRPr="000E52C9" w:rsidRDefault="00B401DB" w:rsidP="00B401DB">
      <w:pPr>
        <w:jc w:val="both"/>
        <w:rPr>
          <w:b/>
          <w:bCs/>
        </w:rPr>
      </w:pPr>
      <w:r w:rsidRPr="000E52C9">
        <w:rPr>
          <w:b/>
          <w:bCs/>
        </w:rPr>
        <w:t>Iara</w:t>
      </w:r>
    </w:p>
    <w:p w14:paraId="38E9B5D2" w14:textId="4CE5B867" w:rsidR="00B401DB" w:rsidRDefault="00B401DB" w:rsidP="00B401DB">
      <w:pPr>
        <w:jc w:val="both"/>
      </w:pPr>
      <w:r>
        <w:t>Que bacana! É difícil, em alguns contextos da nossa pesquisa, que a gente vê mais uma ligação com o catolicismo</w:t>
      </w:r>
      <w:r w:rsidR="000E52C9">
        <w:t xml:space="preserve">. </w:t>
      </w:r>
      <w:r>
        <w:t>Então, eu fico muito feliz de saber que tem essa mistura de ênfases também, contemplando a religiosidade afro-brasileira, que é tão demonizada, né?</w:t>
      </w:r>
    </w:p>
    <w:p w14:paraId="78F10018" w14:textId="77777777" w:rsidR="00B401DB" w:rsidRDefault="00B401DB" w:rsidP="00B401DB">
      <w:pPr>
        <w:jc w:val="both"/>
      </w:pPr>
    </w:p>
    <w:p w14:paraId="509D8B82" w14:textId="7751BD1F" w:rsidR="00B401DB" w:rsidRPr="000E52C9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46FDDE8E" w14:textId="77777777" w:rsidR="00B401DB" w:rsidRDefault="00B401DB" w:rsidP="00B401DB">
      <w:pPr>
        <w:jc w:val="both"/>
      </w:pPr>
      <w:r>
        <w:t>Sim.</w:t>
      </w:r>
    </w:p>
    <w:p w14:paraId="144FCFBF" w14:textId="77777777" w:rsidR="00B401DB" w:rsidRDefault="00B401DB" w:rsidP="00B401DB">
      <w:pPr>
        <w:jc w:val="both"/>
      </w:pPr>
    </w:p>
    <w:p w14:paraId="54E183EA" w14:textId="77777777" w:rsidR="00B401DB" w:rsidRPr="000E52C9" w:rsidRDefault="00B401DB" w:rsidP="00B401DB">
      <w:pPr>
        <w:jc w:val="both"/>
        <w:rPr>
          <w:b/>
          <w:bCs/>
        </w:rPr>
      </w:pPr>
      <w:r w:rsidRPr="000E52C9">
        <w:rPr>
          <w:b/>
          <w:bCs/>
        </w:rPr>
        <w:t>Iara</w:t>
      </w:r>
    </w:p>
    <w:p w14:paraId="78770F3C" w14:textId="4D7CA2A9" w:rsidR="00B401DB" w:rsidRDefault="00B401DB" w:rsidP="00B401DB">
      <w:pPr>
        <w:jc w:val="both"/>
      </w:pPr>
      <w:r>
        <w:t>E pensando nessa sua vasta experiência, desde a fundação dos primeiros núcleos, até acompanhar o que está sendo produzido nos principais centros de pesquisa voltados para esse tema de espiritualidade, doutor,</w:t>
      </w:r>
      <w:r w:rsidR="000E52C9">
        <w:t xml:space="preserve"> </w:t>
      </w:r>
      <w:r>
        <w:t>quais que o senhor diria que são as principais tendências de pesquisa nesse setor</w:t>
      </w:r>
      <w:r w:rsidR="000E52C9">
        <w:t xml:space="preserve">. </w:t>
      </w:r>
      <w:r>
        <w:t>A espiritualidade, o florescimento humano, aqui no Brasil e na América Latina?</w:t>
      </w:r>
    </w:p>
    <w:p w14:paraId="0A905BA6" w14:textId="77777777" w:rsidR="00B401DB" w:rsidRDefault="00B401DB" w:rsidP="00B401DB">
      <w:pPr>
        <w:jc w:val="both"/>
      </w:pPr>
    </w:p>
    <w:p w14:paraId="5F18A3AE" w14:textId="39F10260" w:rsidR="00B401DB" w:rsidRPr="000E52C9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7979C467" w14:textId="31607981" w:rsidR="00B401DB" w:rsidRDefault="00B401DB" w:rsidP="00B401DB">
      <w:pPr>
        <w:jc w:val="both"/>
      </w:pPr>
      <w:r>
        <w:t>Então, eu acho que um dos grandes desafios, hoje em dia, nós temos bastante, é muito consistente já que existe uma associação entre envolvimento religioso, espiritual e saúde,</w:t>
      </w:r>
      <w:r w:rsidR="000E52C9">
        <w:t xml:space="preserve"> </w:t>
      </w:r>
      <w:r>
        <w:t>que de um modo geral se relaciona com a positiva, né? Tem os casos negativos, mas de um modo geral é positivo. Acho que um dos meus grandes desafios é como, qual é o mecanismo, como isso acontece,</w:t>
      </w:r>
      <w:r w:rsidR="000E52C9">
        <w:t xml:space="preserve"> c</w:t>
      </w:r>
      <w:r>
        <w:t>omo a espiritualidade impacta a saúde</w:t>
      </w:r>
      <w:r w:rsidR="000E52C9">
        <w:t xml:space="preserve">. </w:t>
      </w:r>
      <w:r>
        <w:t>Acho que esse é um dos grandes desafios, né? As grandes lacunas e eu acho que uma das principais,</w:t>
      </w:r>
      <w:r w:rsidR="000E52C9">
        <w:t xml:space="preserve"> </w:t>
      </w:r>
      <w:r>
        <w:t>como eu falei, os mecanismos é a partir desse aspecto positivo. Inclusive, por exemplo, eu acabei de orientar um pós-doutorado sobre Vitor Frankl e espiritualidade em Vitor Frankl.</w:t>
      </w:r>
    </w:p>
    <w:p w14:paraId="31F31AA2" w14:textId="216AA097" w:rsidR="00B401DB" w:rsidRDefault="00B401DB" w:rsidP="00B401DB">
      <w:pPr>
        <w:jc w:val="both"/>
      </w:pPr>
      <w:r>
        <w:t xml:space="preserve">Vitor Frankl vai muito para o sentido existencial, né? E a gente vai vendo, à medida que vai estudando Vitor Frankl, o quanto ele percebe para ele mesmo, o sentido </w:t>
      </w:r>
      <w:r>
        <w:lastRenderedPageBreak/>
        <w:t>existencial estava muito enraizado</w:t>
      </w:r>
      <w:r w:rsidR="000E52C9">
        <w:t xml:space="preserve"> </w:t>
      </w:r>
      <w:r>
        <w:t xml:space="preserve">numa perspectiva espiritual da </w:t>
      </w:r>
      <w:r w:rsidR="000E52C9">
        <w:t xml:space="preserve">existencia. </w:t>
      </w:r>
      <w:r>
        <w:t>Até porque o Vitor Frankl, ele é um dos primeiros</w:t>
      </w:r>
      <w:r w:rsidR="000E52C9">
        <w:t>.</w:t>
      </w:r>
      <w:r>
        <w:t xml:space="preserve"> Porque a gente, como outros autores, a gente defende a espiritualidade como a relação nossa com uma dimensão transcendente da realidade</w:t>
      </w:r>
      <w:r w:rsidR="000E52C9">
        <w:t xml:space="preserve">. </w:t>
      </w:r>
      <w:r>
        <w:t>Todas as tradições espirituais falam de uma dimensão transcendente. Deus, deuses, espíritos ancestrais, algo que vai além desse mundo e essa dimensão transcendente é a realidade fundamental, o mais importante.</w:t>
      </w:r>
    </w:p>
    <w:p w14:paraId="56517D8F" w14:textId="77777777" w:rsidR="00B401DB" w:rsidRDefault="00B401DB" w:rsidP="00B401DB">
      <w:pPr>
        <w:jc w:val="both"/>
      </w:pPr>
      <w:r>
        <w:t>Portanto, dando significado para todo o resto. Então, essa mudança de perspectiva e com isso, dando uma realidade objetiva para a questão da espiritualidade.</w:t>
      </w:r>
    </w:p>
    <w:p w14:paraId="42ABC1AE" w14:textId="0DF9079E" w:rsidR="00B401DB" w:rsidRDefault="00B401DB" w:rsidP="00B401DB">
      <w:pPr>
        <w:jc w:val="both"/>
      </w:pPr>
      <w:r>
        <w:t>Uma realidade objetiva até para as questões éticas, deixam de ser meras conveniências sociais, acordos culturais,</w:t>
      </w:r>
      <w:r w:rsidR="000E52C9">
        <w:t xml:space="preserve"> </w:t>
      </w:r>
      <w:r>
        <w:t>até para ser uma realidade ontologicamente verdadeira da natureza. Então, acho que essa, entender o mecanismo como a espiritualidade impacta, eu acho que essa é uma questão fundamental.</w:t>
      </w:r>
    </w:p>
    <w:p w14:paraId="0E137FFA" w14:textId="516B709F" w:rsidR="00B401DB" w:rsidRDefault="00B401DB" w:rsidP="00B401DB">
      <w:pPr>
        <w:jc w:val="both"/>
      </w:pPr>
      <w:r w:rsidRPr="5181FD1F">
        <w:rPr>
          <w:lang w:val="pt-BR"/>
        </w:rPr>
        <w:t>Outra coisa que está crescendo bastante, eu acho que a América Latina é pioneira, mas tem liderado bastante nisso, a questão das experiências espirituais mesmo,</w:t>
      </w:r>
      <w:r w:rsidR="3A0DE036" w:rsidRPr="5181FD1F">
        <w:rPr>
          <w:lang w:val="pt-BR"/>
        </w:rPr>
        <w:t xml:space="preserve"> </w:t>
      </w:r>
      <w:r w:rsidRPr="5181FD1F">
        <w:rPr>
          <w:lang w:val="pt-BR"/>
        </w:rPr>
        <w:t>experiências de transe, fora do corpo, experiências outras. Acho que tem uma riqueza muito grande aqui e tem havido um avanço muito grande nessas pesquisas,</w:t>
      </w:r>
      <w:r w:rsidR="0DD647CF" w:rsidRPr="5181FD1F">
        <w:rPr>
          <w:lang w:val="pt-BR"/>
        </w:rPr>
        <w:t xml:space="preserve"> </w:t>
      </w:r>
      <w:r w:rsidRPr="5181FD1F">
        <w:rPr>
          <w:lang w:val="pt-BR"/>
        </w:rPr>
        <w:t xml:space="preserve">tanto para entender a prevalência dessas experiências, o impacto que elas têm no bem-estar, por exemplo, experiência de quase </w:t>
      </w:r>
      <w:r w:rsidR="000E52C9" w:rsidRPr="5181FD1F">
        <w:rPr>
          <w:lang w:val="pt-BR"/>
        </w:rPr>
        <w:t>norte.</w:t>
      </w:r>
      <w:r w:rsidRPr="5181FD1F">
        <w:rPr>
          <w:lang w:val="pt-BR"/>
        </w:rPr>
        <w:t xml:space="preserve"> O quanto elas impactam a visão existencial e tudo mais.</w:t>
      </w:r>
      <w:r w:rsidR="000E52C9" w:rsidRPr="5181FD1F">
        <w:rPr>
          <w:lang w:val="pt-BR"/>
        </w:rPr>
        <w:t xml:space="preserve"> </w:t>
      </w:r>
      <w:r w:rsidRPr="5181FD1F">
        <w:rPr>
          <w:lang w:val="pt-BR"/>
        </w:rPr>
        <w:t>Experiências mediúnicas, experiências variadas, o quanto elas impactam a visão de mundo, o bem-estar das pessoas, etc. Então, acho que essa é uma outra linha também, extremamente importante na nossa área.</w:t>
      </w:r>
    </w:p>
    <w:p w14:paraId="1D21589D" w14:textId="77777777" w:rsidR="00B401DB" w:rsidRDefault="00B401DB" w:rsidP="00B401DB">
      <w:pPr>
        <w:jc w:val="both"/>
      </w:pPr>
      <w:r>
        <w:t>E eu, especialmente agora, estou trabalhando mais, inclusive, com uma área mais de fronteira ainda das experiências espirituais. Primeiro, a gente estuda por 20 anos, como separar a experiência espiritual saudável de uma doença mental.</w:t>
      </w:r>
    </w:p>
    <w:p w14:paraId="23513AC1" w14:textId="77777777" w:rsidR="00B401DB" w:rsidRDefault="00B401DB" w:rsidP="00B401DB">
      <w:pPr>
        <w:jc w:val="both"/>
      </w:pPr>
      <w:r>
        <w:t>A pessoa está ouvindo vozes, né? O quanto é uma psicose, o quanto é uma experiência espiritual, a gente trabalhou isso por 20 anos, e agora a gente tem avançado com uma questão até da ontologia da experiência espiritual, ou seja,</w:t>
      </w:r>
    </w:p>
    <w:p w14:paraId="7E47CF08" w14:textId="77777777" w:rsidR="00B401DB" w:rsidRDefault="00B401DB" w:rsidP="00B401DB">
      <w:pPr>
        <w:jc w:val="both"/>
      </w:pPr>
      <w:r>
        <w:t>o quanto essa experiência espiritual aponta que nós somos mais do que o cérebro, que eu tenho uma dimensão real transcendente, a consciência, a mente, a alma, é algo além do cérebro.</w:t>
      </w:r>
    </w:p>
    <w:p w14:paraId="53F0AB1B" w14:textId="2D376AFD" w:rsidR="00B401DB" w:rsidRDefault="00B401DB" w:rsidP="00B401DB">
      <w:pPr>
        <w:jc w:val="both"/>
      </w:pPr>
      <w:r w:rsidRPr="5181FD1F">
        <w:rPr>
          <w:lang w:val="pt-BR"/>
        </w:rPr>
        <w:t xml:space="preserve">A gente publicou pela Springer, dois anos atrás, um livro chamado </w:t>
      </w:r>
      <w:r w:rsidRPr="5181FD1F">
        <w:rPr>
          <w:highlight w:val="yellow"/>
          <w:lang w:val="pt-BR"/>
        </w:rPr>
        <w:t>Science of Life After Death,</w:t>
      </w:r>
      <w:r w:rsidRPr="5181FD1F">
        <w:rPr>
          <w:lang w:val="pt-BR"/>
        </w:rPr>
        <w:t xml:space="preserve"> e está sendo traduzido já para o já foi traduzido para o espanhol, para o português,</w:t>
      </w:r>
      <w:r w:rsidR="001B4AAC" w:rsidRPr="5181FD1F">
        <w:rPr>
          <w:lang w:val="pt-BR"/>
        </w:rPr>
        <w:t xml:space="preserve"> </w:t>
      </w:r>
      <w:r w:rsidRPr="5181FD1F">
        <w:rPr>
          <w:lang w:val="pt-BR"/>
        </w:rPr>
        <w:t>para o alemão, da própria Springer, em que a gente discute a ontologia dessa experiência. E por que isso? Porque a crença ou a certeza de que a gente é algo mais do que esse corpo, que existe uma realidade realmente espiritual,</w:t>
      </w:r>
      <w:r w:rsidR="001B4AAC" w:rsidRPr="5181FD1F">
        <w:rPr>
          <w:lang w:val="pt-BR"/>
        </w:rPr>
        <w:t xml:space="preserve"> </w:t>
      </w:r>
      <w:r w:rsidRPr="5181FD1F">
        <w:rPr>
          <w:lang w:val="pt-BR"/>
        </w:rPr>
        <w:t>não é só uma construção social, um desejo ou uma crença, isso impacta a visão que a pessoa tem de si mesmo, o seu sentido existencial, o seu propósito. Então a gente está caminhando muito nessa direção.</w:t>
      </w:r>
    </w:p>
    <w:p w14:paraId="52E115E1" w14:textId="77777777" w:rsidR="00B401DB" w:rsidRPr="001B4AAC" w:rsidRDefault="00B401DB" w:rsidP="00B401DB">
      <w:pPr>
        <w:jc w:val="both"/>
        <w:rPr>
          <w:b/>
          <w:bCs/>
        </w:rPr>
      </w:pPr>
    </w:p>
    <w:p w14:paraId="2011483C" w14:textId="77777777" w:rsidR="00B401DB" w:rsidRPr="001B4AAC" w:rsidRDefault="00B401DB" w:rsidP="00B401DB">
      <w:pPr>
        <w:jc w:val="both"/>
        <w:rPr>
          <w:b/>
          <w:bCs/>
        </w:rPr>
      </w:pPr>
      <w:r w:rsidRPr="001B4AAC">
        <w:rPr>
          <w:b/>
          <w:bCs/>
        </w:rPr>
        <w:t>Iara</w:t>
      </w:r>
    </w:p>
    <w:p w14:paraId="520CE410" w14:textId="71457029" w:rsidR="00B401DB" w:rsidRDefault="00B401DB" w:rsidP="00B401DB">
      <w:pPr>
        <w:jc w:val="both"/>
      </w:pPr>
      <w:r>
        <w:t>Incrível. Inclusive, desafia muito o paradigma baconiano</w:t>
      </w:r>
      <w:r w:rsidR="001B4AAC">
        <w:t xml:space="preserve">. </w:t>
      </w:r>
      <w:r>
        <w:t>Da forma de enxergar, a metodologia científica, né? Mas é, principalmente em questão do sul global,</w:t>
      </w:r>
    </w:p>
    <w:p w14:paraId="3F296317" w14:textId="25852B2D" w:rsidR="00B401DB" w:rsidRDefault="00B401DB" w:rsidP="00B401DB">
      <w:pPr>
        <w:jc w:val="both"/>
      </w:pPr>
      <w:r>
        <w:t>eu acho que, quando diz respeito, por exemplo, à diáspora</w:t>
      </w:r>
      <w:r w:rsidR="001B4AAC">
        <w:t>.</w:t>
      </w:r>
      <w:r>
        <w:t xml:space="preserve"> Como é que as pessoas em diáspora africana conseguem manter</w:t>
      </w:r>
      <w:r w:rsidR="001B4AAC">
        <w:t xml:space="preserve"> </w:t>
      </w:r>
      <w:r>
        <w:t>um senso de ontologia relativamente saudável</w:t>
      </w:r>
      <w:r w:rsidR="001B4AAC">
        <w:t xml:space="preserve">. </w:t>
      </w:r>
      <w:r>
        <w:t>Com tudo o que aconteceu, se fosse simplesmente algo imaginativo.</w:t>
      </w:r>
    </w:p>
    <w:p w14:paraId="31CB472B" w14:textId="77777777" w:rsidR="00B401DB" w:rsidRDefault="00B401DB" w:rsidP="00B401DB">
      <w:pPr>
        <w:jc w:val="both"/>
      </w:pPr>
    </w:p>
    <w:p w14:paraId="7EF12842" w14:textId="77777777" w:rsidR="001B4AAC" w:rsidRDefault="001B4AAC" w:rsidP="00B401DB">
      <w:pPr>
        <w:jc w:val="both"/>
      </w:pPr>
    </w:p>
    <w:p w14:paraId="5E75FFFB" w14:textId="7AB790F7" w:rsidR="00B401DB" w:rsidRPr="001B4AAC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59D16A34" w14:textId="5F867A96" w:rsidR="00B401DB" w:rsidRDefault="00B401DB" w:rsidP="00B401DB">
      <w:pPr>
        <w:jc w:val="both"/>
      </w:pPr>
      <w:r w:rsidRPr="4C6C79A0">
        <w:rPr>
          <w:lang w:val="pt-BR"/>
        </w:rPr>
        <w:t>Exatamente, exatamente. Eu até botei o link aí do livro, só para você ter uma ideia do material que a gente está fazendo. Então acho que é exatamente isso. Mas só um outro dado interessante que a gente tem trabalhado,</w:t>
      </w:r>
      <w:r w:rsidR="001B4AAC" w:rsidRPr="4C6C79A0">
        <w:rPr>
          <w:lang w:val="pt-BR"/>
        </w:rPr>
        <w:t xml:space="preserve"> </w:t>
      </w:r>
      <w:r w:rsidRPr="4C6C79A0">
        <w:rPr>
          <w:lang w:val="pt-BR"/>
        </w:rPr>
        <w:t xml:space="preserve">eu trabalho bastante na questão de filosofia e história da ciência. Por exemplo, o </w:t>
      </w:r>
      <w:r w:rsidRPr="4C6C79A0">
        <w:rPr>
          <w:highlight w:val="yellow"/>
          <w:lang w:val="pt-BR"/>
        </w:rPr>
        <w:t>Francis Bacon,</w:t>
      </w:r>
      <w:r w:rsidRPr="4C6C79A0">
        <w:rPr>
          <w:lang w:val="pt-BR"/>
        </w:rPr>
        <w:t xml:space="preserve"> na realidade, ele não era contra nada disso. Falaram que ele era contra.</w:t>
      </w:r>
      <w:r w:rsidR="001B4AAC" w:rsidRPr="4C6C79A0">
        <w:rPr>
          <w:lang w:val="pt-BR"/>
        </w:rPr>
        <w:t xml:space="preserve"> </w:t>
      </w:r>
      <w:r w:rsidRPr="4C6C79A0">
        <w:rPr>
          <w:lang w:val="pt-BR"/>
        </w:rPr>
        <w:t xml:space="preserve">Ele, na realidade, o Francis Bacon, no livro dele, de </w:t>
      </w:r>
      <w:r w:rsidRPr="4C6C79A0">
        <w:rPr>
          <w:highlight w:val="yellow"/>
          <w:lang w:val="pt-BR"/>
        </w:rPr>
        <w:t>Nov</w:t>
      </w:r>
      <w:ins w:id="6" w:author="iara@nossaterrafirme.com" w:date="2024-07-17T07:20:00Z">
        <w:r w:rsidR="1A1B161C" w:rsidRPr="4C6C79A0">
          <w:rPr>
            <w:highlight w:val="yellow"/>
            <w:lang w:val="pt-BR"/>
          </w:rPr>
          <w:t>um</w:t>
        </w:r>
      </w:ins>
      <w:del w:id="7" w:author="iara@nossaterrafirme.com" w:date="2024-07-17T07:20:00Z">
        <w:r w:rsidRPr="4C6C79A0" w:rsidDel="00B401DB">
          <w:rPr>
            <w:highlight w:val="yellow"/>
            <w:lang w:val="pt-BR"/>
          </w:rPr>
          <w:delText>o</w:delText>
        </w:r>
      </w:del>
      <w:r w:rsidRPr="4C6C79A0">
        <w:rPr>
          <w:highlight w:val="yellow"/>
          <w:lang w:val="pt-BR"/>
        </w:rPr>
        <w:t xml:space="preserve"> Organon</w:t>
      </w:r>
      <w:r w:rsidRPr="4C6C79A0">
        <w:rPr>
          <w:lang w:val="pt-BR"/>
        </w:rPr>
        <w:t xml:space="preserve"> e vários outros, ele fala ativamente de uma realidade espiritual,</w:t>
      </w:r>
      <w:r w:rsidR="001B4AAC" w:rsidRPr="4C6C79A0">
        <w:rPr>
          <w:lang w:val="pt-BR"/>
        </w:rPr>
        <w:t xml:space="preserve"> </w:t>
      </w:r>
      <w:r w:rsidRPr="4C6C79A0">
        <w:rPr>
          <w:lang w:val="pt-BR"/>
        </w:rPr>
        <w:t>ele fala que está motivado por uma visão espiritual, e fala para a necessidade de estudar estes fenômenos espirituais, inclusive. É que se apropriaram dele de modo meio torcido, podaram o que não interessava e colocaram, entendeu?</w:t>
      </w:r>
      <w:r w:rsidR="001B4AAC" w:rsidRPr="4C6C79A0">
        <w:rPr>
          <w:lang w:val="pt-BR"/>
        </w:rPr>
        <w:t xml:space="preserve"> </w:t>
      </w:r>
      <w:r w:rsidRPr="4C6C79A0">
        <w:rPr>
          <w:lang w:val="pt-BR"/>
        </w:rPr>
        <w:t>Na realidade, a ciência ocidental moderna, ela surge de pesquisadores que tinham muito interesse nessas áreas. É que esconderam isso desde depois.</w:t>
      </w:r>
    </w:p>
    <w:p w14:paraId="51E43BA2" w14:textId="77777777" w:rsidR="00B401DB" w:rsidRDefault="00B401DB" w:rsidP="00B401DB">
      <w:pPr>
        <w:jc w:val="both"/>
      </w:pPr>
    </w:p>
    <w:p w14:paraId="3BD0A186" w14:textId="77777777" w:rsidR="00B401DB" w:rsidRPr="001B4AAC" w:rsidRDefault="00B401DB" w:rsidP="00B401DB">
      <w:pPr>
        <w:jc w:val="both"/>
        <w:rPr>
          <w:b/>
          <w:bCs/>
        </w:rPr>
      </w:pPr>
      <w:r w:rsidRPr="001B4AAC">
        <w:rPr>
          <w:b/>
          <w:bCs/>
        </w:rPr>
        <w:t>Iara</w:t>
      </w:r>
    </w:p>
    <w:p w14:paraId="4DD16C31" w14:textId="38AC6648" w:rsidR="00B401DB" w:rsidRDefault="00B401DB" w:rsidP="00B401DB">
      <w:pPr>
        <w:jc w:val="both"/>
      </w:pPr>
      <w:r>
        <w:t>Gente, isso é muito subversivo. É muito subversivo contar essa parte da história</w:t>
      </w:r>
      <w:r w:rsidR="001B4AAC">
        <w:t>.</w:t>
      </w:r>
    </w:p>
    <w:p w14:paraId="76307DD2" w14:textId="77777777" w:rsidR="00B401DB" w:rsidRDefault="00B401DB" w:rsidP="00B401DB">
      <w:pPr>
        <w:jc w:val="both"/>
      </w:pPr>
    </w:p>
    <w:p w14:paraId="3D57E251" w14:textId="73E4632F" w:rsidR="00B401DB" w:rsidRPr="001B4AAC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6F920F2C" w14:textId="77777777" w:rsidR="00B401DB" w:rsidRDefault="00B401DB" w:rsidP="00B401DB">
      <w:pPr>
        <w:jc w:val="both"/>
      </w:pPr>
      <w:r>
        <w:t>Exatamente, mas é exatamente isso, né?</w:t>
      </w:r>
    </w:p>
    <w:p w14:paraId="515CEB57" w14:textId="77777777" w:rsidR="00B401DB" w:rsidRDefault="00B401DB" w:rsidP="00B401DB">
      <w:pPr>
        <w:jc w:val="both"/>
      </w:pPr>
    </w:p>
    <w:p w14:paraId="74BD5938" w14:textId="77777777" w:rsidR="00B401DB" w:rsidRPr="001B4AAC" w:rsidRDefault="00B401DB" w:rsidP="00B401DB">
      <w:pPr>
        <w:jc w:val="both"/>
        <w:rPr>
          <w:b/>
          <w:bCs/>
        </w:rPr>
      </w:pPr>
      <w:r w:rsidRPr="001B4AAC">
        <w:rPr>
          <w:b/>
          <w:bCs/>
        </w:rPr>
        <w:t>Iara</w:t>
      </w:r>
    </w:p>
    <w:p w14:paraId="7927A14A" w14:textId="7D6D9D67" w:rsidR="00B401DB" w:rsidRDefault="00B401DB" w:rsidP="00B401DB">
      <w:pPr>
        <w:jc w:val="both"/>
      </w:pPr>
      <w:r>
        <w:t>Incrível. A gente fala tanto de ressignificação quando está falando de decolonialidade, mas não só os paradigmas subalternos precisam dessa harmonização de narrativas</w:t>
      </w:r>
      <w:r w:rsidR="001B4AAC">
        <w:t>, m</w:t>
      </w:r>
      <w:r>
        <w:t>as os próprios paradigmas fundadores.</w:t>
      </w:r>
    </w:p>
    <w:p w14:paraId="00639537" w14:textId="77777777" w:rsidR="00B401DB" w:rsidRDefault="00B401DB" w:rsidP="00B401DB">
      <w:pPr>
        <w:jc w:val="both"/>
      </w:pPr>
    </w:p>
    <w:p w14:paraId="075FFFE1" w14:textId="5E8AB598" w:rsidR="00B401DB" w:rsidRPr="001B4AAC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0C21D8CA" w14:textId="488CF9F6" w:rsidR="00B401DB" w:rsidRDefault="00B401DB" w:rsidP="00B401DB">
      <w:pPr>
        <w:jc w:val="both"/>
      </w:pPr>
      <w:r>
        <w:t>Não, isso, essa é a questão, né? A gente trabalha bastante com isso. Os fundadores da neurociência, os fundadores da psicologia científica, todos eles não tinham uma perspectiva limitante desse jeito.</w:t>
      </w:r>
      <w:r w:rsidR="001B4AAC">
        <w:t xml:space="preserve"> </w:t>
      </w:r>
      <w:r>
        <w:t>Isso é posterior. Então, isso é bem interessante de perceber, porque a história foi contada de um modo bem higienizado</w:t>
      </w:r>
      <w:r w:rsidR="001B4AAC">
        <w:t xml:space="preserve">. </w:t>
      </w:r>
      <w:r>
        <w:t>Mesmo a história da ciência, do pensamento filosófico ocidental e tudo mais também.</w:t>
      </w:r>
    </w:p>
    <w:p w14:paraId="09866D7E" w14:textId="77777777" w:rsidR="00B401DB" w:rsidRDefault="00B401DB" w:rsidP="00B401DB">
      <w:pPr>
        <w:jc w:val="both"/>
      </w:pPr>
    </w:p>
    <w:p w14:paraId="05231F6B" w14:textId="77777777" w:rsidR="00B401DB" w:rsidRPr="001B4AAC" w:rsidRDefault="00B401DB" w:rsidP="00B401DB">
      <w:pPr>
        <w:jc w:val="both"/>
        <w:rPr>
          <w:b/>
          <w:bCs/>
        </w:rPr>
      </w:pPr>
      <w:r w:rsidRPr="001B4AAC">
        <w:rPr>
          <w:b/>
          <w:bCs/>
        </w:rPr>
        <w:t>Iara</w:t>
      </w:r>
    </w:p>
    <w:p w14:paraId="2F78F888" w14:textId="77777777" w:rsidR="00B401DB" w:rsidRDefault="00B401DB" w:rsidP="00B401DB">
      <w:pPr>
        <w:jc w:val="both"/>
      </w:pPr>
      <w:r>
        <w:t>Realmente, é tão linear que é suspeito, né?</w:t>
      </w:r>
    </w:p>
    <w:p w14:paraId="4EE336C6" w14:textId="77777777" w:rsidR="00B401DB" w:rsidRDefault="00B401DB" w:rsidP="00B401DB">
      <w:pPr>
        <w:jc w:val="both"/>
      </w:pPr>
    </w:p>
    <w:p w14:paraId="7DB91AB3" w14:textId="6F9B8C58" w:rsidR="00B401DB" w:rsidRPr="001B4AAC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57E36EE8" w14:textId="2652ED92" w:rsidR="00B401DB" w:rsidRDefault="00B401DB" w:rsidP="00B401DB">
      <w:pPr>
        <w:jc w:val="both"/>
      </w:pPr>
      <w:r w:rsidRPr="5181FD1F">
        <w:rPr>
          <w:lang w:val="pt-BR"/>
        </w:rPr>
        <w:t xml:space="preserve">É, exato. Para você ter uma ideia, o negócio é tão absurdo. Eu estava lendo outro dia um livro muito legal sobre mitologia clássica greco-romana, do </w:t>
      </w:r>
      <w:r w:rsidRPr="5181FD1F">
        <w:rPr>
          <w:highlight w:val="yellow"/>
          <w:lang w:val="pt-BR"/>
        </w:rPr>
        <w:t>Luc Ferri</w:t>
      </w:r>
      <w:r w:rsidRPr="5181FD1F">
        <w:rPr>
          <w:lang w:val="pt-BR"/>
        </w:rPr>
        <w:t>, que é um</w:t>
      </w:r>
      <w:r w:rsidR="001B4AAC" w:rsidRPr="5181FD1F">
        <w:rPr>
          <w:lang w:val="pt-BR"/>
        </w:rPr>
        <w:t xml:space="preserve"> </w:t>
      </w:r>
      <w:r w:rsidRPr="5181FD1F">
        <w:rPr>
          <w:lang w:val="pt-BR"/>
        </w:rPr>
        <w:t>filósofo importante, francês, feminista, educação da França e tudo mais. E ele fala, ele tem a pachorra de falar que o surgimento da filosofia ocidental,</w:t>
      </w:r>
      <w:r w:rsidR="001B4AAC" w:rsidRPr="5181FD1F">
        <w:rPr>
          <w:lang w:val="pt-BR"/>
        </w:rPr>
        <w:t xml:space="preserve"> </w:t>
      </w:r>
      <w:r w:rsidRPr="5181FD1F">
        <w:rPr>
          <w:lang w:val="pt-BR"/>
        </w:rPr>
        <w:t>com transição do mitos por logos, acontece pela negação da espiritualidade, pela busca de uma explicação materialista, como Platão teria feito. Platão, que ele mais fala de uma dimensão espiritual.</w:t>
      </w:r>
      <w:r w:rsidR="001B4AAC" w:rsidRPr="5181FD1F">
        <w:rPr>
          <w:lang w:val="pt-BR"/>
        </w:rPr>
        <w:t xml:space="preserve"> </w:t>
      </w:r>
      <w:r w:rsidRPr="5181FD1F">
        <w:rPr>
          <w:lang w:val="pt-BR"/>
        </w:rPr>
        <w:t xml:space="preserve">Platão, Sócrates, Pitágoras, Aristóteles, todos eles falam de mortalidade da alma. Ele tal, Deus, fala de tudo isso. Como é que o cara fala que Platão é um exemplo de ignorar a espiritualidade? Quer dizer, o cara não leu o texto </w:t>
      </w:r>
      <w:r w:rsidRPr="5181FD1F">
        <w:rPr>
          <w:lang w:val="pt-BR"/>
        </w:rPr>
        <w:lastRenderedPageBreak/>
        <w:t>do Platão. Não é possível.</w:t>
      </w:r>
      <w:r w:rsidR="001B4AAC" w:rsidRPr="5181FD1F">
        <w:rPr>
          <w:lang w:val="pt-BR"/>
        </w:rPr>
        <w:t xml:space="preserve"> </w:t>
      </w:r>
      <w:r w:rsidRPr="5181FD1F">
        <w:rPr>
          <w:lang w:val="pt-BR"/>
        </w:rPr>
        <w:t>Como é que o cara pode ser um filósofo famoso? Eu não consigo entender o negócio desse. É muito fora.</w:t>
      </w:r>
    </w:p>
    <w:p w14:paraId="4B229B2A" w14:textId="77777777" w:rsidR="00B401DB" w:rsidRDefault="00B401DB" w:rsidP="00B401DB">
      <w:pPr>
        <w:jc w:val="both"/>
      </w:pPr>
    </w:p>
    <w:p w14:paraId="09A76EC8" w14:textId="77777777" w:rsidR="00B401DB" w:rsidRPr="001B4AAC" w:rsidRDefault="00B401DB" w:rsidP="00B401DB">
      <w:pPr>
        <w:jc w:val="both"/>
        <w:rPr>
          <w:b/>
          <w:bCs/>
        </w:rPr>
      </w:pPr>
      <w:r w:rsidRPr="001B4AAC">
        <w:rPr>
          <w:b/>
          <w:bCs/>
        </w:rPr>
        <w:t>Iara</w:t>
      </w:r>
    </w:p>
    <w:p w14:paraId="77519DEF" w14:textId="77777777" w:rsidR="00B401DB" w:rsidRDefault="00B401DB" w:rsidP="00B401DB">
      <w:pPr>
        <w:jc w:val="both"/>
      </w:pPr>
      <w:r>
        <w:t>Talvez aí, pode estar no track de pesquisas, entender essa ontologia da fake news científica.</w:t>
      </w:r>
    </w:p>
    <w:p w14:paraId="1124CB45" w14:textId="77777777" w:rsidR="00B401DB" w:rsidRDefault="00B401DB" w:rsidP="00B401DB">
      <w:pPr>
        <w:jc w:val="both"/>
      </w:pPr>
    </w:p>
    <w:p w14:paraId="4B96C9D7" w14:textId="36759183" w:rsidR="00B401DB" w:rsidRPr="001B4AAC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72CA2AA6" w14:textId="77777777" w:rsidR="00B401DB" w:rsidRDefault="00B401DB" w:rsidP="00B401DB">
      <w:pPr>
        <w:jc w:val="both"/>
      </w:pPr>
      <w:r>
        <w:t>Exatamente.</w:t>
      </w:r>
    </w:p>
    <w:p w14:paraId="50D31193" w14:textId="77777777" w:rsidR="00B401DB" w:rsidRDefault="00B401DB" w:rsidP="00B401DB">
      <w:pPr>
        <w:jc w:val="both"/>
      </w:pPr>
    </w:p>
    <w:p w14:paraId="4C560433" w14:textId="496451C4" w:rsidR="00B401DB" w:rsidRPr="001B4AAC" w:rsidRDefault="001B4AAC" w:rsidP="00B401DB">
      <w:pPr>
        <w:jc w:val="both"/>
        <w:rPr>
          <w:b/>
          <w:bCs/>
        </w:rPr>
      </w:pPr>
      <w:r w:rsidRPr="001B4AAC">
        <w:rPr>
          <w:b/>
          <w:bCs/>
        </w:rPr>
        <w:t>Iara</w:t>
      </w:r>
    </w:p>
    <w:p w14:paraId="1AEC0387" w14:textId="77777777" w:rsidR="00B401DB" w:rsidRDefault="00B401DB" w:rsidP="00B401DB">
      <w:pPr>
        <w:jc w:val="both"/>
      </w:pPr>
      <w:r>
        <w:t>Qual que é a motivação?</w:t>
      </w:r>
    </w:p>
    <w:p w14:paraId="6B501434" w14:textId="77777777" w:rsidR="00B401DB" w:rsidRDefault="00B401DB" w:rsidP="00B401DB">
      <w:pPr>
        <w:jc w:val="both"/>
      </w:pPr>
    </w:p>
    <w:p w14:paraId="7A23F7A3" w14:textId="449BD180" w:rsidR="00B401DB" w:rsidRPr="001B4AAC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630F0117" w14:textId="7FF83EEC" w:rsidR="00B401DB" w:rsidRDefault="00B401DB" w:rsidP="00B401DB">
      <w:pPr>
        <w:jc w:val="both"/>
      </w:pPr>
      <w:r w:rsidRPr="4C6C79A0">
        <w:rPr>
          <w:lang w:val="pt-BR"/>
        </w:rPr>
        <w:t xml:space="preserve">Só para você ter uma ideia, um outro caso de fake news científica bem interessante. Nós fizemos, eu orientei um doutorado com quatro mil psicólogos no Brasil. A </w:t>
      </w:r>
      <w:r w:rsidRPr="4C6C79A0">
        <w:rPr>
          <w:highlight w:val="yellow"/>
          <w:lang w:val="pt-BR"/>
        </w:rPr>
        <w:t>Petrita Reis Vargas</w:t>
      </w:r>
      <w:r w:rsidRPr="4C6C79A0">
        <w:rPr>
          <w:lang w:val="pt-BR"/>
        </w:rPr>
        <w:t xml:space="preserve"> que fez.</w:t>
      </w:r>
      <w:r w:rsidR="001B4AAC" w:rsidRPr="4C6C79A0">
        <w:rPr>
          <w:lang w:val="pt-BR"/>
        </w:rPr>
        <w:t xml:space="preserve"> </w:t>
      </w:r>
      <w:r w:rsidRPr="4C6C79A0">
        <w:rPr>
          <w:lang w:val="pt-BR"/>
        </w:rPr>
        <w:t>Quatro mil psicólogos no Brasil. Perguntamos como eles viam a espiritualidade. E a maioria via até de modo positivo, etc e tal. Mas olha que coisa mais interessante. Fizemos uma pergunta para eles, que era o seguinte. Você acha, o quanto você acha que</w:t>
      </w:r>
      <w:r w:rsidR="001B4AAC" w:rsidRPr="4C6C79A0">
        <w:rPr>
          <w:lang w:val="pt-BR"/>
        </w:rPr>
        <w:t xml:space="preserve"> m</w:t>
      </w:r>
      <w:r w:rsidRPr="4C6C79A0">
        <w:rPr>
          <w:lang w:val="pt-BR"/>
        </w:rPr>
        <w:t xml:space="preserve">elhor, a afirmação é a seguinte. A espiritualidade tende, de um modo geral, a ter impactos positivos em outras pessoas. Pergunta se ela concordava ou não, </w:t>
      </w:r>
      <w:del w:id="8" w:author="iara@nossaterrafirme.com" w:date="2024-07-17T07:21:00Z">
        <w:r w:rsidRPr="4C6C79A0" w:rsidDel="00B401DB">
          <w:rPr>
            <w:lang w:val="pt-BR"/>
          </w:rPr>
          <w:delText>Likert.</w:delText>
        </w:r>
      </w:del>
      <w:r w:rsidRPr="4C6C79A0">
        <w:rPr>
          <w:lang w:val="pt-BR"/>
        </w:rPr>
        <w:t xml:space="preserve"> Se concordava ou não. E hoje em dia isso é um fato. Não tem discussão. Na maioria das vezes é positivo, ponto.</w:t>
      </w:r>
      <w:r w:rsidR="001B4AAC" w:rsidRPr="4C6C79A0">
        <w:rPr>
          <w:lang w:val="pt-BR"/>
        </w:rPr>
        <w:t xml:space="preserve"> </w:t>
      </w:r>
      <w:r w:rsidRPr="4C6C79A0">
        <w:rPr>
          <w:lang w:val="pt-BR"/>
        </w:rPr>
        <w:t>Mas você acredita? Quanto maior o treinamento científico dos psicólogos, quando eles tinham doutorado ou pós-doutorado, menos eles concordavam com essa afirmação.</w:t>
      </w:r>
    </w:p>
    <w:p w14:paraId="51A9BF73" w14:textId="77777777" w:rsidR="00B401DB" w:rsidRDefault="00B401DB" w:rsidP="00B401DB">
      <w:pPr>
        <w:jc w:val="both"/>
      </w:pPr>
      <w:r>
        <w:t>Ou seja, de alguma forma, o treinamento científico implantou crenças negacionistas anticientíficas nos psicólogos brasileiros. Quanto maior o treinamento científico, mais ele negava essa evidência científica.</w:t>
      </w:r>
    </w:p>
    <w:p w14:paraId="78226E6C" w14:textId="77777777" w:rsidR="00B401DB" w:rsidRDefault="00B401DB" w:rsidP="00B401DB">
      <w:pPr>
        <w:jc w:val="both"/>
      </w:pPr>
    </w:p>
    <w:p w14:paraId="5BF328A8" w14:textId="77777777" w:rsidR="00B401DB" w:rsidRPr="001B4AAC" w:rsidRDefault="00B401DB" w:rsidP="00B401DB">
      <w:pPr>
        <w:jc w:val="both"/>
        <w:rPr>
          <w:b/>
          <w:bCs/>
        </w:rPr>
      </w:pPr>
      <w:r w:rsidRPr="001B4AAC">
        <w:rPr>
          <w:b/>
          <w:bCs/>
        </w:rPr>
        <w:t>Iara</w:t>
      </w:r>
    </w:p>
    <w:p w14:paraId="2ECA2ADA" w14:textId="77829BB8" w:rsidR="00B401DB" w:rsidRDefault="00B401DB" w:rsidP="00B401DB">
      <w:pPr>
        <w:jc w:val="both"/>
      </w:pPr>
      <w:r>
        <w:t>Isso é chocante, né? Explica até um pouco</w:t>
      </w:r>
      <w:r w:rsidR="001B4AAC">
        <w:t xml:space="preserve"> p</w:t>
      </w:r>
      <w:r>
        <w:t>orque, em linhas mais gerais ainda, a gente tem dificuldade de interagir com essas forças políticas gigantescas da religião, né? É chocante.</w:t>
      </w:r>
      <w:r w:rsidR="001B4AAC">
        <w:t xml:space="preserve"> </w:t>
      </w:r>
      <w:r>
        <w:t>Como é que, por exemplo, o setor progressista não consegue interagir com os religiosos?</w:t>
      </w:r>
    </w:p>
    <w:p w14:paraId="1CDAC34A" w14:textId="77777777" w:rsidR="00B401DB" w:rsidRDefault="00B401DB" w:rsidP="00B401DB">
      <w:pPr>
        <w:jc w:val="both"/>
      </w:pPr>
    </w:p>
    <w:p w14:paraId="0F82BC69" w14:textId="61A04B0B" w:rsidR="00B401DB" w:rsidRPr="001B4AAC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2582C969" w14:textId="77777777" w:rsidR="00B401DB" w:rsidRDefault="00B401DB" w:rsidP="00B401DB">
      <w:pPr>
        <w:jc w:val="both"/>
      </w:pPr>
      <w:r>
        <w:t>Não, não consegue. Isso aí é um ponto cego absurdo. É um ponto cego absurdo, exatamente. É um ponto cego.</w:t>
      </w:r>
    </w:p>
    <w:p w14:paraId="25757CA4" w14:textId="77777777" w:rsidR="00B401DB" w:rsidRDefault="00B401DB" w:rsidP="00B401DB">
      <w:pPr>
        <w:jc w:val="both"/>
      </w:pPr>
    </w:p>
    <w:p w14:paraId="273B5B99" w14:textId="77777777" w:rsidR="00B401DB" w:rsidRPr="001B4AAC" w:rsidRDefault="00B401DB" w:rsidP="00B401DB">
      <w:pPr>
        <w:jc w:val="both"/>
        <w:rPr>
          <w:b/>
          <w:bCs/>
        </w:rPr>
      </w:pPr>
      <w:r w:rsidRPr="001B4AAC">
        <w:rPr>
          <w:b/>
          <w:bCs/>
        </w:rPr>
        <w:t>Iara</w:t>
      </w:r>
    </w:p>
    <w:p w14:paraId="48874067" w14:textId="7874E4C3" w:rsidR="00B401DB" w:rsidRDefault="00B401DB" w:rsidP="00B401DB">
      <w:pPr>
        <w:jc w:val="both"/>
      </w:pPr>
      <w:r>
        <w:t xml:space="preserve">Fantástico, professor. E, pela vista, o senhor tem acesso muito a </w:t>
      </w:r>
      <w:r w:rsidR="001B4AAC">
        <w:t>ese t</w:t>
      </w:r>
      <w:r>
        <w:t>anto aos seus pais, mas quanto a esses novos talentos que estão se formando para ser estudantes.</w:t>
      </w:r>
      <w:r w:rsidR="001B4AAC">
        <w:t xml:space="preserve"> </w:t>
      </w:r>
      <w:r>
        <w:t>E as lideranças de produção científica, né? O que o senhor pode compartilhar sobre a jornada desse pessoal? Qual é a formação acadêmica? São mais psicólogos, psiquiatras? Ou têm interdisciplinaridade? Como é que é isso?</w:t>
      </w:r>
    </w:p>
    <w:p w14:paraId="07BE81FE" w14:textId="77777777" w:rsidR="00B401DB" w:rsidRDefault="00B401DB" w:rsidP="00B401DB">
      <w:pPr>
        <w:jc w:val="both"/>
      </w:pPr>
    </w:p>
    <w:p w14:paraId="328DA732" w14:textId="3DBC0656" w:rsidR="00B401DB" w:rsidRPr="001B4AAC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13AD050E" w14:textId="3C015F24" w:rsidR="00B401DB" w:rsidRDefault="00B401DB" w:rsidP="00B401DB">
      <w:pPr>
        <w:jc w:val="both"/>
      </w:pPr>
      <w:r>
        <w:lastRenderedPageBreak/>
        <w:t>Então, o nosso grupo</w:t>
      </w:r>
      <w:r w:rsidR="001B4AAC">
        <w:t xml:space="preserve"> a</w:t>
      </w:r>
      <w:r>
        <w:t xml:space="preserve"> gente tem um grupo totalmente interdisciplinar. A gente tem pessoas da área de filosofia, história, sociologia, estatística, medicina,</w:t>
      </w:r>
      <w:r w:rsidR="001B4AAC">
        <w:t xml:space="preserve"> </w:t>
      </w:r>
      <w:r>
        <w:t>psicologia, enfermagem, etc. Então, nós trabalhamos de propósito com um grupo muito interdisciplinar. No Brasil, nós temos estudos mostrando que a área que mais se publica no Brasil</w:t>
      </w:r>
      <w:r w:rsidR="001B4AAC">
        <w:t xml:space="preserve"> </w:t>
      </w:r>
      <w:r>
        <w:t>é a medicina nessa área, depois a enfermagem, depois a psicologia. O que é diferente no mundo. No mundo, a medicina é psicologia e enfermagem.</w:t>
      </w:r>
      <w:r w:rsidR="001B4AAC">
        <w:t xml:space="preserve"> </w:t>
      </w:r>
      <w:r>
        <w:t>No Brasil, a psicologia parece que está tendo mais dificuldade de integrar esse tema. E eu acho que são por razões duplas.</w:t>
      </w:r>
    </w:p>
    <w:p w14:paraId="0E48987C" w14:textId="6A72FD24" w:rsidR="00B401DB" w:rsidRDefault="00B401DB" w:rsidP="00B401DB">
      <w:pPr>
        <w:jc w:val="both"/>
      </w:pPr>
      <w:r>
        <w:t>Uma razão mais, digamos assim, teórica, científica, que seria desde a visão psicanalítica, fortemente, às vezes, anti-espiritual, que seminou por um bom tempo,</w:t>
      </w:r>
      <w:r w:rsidR="001B4AAC">
        <w:t xml:space="preserve"> </w:t>
      </w:r>
      <w:r>
        <w:t>e, por outro lado, também uma visão, às vezes, política. Uma visão de ver essa anti-espiritualidade como uma coisa conservadora, atrasada, etc.</w:t>
      </w:r>
    </w:p>
    <w:p w14:paraId="33E34377" w14:textId="431D8975" w:rsidR="00B401DB" w:rsidRDefault="00B401DB" w:rsidP="00B401DB">
      <w:pPr>
        <w:jc w:val="both"/>
      </w:pPr>
      <w:r>
        <w:t>Eu acho que são dois fatores que atrapalham. E a gente vê muito isso. O que eu recebo com muita frequência são alunos de graduação e de pós que querem pesquisar o assunto,</w:t>
      </w:r>
      <w:r w:rsidR="001B4AAC">
        <w:t xml:space="preserve"> </w:t>
      </w:r>
      <w:r>
        <w:t>mas não encontram eco entre os professores. E esse é um meio tolhidos sobre os temas. Isso é bastante frequente. Embora isso tenha melhorado bastante ao longo desses 30 anos que eu estou na área,</w:t>
      </w:r>
      <w:r w:rsidR="001B4AAC">
        <w:t xml:space="preserve"> </w:t>
      </w:r>
      <w:r>
        <w:t>melhorou muito, mas ainda é um problema significativo para muitos.</w:t>
      </w:r>
    </w:p>
    <w:p w14:paraId="30A00D0A" w14:textId="77777777" w:rsidR="00B401DB" w:rsidRDefault="00B401DB" w:rsidP="00B401DB">
      <w:pPr>
        <w:jc w:val="both"/>
      </w:pPr>
    </w:p>
    <w:p w14:paraId="07210630" w14:textId="77777777" w:rsidR="00B401DB" w:rsidRPr="001B4AAC" w:rsidRDefault="00B401DB" w:rsidP="00B401DB">
      <w:pPr>
        <w:jc w:val="both"/>
        <w:rPr>
          <w:b/>
          <w:bCs/>
        </w:rPr>
      </w:pPr>
      <w:r w:rsidRPr="001B4AAC">
        <w:rPr>
          <w:b/>
          <w:bCs/>
        </w:rPr>
        <w:t>Iara</w:t>
      </w:r>
    </w:p>
    <w:p w14:paraId="18F712D7" w14:textId="77777777" w:rsidR="00B401DB" w:rsidRDefault="00B401DB" w:rsidP="00B401DB">
      <w:pPr>
        <w:jc w:val="both"/>
      </w:pPr>
      <w:r>
        <w:t>E o senhor diria que tem algum desses campos onde esse problema é mais visível? Seria na psicologia mesmo ou a depender da universidade?</w:t>
      </w:r>
    </w:p>
    <w:p w14:paraId="599A8CCF" w14:textId="77777777" w:rsidR="00B401DB" w:rsidRDefault="00B401DB" w:rsidP="00B401DB">
      <w:pPr>
        <w:jc w:val="both"/>
      </w:pPr>
    </w:p>
    <w:p w14:paraId="1918BEB6" w14:textId="41CF80C5" w:rsidR="00B401DB" w:rsidRPr="001B4AAC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68A20CBB" w14:textId="49BDA52E" w:rsidR="00B401DB" w:rsidRDefault="00B401DB" w:rsidP="00B401DB">
      <w:pPr>
        <w:jc w:val="both"/>
      </w:pPr>
      <w:r>
        <w:t>Eu acho que varia. Tem na psicologia. Acho que vai variar. Eu acho que tem entre todos os campos, entre os três que são mais frequentes,</w:t>
      </w:r>
      <w:r w:rsidR="001B4AAC">
        <w:t xml:space="preserve"> </w:t>
      </w:r>
      <w:r>
        <w:t xml:space="preserve">que é medicina, enfermagem e psicologia, eu acho que a psicologia é onde tem mais dificuldade. Embora há iniciativas importantes. Existe um GT, um grupo de trabalho de psicologia da religião da </w:t>
      </w:r>
      <w:r w:rsidRPr="5181FD1F">
        <w:rPr>
          <w:b/>
          <w:bCs/>
          <w:highlight w:val="yellow"/>
        </w:rPr>
        <w:t>ANPEP</w:t>
      </w:r>
      <w:r w:rsidRPr="5181FD1F">
        <w:rPr>
          <w:highlight w:val="yellow"/>
        </w:rPr>
        <w:t>,</w:t>
      </w:r>
      <w:r w:rsidR="001B4AAC" w:rsidRPr="5181FD1F">
        <w:rPr>
          <w:highlight w:val="yellow"/>
        </w:rPr>
        <w:t xml:space="preserve"> </w:t>
      </w:r>
      <w:r w:rsidRPr="5181FD1F">
        <w:rPr>
          <w:highlight w:val="yellow"/>
        </w:rPr>
        <w:t>a Associação Nacional de Pós-Graduação</w:t>
      </w:r>
      <w:r>
        <w:t xml:space="preserve"> em Psicologia, inclusive a presidente atual da Associação Internacional da Psicologia e da Religião, é a </w:t>
      </w:r>
      <w:r w:rsidRPr="5181FD1F">
        <w:rPr>
          <w:highlight w:val="yellow"/>
        </w:rPr>
        <w:t>Marta Helena Freitas</w:t>
      </w:r>
      <w:r>
        <w:t>, da Católica de Brasília. É uma brasileira.</w:t>
      </w:r>
    </w:p>
    <w:p w14:paraId="48FB43AE" w14:textId="57B7DCDE" w:rsidR="00B401DB" w:rsidRDefault="00B401DB" w:rsidP="00B401DB">
      <w:pPr>
        <w:jc w:val="both"/>
      </w:pPr>
      <w:r w:rsidRPr="5181FD1F">
        <w:rPr>
          <w:lang w:val="pt-BR"/>
        </w:rPr>
        <w:t xml:space="preserve">Então, o Brasil tem iniciativas importantes. O professor </w:t>
      </w:r>
      <w:r w:rsidRPr="5181FD1F">
        <w:rPr>
          <w:highlight w:val="yellow"/>
          <w:lang w:val="pt-BR"/>
        </w:rPr>
        <w:t>Geraldo Paiva</w:t>
      </w:r>
      <w:r w:rsidRPr="5181FD1F">
        <w:rPr>
          <w:lang w:val="pt-BR"/>
        </w:rPr>
        <w:t xml:space="preserve">, da USP, aposentado, foi uma liderança de religião no Brasil. Temos o </w:t>
      </w:r>
      <w:r w:rsidRPr="5181FD1F">
        <w:rPr>
          <w:highlight w:val="yellow"/>
          <w:lang w:val="pt-BR"/>
        </w:rPr>
        <w:t>Everton Maraldi</w:t>
      </w:r>
      <w:r w:rsidRPr="5181FD1F">
        <w:rPr>
          <w:lang w:val="pt-BR"/>
        </w:rPr>
        <w:t xml:space="preserve">, na </w:t>
      </w:r>
      <w:r w:rsidRPr="5181FD1F">
        <w:rPr>
          <w:highlight w:val="yellow"/>
          <w:lang w:val="pt-BR"/>
        </w:rPr>
        <w:t>PUC</w:t>
      </w:r>
      <w:r w:rsidRPr="5181FD1F">
        <w:rPr>
          <w:lang w:val="pt-BR"/>
        </w:rPr>
        <w:t xml:space="preserve"> de São Paulo,</w:t>
      </w:r>
      <w:r w:rsidR="001B4AAC" w:rsidRPr="5181FD1F">
        <w:rPr>
          <w:lang w:val="pt-BR"/>
        </w:rPr>
        <w:t xml:space="preserve"> </w:t>
      </w:r>
      <w:r w:rsidRPr="5181FD1F">
        <w:rPr>
          <w:lang w:val="pt-BR"/>
        </w:rPr>
        <w:t>fazendo um trabalho muito bom atualmente. Então, existem forças nesse sentido, mas são uma minoria, bem minoria mesmo. Acho que esse é um ponto</w:t>
      </w:r>
      <w:r w:rsidR="001B4AAC" w:rsidRPr="5181FD1F">
        <w:rPr>
          <w:lang w:val="pt-BR"/>
        </w:rPr>
        <w:t xml:space="preserve"> </w:t>
      </w:r>
      <w:r w:rsidRPr="5181FD1F">
        <w:rPr>
          <w:lang w:val="pt-BR"/>
        </w:rPr>
        <w:t>importante.</w:t>
      </w:r>
      <w:r w:rsidR="001B4AAC" w:rsidRPr="5181FD1F">
        <w:rPr>
          <w:lang w:val="pt-BR"/>
        </w:rPr>
        <w:t xml:space="preserve"> </w:t>
      </w:r>
    </w:p>
    <w:p w14:paraId="4758815D" w14:textId="44A3AFDF" w:rsidR="00B401DB" w:rsidRDefault="00B401DB" w:rsidP="00B401DB">
      <w:pPr>
        <w:jc w:val="both"/>
      </w:pPr>
      <w:r>
        <w:t>Agora, vai variar de instituição para instituição, como eu falei. Algumas instituições vão ter abertura, vão ter interesse, outras não. Mas</w:t>
      </w:r>
      <w:r w:rsidR="001B4AAC">
        <w:t xml:space="preserve"> e</w:t>
      </w:r>
      <w:r>
        <w:t xml:space="preserve"> do ponto de vista teórico, como eu falei, eu acho que as duas principais forças de </w:t>
      </w:r>
      <w:r w:rsidR="001B4AAC">
        <w:t xml:space="preserve">resistencia </w:t>
      </w:r>
      <w:r>
        <w:t>são a visão psicanalítica, que está diminuindo muito no ambiente acadêmico atualmente, então ela perdeu muita força, então isso acho que não é tanto um problema. Eu acho que atualmente é mais essa contaminação ideológica</w:t>
      </w:r>
      <w:r w:rsidR="001B4AAC">
        <w:t xml:space="preserve"> </w:t>
      </w:r>
      <w:r>
        <w:t>do campo científico. Que aí fica aquela ideia, a religião é bolsonarismo, aí começa tudo, aí complica tudo.</w:t>
      </w:r>
      <w:r w:rsidR="001B4AAC">
        <w:t xml:space="preserve"> </w:t>
      </w:r>
      <w:r>
        <w:t>Então, existe uma certa confusão dentro do ambiente científico, um dogmatismo estreito</w:t>
      </w:r>
      <w:r w:rsidR="001B4AAC">
        <w:t xml:space="preserve"> </w:t>
      </w:r>
      <w:r>
        <w:t>de não conseguir enxergar o aspecto religioso e espiritual descolado da questão política como uma experiência humana universal, que precisa ser estudada, independente da questão política.</w:t>
      </w:r>
      <w:r w:rsidR="00802B05">
        <w:t xml:space="preserve"> </w:t>
      </w:r>
      <w:r>
        <w:t>Claro, tem relação. Pode-</w:t>
      </w:r>
      <w:r>
        <w:lastRenderedPageBreak/>
        <w:t>se estudar também. Mas não pode-se suprimir e ignorar esse ponto. E aí tem toda uma discussão também, o que seria uma laicidade saudável, o que seria um laicismo radical.</w:t>
      </w:r>
      <w:r w:rsidR="00802B05">
        <w:t xml:space="preserve"> </w:t>
      </w:r>
      <w:r>
        <w:t>Tem uma discussão importante na própria psicologia, especialmente, de um laicismo radical meio amputar essa realidade dos indivíduos. Isso é um problema.</w:t>
      </w:r>
      <w:r w:rsidR="00802B05">
        <w:t xml:space="preserve"> </w:t>
      </w:r>
      <w:r>
        <w:t>E do outro lado, o que é correto seria uma laicidade. Quer dizer, não há uma valorização de nenhum grupo específico, abrir espaço para todos se manifestarem, com respeito, etc.</w:t>
      </w:r>
    </w:p>
    <w:p w14:paraId="296795D8" w14:textId="77777777" w:rsidR="00B401DB" w:rsidRDefault="00B401DB" w:rsidP="00B401DB">
      <w:pPr>
        <w:jc w:val="both"/>
      </w:pPr>
    </w:p>
    <w:p w14:paraId="05EC36C5" w14:textId="77777777" w:rsidR="00B401DB" w:rsidRPr="00802B05" w:rsidRDefault="00B401DB" w:rsidP="00B401DB">
      <w:pPr>
        <w:jc w:val="both"/>
        <w:rPr>
          <w:b/>
          <w:bCs/>
        </w:rPr>
      </w:pPr>
      <w:r w:rsidRPr="00802B05">
        <w:rPr>
          <w:b/>
          <w:bCs/>
        </w:rPr>
        <w:t>Iara</w:t>
      </w:r>
    </w:p>
    <w:p w14:paraId="127A4F4F" w14:textId="2769B0C2" w:rsidR="00B401DB" w:rsidRDefault="00B401DB" w:rsidP="00B401DB">
      <w:pPr>
        <w:jc w:val="both"/>
      </w:pPr>
      <w:r>
        <w:t>Dentro dessa pluralidade toda de pessoas que circulam em torno do seu grupo de pesquisa, o que o senhor tem observado com relação a motivações para estudar esse tema?</w:t>
      </w:r>
      <w:r w:rsidR="00802B05">
        <w:t xml:space="preserve"> </w:t>
      </w:r>
      <w:r>
        <w:t>Sejam elas políticas científicas, religiosas, sociais. O senhor contou um pouquinho da sua jornada, mas eu fiquei curiosa com relação ao dos seus alunos, dos seus pares também. O que o senhor enxerga?</w:t>
      </w:r>
    </w:p>
    <w:p w14:paraId="794144AA" w14:textId="77777777" w:rsidR="00B401DB" w:rsidRPr="00802B05" w:rsidRDefault="00B401DB" w:rsidP="00B401DB">
      <w:pPr>
        <w:jc w:val="both"/>
        <w:rPr>
          <w:b/>
          <w:bCs/>
        </w:rPr>
      </w:pPr>
    </w:p>
    <w:p w14:paraId="57F42C16" w14:textId="51ED71B8" w:rsidR="00B401DB" w:rsidRPr="00802B0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45B5501E" w14:textId="3F9B9CD2" w:rsidR="00B401DB" w:rsidRDefault="00B401DB" w:rsidP="00B401DB">
      <w:pPr>
        <w:jc w:val="both"/>
      </w:pPr>
      <w:r>
        <w:t>Acho que é muito diversificado. No nosso grupo mesmo, nós temos pessoas que são católicos, carismáticos, católicos da Libertação, evangélico convencional, evangélico neopentecostal,</w:t>
      </w:r>
      <w:r w:rsidR="00802B05">
        <w:t xml:space="preserve"> </w:t>
      </w:r>
      <w:r>
        <w:t xml:space="preserve">judeu, umbandista, espírita, agnóstico. A gente tem tudo. O que nos une é a busca de investigação séria do assunto e com abertura e respeito. Bom, a motivação, eu acho que são </w:t>
      </w:r>
      <w:r w:rsidR="00802B05">
        <w:t>varias, e</w:t>
      </w:r>
      <w:r>
        <w:t>u acho que muitos têm uma motivação interna mesmo de perceber para eles, na vida deles, como esse assunto é importante e o quanto isso é ignorado.</w:t>
      </w:r>
    </w:p>
    <w:p w14:paraId="57CF66CA" w14:textId="7FE121BE" w:rsidR="00B401DB" w:rsidRDefault="00B401DB" w:rsidP="00B401DB">
      <w:pPr>
        <w:jc w:val="both"/>
      </w:pPr>
      <w:r>
        <w:t>Quer dizer, poxa, se isso tem uma importância na vida deles, nas pessoas que eles conhecem, e isso é ignorado no ambiente científico, no ambiente</w:t>
      </w:r>
      <w:r w:rsidR="00802B05">
        <w:t xml:space="preserve"> a</w:t>
      </w:r>
      <w:r>
        <w:t xml:space="preserve"> academia está faltando alguma coisa.</w:t>
      </w:r>
    </w:p>
    <w:p w14:paraId="7114CA04" w14:textId="1F382AB8" w:rsidR="00B401DB" w:rsidRDefault="00B401DB" w:rsidP="00B401DB">
      <w:pPr>
        <w:jc w:val="both"/>
      </w:pPr>
      <w:r>
        <w:t>Eu acho que essa é uma motivação importante das pessoas. Eu acho que esse é um campo. O outro é essa ideia de expandir mesmo uma fronteira,</w:t>
      </w:r>
      <w:r w:rsidR="00802B05">
        <w:t xml:space="preserve"> </w:t>
      </w:r>
      <w:r>
        <w:t>uma área inovadora, uma área desafiadora. É uma coisa que sempre atrai também, explorar novos caminhos. E, por fim, essa ideia mais abrangente mesmo,</w:t>
      </w:r>
      <w:r w:rsidR="00802B05">
        <w:t xml:space="preserve"> </w:t>
      </w:r>
      <w:r>
        <w:t>de buscar uma visão de saúde do ser humano mais integrada, como a gente fala do biopsíquico sócio-espiritual. Acho que esses são os pontos centrais. Porque não adianta, o ser humano tem interesse nessas questões existenciais e espirituais.</w:t>
      </w:r>
    </w:p>
    <w:p w14:paraId="4596FC68" w14:textId="77777777" w:rsidR="00B401DB" w:rsidRDefault="00B401DB" w:rsidP="00B401DB">
      <w:pPr>
        <w:jc w:val="both"/>
      </w:pPr>
      <w:r>
        <w:t>Exceto quando é suprimido ativamente, quando é suprimido as pessoas escapolhem. Mas se você abrir espaço, não tem que na prática clínica, se você perguntar para o paciente, a maioria vai trazer alguma coisa nesse sentido.</w:t>
      </w:r>
    </w:p>
    <w:p w14:paraId="4C5DEC7C" w14:textId="77777777" w:rsidR="00B401DB" w:rsidRDefault="00B401DB" w:rsidP="00B401DB">
      <w:pPr>
        <w:jc w:val="both"/>
      </w:pPr>
      <w:r>
        <w:t>Então é muito claro que o ser humano tem, segundo o Data Folha de 2022, só 1% dos brasileiros dizem que não acreditam em Deus.</w:t>
      </w:r>
    </w:p>
    <w:p w14:paraId="4A462E8F" w14:textId="77777777" w:rsidR="00B401DB" w:rsidRDefault="00B401DB" w:rsidP="00B401DB">
      <w:pPr>
        <w:jc w:val="both"/>
      </w:pPr>
      <w:r>
        <w:t>Quer dizer, é uma prevalência muito alta. Então tem um impacto muito grande e há uma sensação de que isso está sendo silenciado por muito tempo. Então acho que é nesse sentido.</w:t>
      </w:r>
    </w:p>
    <w:p w14:paraId="0174F1CE" w14:textId="77777777" w:rsidR="00B401DB" w:rsidRDefault="00B401DB" w:rsidP="00B401DB">
      <w:pPr>
        <w:jc w:val="both"/>
      </w:pPr>
    </w:p>
    <w:p w14:paraId="7E6D14BE" w14:textId="77777777" w:rsidR="00B401DB" w:rsidRPr="00802B05" w:rsidRDefault="00B401DB" w:rsidP="00B401DB">
      <w:pPr>
        <w:jc w:val="both"/>
        <w:rPr>
          <w:b/>
          <w:bCs/>
        </w:rPr>
      </w:pPr>
      <w:r w:rsidRPr="00802B05">
        <w:rPr>
          <w:b/>
          <w:bCs/>
        </w:rPr>
        <w:t>Iara</w:t>
      </w:r>
    </w:p>
    <w:p w14:paraId="39C1C3F9" w14:textId="77777777" w:rsidR="00B401DB" w:rsidRDefault="00B401DB" w:rsidP="00B401DB">
      <w:pPr>
        <w:jc w:val="both"/>
      </w:pPr>
      <w:r>
        <w:t>Isso é do sentido. Fora quando a gente não vê a relação religiosa com a própria ciência ou com o dogmatismo de esquerda, que acaba substituindo os cânones religiosos.</w:t>
      </w:r>
    </w:p>
    <w:p w14:paraId="5987EBB7" w14:textId="77777777" w:rsidR="00B401DB" w:rsidRDefault="00B401DB" w:rsidP="00B401DB">
      <w:pPr>
        <w:jc w:val="both"/>
      </w:pPr>
    </w:p>
    <w:p w14:paraId="4E6AB787" w14:textId="46E8910C" w:rsidR="00B401DB" w:rsidRPr="00802B0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lastRenderedPageBreak/>
        <w:t>Alexander Almeida</w:t>
      </w:r>
    </w:p>
    <w:p w14:paraId="6F0F8D08" w14:textId="77777777" w:rsidR="00B401DB" w:rsidRDefault="00B401DB" w:rsidP="00B401DB">
      <w:pPr>
        <w:jc w:val="both"/>
      </w:pPr>
      <w:r>
        <w:t xml:space="preserve">É como o </w:t>
      </w:r>
      <w:r w:rsidRPr="5181FD1F">
        <w:rPr>
          <w:highlight w:val="yellow"/>
        </w:rPr>
        <w:t>Mircea Eliade</w:t>
      </w:r>
      <w:r>
        <w:t xml:space="preserve"> falava, o sagrado...</w:t>
      </w:r>
    </w:p>
    <w:p w14:paraId="42A267B0" w14:textId="77777777" w:rsidR="00B401DB" w:rsidRDefault="00B401DB" w:rsidP="00B401DB">
      <w:pPr>
        <w:jc w:val="both"/>
      </w:pPr>
    </w:p>
    <w:p w14:paraId="6B70A779" w14:textId="77777777" w:rsidR="00B401DB" w:rsidRPr="00802B05" w:rsidRDefault="00B401DB" w:rsidP="00B401DB">
      <w:pPr>
        <w:jc w:val="both"/>
        <w:rPr>
          <w:b/>
          <w:bCs/>
        </w:rPr>
      </w:pPr>
      <w:r w:rsidRPr="00802B05">
        <w:rPr>
          <w:b/>
          <w:bCs/>
        </w:rPr>
        <w:t>Iara</w:t>
      </w:r>
    </w:p>
    <w:p w14:paraId="5BD5B34F" w14:textId="77777777" w:rsidR="00B401DB" w:rsidRDefault="00B401DB" w:rsidP="00B401DB">
      <w:pPr>
        <w:jc w:val="both"/>
      </w:pPr>
      <w:r>
        <w:t>Transcende, sim.</w:t>
      </w:r>
    </w:p>
    <w:p w14:paraId="304CBC56" w14:textId="77777777" w:rsidR="00B401DB" w:rsidRDefault="00B401DB" w:rsidP="00B401DB">
      <w:pPr>
        <w:jc w:val="both"/>
      </w:pPr>
    </w:p>
    <w:p w14:paraId="0AE1F288" w14:textId="66A36976" w:rsidR="00B401DB" w:rsidRPr="00802B0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48E2AE46" w14:textId="2A5575B3" w:rsidR="00B401DB" w:rsidRDefault="00B401DB" w:rsidP="00B401DB">
      <w:pPr>
        <w:jc w:val="both"/>
      </w:pPr>
      <w:r>
        <w:t>Como é que chama? É meio uma idolatria. Esse transcendente é transfigurado numa ideologia política, ele é transfigurado... É porque essa busca transcendente o ser humano tem. Ele acab</w:t>
      </w:r>
      <w:r w:rsidR="00802B05">
        <w:t>a t</w:t>
      </w:r>
      <w:r>
        <w:t>anto é que o mesmo tipo de dogmatismo, de fanatismo, de bem contra o mal, a mesma coisa entra na ideologia política. Igualzinho, não muda nada. Só mudar umas palavrinhas, vale a mesma coisa.</w:t>
      </w:r>
    </w:p>
    <w:p w14:paraId="3B4483FA" w14:textId="77777777" w:rsidR="00B401DB" w:rsidRDefault="00B401DB" w:rsidP="00B401DB">
      <w:pPr>
        <w:jc w:val="both"/>
      </w:pPr>
    </w:p>
    <w:p w14:paraId="4E87F1C6" w14:textId="77777777" w:rsidR="00B401DB" w:rsidRPr="00802B05" w:rsidRDefault="00B401DB" w:rsidP="00B401DB">
      <w:pPr>
        <w:jc w:val="both"/>
        <w:rPr>
          <w:b/>
          <w:bCs/>
        </w:rPr>
      </w:pPr>
      <w:r w:rsidRPr="00802B05">
        <w:rPr>
          <w:b/>
          <w:bCs/>
        </w:rPr>
        <w:t>Iara</w:t>
      </w:r>
    </w:p>
    <w:p w14:paraId="50531E9B" w14:textId="77777777" w:rsidR="00B401DB" w:rsidRDefault="00B401DB" w:rsidP="00B401DB">
      <w:pPr>
        <w:jc w:val="both"/>
      </w:pPr>
      <w:r>
        <w:t>Também acho super parecido. Quanto mais radical, mais parecido.</w:t>
      </w:r>
    </w:p>
    <w:p w14:paraId="1FCA0CCF" w14:textId="77777777" w:rsidR="00B401DB" w:rsidRDefault="00B401DB" w:rsidP="00B401DB">
      <w:pPr>
        <w:jc w:val="both"/>
      </w:pPr>
    </w:p>
    <w:p w14:paraId="255A1547" w14:textId="54FB9DA3" w:rsidR="00B401DB" w:rsidRPr="00802B0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0BEF017D" w14:textId="7EA062B7" w:rsidR="00B401DB" w:rsidRDefault="00B401DB" w:rsidP="00B401DB">
      <w:pPr>
        <w:jc w:val="both"/>
      </w:pPr>
      <w:r>
        <w:t>Com certeza. O dono da verdade, o outro</w:t>
      </w:r>
      <w:r w:rsidR="00802B05">
        <w:t xml:space="preserve"> q</w:t>
      </w:r>
      <w:r>
        <w:t>uais são as heresias específicas que não pode falar tal coisa e vai para o inferno político? Ou</w:t>
      </w:r>
      <w:r w:rsidR="00802B05">
        <w:t xml:space="preserve"> n</w:t>
      </w:r>
      <w:r>
        <w:t>ão somos o bem contra o mal.</w:t>
      </w:r>
    </w:p>
    <w:p w14:paraId="6B18D0D4" w14:textId="7C30FD04" w:rsidR="00B401DB" w:rsidRDefault="00B401DB" w:rsidP="00B401DB">
      <w:pPr>
        <w:jc w:val="both"/>
      </w:pPr>
      <w:r>
        <w:t>E quem discorda de você, ou é mal intencionado, ou é burro. Quer dizer</w:t>
      </w:r>
      <w:r w:rsidR="00802B05">
        <w:t>…</w:t>
      </w:r>
    </w:p>
    <w:p w14:paraId="32104C9A" w14:textId="77777777" w:rsidR="00B401DB" w:rsidRDefault="00B401DB" w:rsidP="00B401DB">
      <w:pPr>
        <w:jc w:val="both"/>
      </w:pPr>
    </w:p>
    <w:p w14:paraId="365785E4" w14:textId="77777777" w:rsidR="00B401DB" w:rsidRPr="00802B05" w:rsidRDefault="00B401DB" w:rsidP="00B401DB">
      <w:pPr>
        <w:jc w:val="both"/>
        <w:rPr>
          <w:b/>
          <w:bCs/>
        </w:rPr>
      </w:pPr>
      <w:r w:rsidRPr="00802B05">
        <w:rPr>
          <w:b/>
          <w:bCs/>
        </w:rPr>
        <w:t>Iara</w:t>
      </w:r>
    </w:p>
    <w:p w14:paraId="56B83C6A" w14:textId="7C50082B" w:rsidR="00B401DB" w:rsidRDefault="00B401DB" w:rsidP="00B401DB">
      <w:pPr>
        <w:jc w:val="both"/>
      </w:pPr>
      <w:r>
        <w:t>Nossa, realmente. Até acho que tem o</w:t>
      </w:r>
      <w:r w:rsidR="00802B05">
        <w:t>, s</w:t>
      </w:r>
      <w:r>
        <w:t>e é para a gente ter um relacionamento religioso com as nossas convicções, porque sempre dentro dessa lógica colonial.</w:t>
      </w:r>
    </w:p>
    <w:p w14:paraId="74F29E5F" w14:textId="3D9B9D1F" w:rsidR="00B401DB" w:rsidRDefault="00B401DB" w:rsidP="00B401DB">
      <w:pPr>
        <w:jc w:val="both"/>
      </w:pPr>
      <w:r>
        <w:t>Catedrática, exclusiva, nada. Nunca é uma</w:t>
      </w:r>
      <w:r w:rsidR="00802B05">
        <w:t xml:space="preserve"> a</w:t>
      </w:r>
      <w:r>
        <w:t xml:space="preserve"> gente nunca plasma uma forma mais neutra de se pensar. É sempre aquela hierárquica. Que é uma pena.</w:t>
      </w:r>
    </w:p>
    <w:p w14:paraId="706E88F3" w14:textId="06FF5C86" w:rsidR="00B401DB" w:rsidRDefault="00B401DB" w:rsidP="00B401DB">
      <w:pPr>
        <w:jc w:val="both"/>
      </w:pPr>
      <w:r>
        <w:t>E, doutor, eu queria ver</w:t>
      </w:r>
      <w:r w:rsidR="00802B05">
        <w:t xml:space="preserve"> a</w:t>
      </w:r>
      <w:r>
        <w:t>lém dessa necessidade de uma superação de preconceitos institucionais e de tolimentos institucionais,</w:t>
      </w:r>
      <w:r w:rsidR="00802B05">
        <w:t xml:space="preserve"> </w:t>
      </w:r>
      <w:r>
        <w:t>quais outros recursos, sejam eles financeiros ou intangíveis, o senhor vê que são necessários para expandir essa frente? Da pesquisa sobre espiritualidade, qualidade de vida, qualidade psíquica,</w:t>
      </w:r>
      <w:r w:rsidR="00802B05">
        <w:t xml:space="preserve"> </w:t>
      </w:r>
      <w:r>
        <w:t>dentro do ecossistema brasileiro e latino-americano.</w:t>
      </w:r>
    </w:p>
    <w:p w14:paraId="5B88C4D7" w14:textId="77777777" w:rsidR="00B401DB" w:rsidRPr="00802B05" w:rsidRDefault="00B401DB" w:rsidP="00B401DB">
      <w:pPr>
        <w:jc w:val="both"/>
        <w:rPr>
          <w:b/>
          <w:bCs/>
        </w:rPr>
      </w:pPr>
    </w:p>
    <w:p w14:paraId="28F461F8" w14:textId="237B30EE" w:rsidR="00B401DB" w:rsidRPr="00802B0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6CC02D0D" w14:textId="0C73BC3B" w:rsidR="00B401DB" w:rsidRDefault="00B401DB" w:rsidP="00B401DB">
      <w:pPr>
        <w:jc w:val="both"/>
      </w:pPr>
      <w:r>
        <w:t>Eu acho, primeiro, trazer conhecimento. Das pesquisas existentes. As pessoas desconhecem absolutamente. É muito frequente, assim</w:t>
      </w:r>
      <w:r w:rsidR="00802B05">
        <w:t>, e</w:t>
      </w:r>
      <w:r>
        <w:t>u faço, literalmente, centenas de palestras, entrevistas e tal.</w:t>
      </w:r>
      <w:r w:rsidR="00802B05">
        <w:t xml:space="preserve"> </w:t>
      </w:r>
      <w:r>
        <w:t>A resposta que eu mais vejo, assim</w:t>
      </w:r>
      <w:r w:rsidR="00802B05">
        <w:t xml:space="preserve"> e</w:t>
      </w:r>
      <w:r>
        <w:t>u nunca sabia que isso existia. Eu não sabia. Eu fiz a faculdade, fiz isso, fiz tudo. E ninguém nunca me falou nada sobre essas coisas. Então, as pessoas precisam ter acesso a esse conhecimento.</w:t>
      </w:r>
      <w:r w:rsidR="00802B05">
        <w:t xml:space="preserve"> </w:t>
      </w:r>
      <w:r>
        <w:t>Acho que esse é o primeiro ponto. Segundo, nós precisamos abordar uma coisa um pouco antes. Que são, justamente, alguns preconceitos intelectuais que as pessoas têm. Como um pouco isso que a gente acabou de falar.</w:t>
      </w:r>
      <w:r w:rsidR="00802B05">
        <w:t xml:space="preserve"> </w:t>
      </w:r>
      <w:r>
        <w:t>Por exemplo, o que eu acho um dos mais frequentes, que predominaram boa parte do século XX, no meio intelectual. De que o materialismo, no sentido filosófico, que só existe em matéria,</w:t>
      </w:r>
      <w:r w:rsidR="00802B05">
        <w:t xml:space="preserve"> </w:t>
      </w:r>
      <w:r>
        <w:t>é uma verdade científica, é inquestionável. Qualquer coisa fora disso é superstição. A ciência, a racionalidade, foi fundada na negação da dimensão espiritual transcendente do ser humano.</w:t>
      </w:r>
    </w:p>
    <w:p w14:paraId="238D36A6" w14:textId="77777777" w:rsidR="00B401DB" w:rsidRDefault="00B401DB" w:rsidP="00B401DB">
      <w:pPr>
        <w:jc w:val="both"/>
      </w:pPr>
      <w:r>
        <w:lastRenderedPageBreak/>
        <w:t>E sempre houve oposição entre racionalidade e espiritualidade. Tudo isso é falso. Tudo isso é falsidade. Mas isso é repetido exaustivamente. Inclusive, eu orientei um mestrado também. Co-orientei um mestrado da Unicamp.</w:t>
      </w:r>
    </w:p>
    <w:p w14:paraId="7B763992" w14:textId="4F08EE36" w:rsidR="00B401DB" w:rsidRDefault="00B401DB" w:rsidP="00B401DB">
      <w:pPr>
        <w:jc w:val="both"/>
      </w:pPr>
      <w:r>
        <w:t>Em que a gente avalia os livros de ensino médio no Brasil. De filosofia, biologia, história. Como eles reproduzem esses mitos. Já livros de ensino médio reproduzem esses mitos.</w:t>
      </w:r>
      <w:r w:rsidR="00802B05">
        <w:t xml:space="preserve"> </w:t>
      </w:r>
    </w:p>
    <w:p w14:paraId="018B89E2" w14:textId="77777777" w:rsidR="00B401DB" w:rsidRDefault="00B401DB" w:rsidP="00B401DB">
      <w:pPr>
        <w:jc w:val="both"/>
      </w:pPr>
      <w:r>
        <w:t>Então, acho que essas visões problemáticas, elas impedem as pessoas de se abrirem para avaliar o fenômeno. Para estudar as evidências.</w:t>
      </w:r>
    </w:p>
    <w:p w14:paraId="64BEC899" w14:textId="6C0925AD" w:rsidR="00B401DB" w:rsidRDefault="00B401DB" w:rsidP="00B401DB">
      <w:pPr>
        <w:jc w:val="both"/>
      </w:pPr>
      <w:r>
        <w:t>Então, acho que desfazer esses preconceitos iniciais, apresentar as evidências, eu acho que isso já resolve boa parte dos problemas. E claro, maior possibilidade de treinamento.</w:t>
      </w:r>
      <w:r w:rsidR="00802B05">
        <w:t xml:space="preserve"> </w:t>
      </w:r>
      <w:r>
        <w:t xml:space="preserve">A gente tem trabalhado nisso também. Com divulgação científica, apresentação em congressos. A gente tem um canal no YouTube do nosso grupo de pesquisa, </w:t>
      </w:r>
      <w:r w:rsidRPr="00802B05">
        <w:rPr>
          <w:highlight w:val="yellow"/>
        </w:rPr>
        <w:t>TV NUPES.</w:t>
      </w:r>
      <w:r w:rsidR="00802B05">
        <w:t xml:space="preserve"> </w:t>
      </w:r>
      <w:r>
        <w:t>A gente tem tentado exaustivamente treinar novos profissionais. Criar disciplinas na graduação e na pós-graduação sobre o tema.</w:t>
      </w:r>
    </w:p>
    <w:p w14:paraId="67C5AFA6" w14:textId="3247FBE1" w:rsidR="00B401DB" w:rsidRDefault="00B401DB" w:rsidP="00B401DB">
      <w:pPr>
        <w:jc w:val="both"/>
      </w:pPr>
      <w:r>
        <w:t>Para formar uma nova geração com essa abertura. Outro ponto também importante. Associações profissionais criarem sessões para estudo da espiritualidade. Por exemplo, a Associação Brasileira de Psiquiatria</w:t>
      </w:r>
      <w:r w:rsidR="00802B05">
        <w:t>, a</w:t>
      </w:r>
      <w:r>
        <w:t xml:space="preserve"> Sociedade Brasileira de Cardiologia. Tem sessões de estudo de espiritualidade. Sociedade de Pediatria do Rio de Janeiro, de São Paulo, de Minas. Tem sessões de espiritualidade. Então, isso é muito importante.</w:t>
      </w:r>
      <w:r w:rsidR="00802B05">
        <w:t xml:space="preserve"> </w:t>
      </w:r>
      <w:r>
        <w:t xml:space="preserve">Como eu falei, o grupo de trabalho. Psicologia da Religião, da </w:t>
      </w:r>
      <w:r w:rsidRPr="00802B05">
        <w:rPr>
          <w:highlight w:val="yellow"/>
        </w:rPr>
        <w:t>ANPEP</w:t>
      </w:r>
      <w:r>
        <w:t xml:space="preserve"> na Psicologia. Acho que isso são fatores bem importantes também.</w:t>
      </w:r>
    </w:p>
    <w:p w14:paraId="25F06606" w14:textId="77777777" w:rsidR="00B401DB" w:rsidRDefault="00B401DB" w:rsidP="00B401DB">
      <w:pPr>
        <w:jc w:val="both"/>
      </w:pPr>
    </w:p>
    <w:p w14:paraId="1286AB2E" w14:textId="77777777" w:rsidR="00B401DB" w:rsidRPr="00802B05" w:rsidRDefault="00B401DB" w:rsidP="00B401DB">
      <w:pPr>
        <w:jc w:val="both"/>
        <w:rPr>
          <w:b/>
          <w:bCs/>
        </w:rPr>
      </w:pPr>
      <w:r w:rsidRPr="00802B05">
        <w:rPr>
          <w:b/>
          <w:bCs/>
        </w:rPr>
        <w:t>Iara</w:t>
      </w:r>
    </w:p>
    <w:p w14:paraId="689AA8A4" w14:textId="3DF64D47" w:rsidR="00B401DB" w:rsidRDefault="00B401DB" w:rsidP="00B401DB">
      <w:pPr>
        <w:jc w:val="both"/>
      </w:pPr>
      <w:r>
        <w:t>Perfeito. O que me leva certinho para a minha próxima pergunta, que é sobre as redes. Quais dessas redes, sessões, de estudos específicos dentro das redes maiores, que o senhor considera as mais importantes</w:t>
      </w:r>
      <w:r w:rsidR="005E590F">
        <w:t xml:space="preserve"> </w:t>
      </w:r>
      <w:r>
        <w:t>e as principais no contexto brasileiro e da América Latina?</w:t>
      </w:r>
    </w:p>
    <w:p w14:paraId="10447B6A" w14:textId="77777777" w:rsidR="00B401DB" w:rsidRDefault="00B401DB" w:rsidP="00B401DB">
      <w:pPr>
        <w:jc w:val="both"/>
      </w:pPr>
    </w:p>
    <w:p w14:paraId="2E3F5133" w14:textId="10843ED8" w:rsidR="00B401DB" w:rsidRPr="005E590F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4E1AD423" w14:textId="77777777" w:rsidR="00B401DB" w:rsidRDefault="00B401DB" w:rsidP="00B401DB">
      <w:pPr>
        <w:jc w:val="both"/>
      </w:pPr>
      <w:r>
        <w:t>Brasileira e América Latina. Estados Unidos, Europa e Canadá não contam.</w:t>
      </w:r>
    </w:p>
    <w:p w14:paraId="76492EE9" w14:textId="77777777" w:rsidR="00B401DB" w:rsidRDefault="00B401DB" w:rsidP="00B401DB">
      <w:pPr>
        <w:jc w:val="both"/>
      </w:pPr>
    </w:p>
    <w:p w14:paraId="70998592" w14:textId="77777777" w:rsidR="00B401DB" w:rsidRPr="005E590F" w:rsidRDefault="00B401DB" w:rsidP="00B401DB">
      <w:pPr>
        <w:jc w:val="both"/>
        <w:rPr>
          <w:b/>
          <w:bCs/>
        </w:rPr>
      </w:pPr>
      <w:r w:rsidRPr="005E590F">
        <w:rPr>
          <w:b/>
          <w:bCs/>
        </w:rPr>
        <w:t>Iara</w:t>
      </w:r>
    </w:p>
    <w:p w14:paraId="4CA625A7" w14:textId="77777777" w:rsidR="00B401DB" w:rsidRDefault="00B401DB" w:rsidP="00B401DB">
      <w:pPr>
        <w:jc w:val="both"/>
      </w:pPr>
      <w:r>
        <w:t>Nosso recorte é mais Brasil e América Latina. Até para a gente entender os gaps, sabe?</w:t>
      </w:r>
    </w:p>
    <w:p w14:paraId="1CFF5C00" w14:textId="77777777" w:rsidR="00B401DB" w:rsidRDefault="00B401DB" w:rsidP="00B401DB">
      <w:pPr>
        <w:jc w:val="both"/>
      </w:pPr>
    </w:p>
    <w:p w14:paraId="0B7927CC" w14:textId="449867A3" w:rsidR="00B401DB" w:rsidRPr="005E590F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72B93F86" w14:textId="3DE88E2A" w:rsidR="00B401DB" w:rsidRDefault="00B401DB" w:rsidP="00B401DB">
      <w:pPr>
        <w:jc w:val="both"/>
      </w:pPr>
      <w:r>
        <w:t>Pois é. Eu acho que, inclusive, na América Latina, tirando o Brasil, o resto está muito atrasado nessa área. A gente tem muita pouca coisa ainda discutida na América Latina como um todo.</w:t>
      </w:r>
      <w:r w:rsidR="005E590F">
        <w:t xml:space="preserve"> </w:t>
      </w:r>
      <w:r>
        <w:t>Acho que o debate da medicina, espiritualidade, psicologia, enfermagem e espiritualidade ainda precisa muito avançar. Acho que essa é uma área que precisa.</w:t>
      </w:r>
      <w:r w:rsidR="005E590F">
        <w:t xml:space="preserve"> </w:t>
      </w:r>
    </w:p>
    <w:p w14:paraId="35DE7955" w14:textId="6C8C0431" w:rsidR="00B401DB" w:rsidRDefault="00B401DB">
      <w:pPr>
        <w:spacing w:line="259" w:lineRule="auto"/>
        <w:jc w:val="both"/>
        <w:pPrChange w:id="9" w:author="iara@nossaterrafirme.com" w:date="2024-07-17T07:31:00Z">
          <w:pPr>
            <w:jc w:val="both"/>
          </w:pPr>
        </w:pPrChange>
      </w:pPr>
      <w:r w:rsidRPr="4C6C79A0">
        <w:rPr>
          <w:lang w:val="pt-BR"/>
        </w:rPr>
        <w:t>Inclusive, a gente traduziu para o espanhol que na Associação Mundial de Psiquiatria, quando eu era presidente da C</w:t>
      </w:r>
      <w:r w:rsidRPr="4C6C79A0">
        <w:rPr>
          <w:highlight w:val="yellow"/>
          <w:lang w:val="pt-BR"/>
        </w:rPr>
        <w:t xml:space="preserve">omissão de Espiritualidade </w:t>
      </w:r>
      <w:del w:id="10" w:author="iara@nossaterrafirme.com" w:date="2024-07-17T07:31:00Z">
        <w:r w:rsidRPr="4C6C79A0" w:rsidDel="00B401DB">
          <w:rPr>
            <w:highlight w:val="yellow"/>
            <w:lang w:val="pt-BR"/>
          </w:rPr>
          <w:delText>e Desarção</w:delText>
        </w:r>
      </w:del>
      <w:ins w:id="11" w:author="iara@nossaterrafirme.com" w:date="2024-07-17T07:31:00Z">
        <w:r w:rsidR="72576172" w:rsidRPr="4C6C79A0">
          <w:rPr>
            <w:lang w:val="pt-BR"/>
          </w:rPr>
          <w:t>da Associação</w:t>
        </w:r>
      </w:ins>
      <w:r w:rsidRPr="4C6C79A0">
        <w:rPr>
          <w:highlight w:val="yellow"/>
          <w:lang w:val="pt-BR"/>
        </w:rPr>
        <w:t xml:space="preserve"> Mundial</w:t>
      </w:r>
      <w:r w:rsidRPr="4C6C79A0">
        <w:rPr>
          <w:lang w:val="pt-BR"/>
        </w:rPr>
        <w:t>, a gente criou um position statement,</w:t>
      </w:r>
      <w:r w:rsidR="005E590F" w:rsidRPr="4C6C79A0">
        <w:rPr>
          <w:lang w:val="pt-BR"/>
        </w:rPr>
        <w:t xml:space="preserve"> </w:t>
      </w:r>
      <w:r w:rsidRPr="4C6C79A0">
        <w:rPr>
          <w:lang w:val="pt-BR"/>
        </w:rPr>
        <w:t xml:space="preserve">uma declaração sobre a importância da espiritualidade para a prática do psiquiatra. A </w:t>
      </w:r>
      <w:r w:rsidRPr="4C6C79A0">
        <w:rPr>
          <w:lang w:val="pt-BR"/>
        </w:rPr>
        <w:lastRenderedPageBreak/>
        <w:t>gente traduziu para o espanhol também para tentar ajudar a disseminar essa questão. Então, esse é um ponto.</w:t>
      </w:r>
    </w:p>
    <w:p w14:paraId="01AEB316" w14:textId="59446B92" w:rsidR="00B401DB" w:rsidRDefault="00B401DB" w:rsidP="00B401DB">
      <w:pPr>
        <w:jc w:val="both"/>
      </w:pPr>
      <w:r w:rsidRPr="5181FD1F">
        <w:rPr>
          <w:lang w:val="pt-BR"/>
        </w:rPr>
        <w:t xml:space="preserve">Agora, minhas redes principais são com a </w:t>
      </w:r>
      <w:r w:rsidRPr="5181FD1F">
        <w:rPr>
          <w:highlight w:val="yellow"/>
          <w:lang w:val="pt-BR"/>
        </w:rPr>
        <w:t>USP</w:t>
      </w:r>
      <w:r w:rsidRPr="5181FD1F">
        <w:rPr>
          <w:lang w:val="pt-BR"/>
        </w:rPr>
        <w:t>, Instituto de Psiquiatria da USP</w:t>
      </w:r>
      <w:r w:rsidR="005E590F" w:rsidRPr="5181FD1F">
        <w:rPr>
          <w:lang w:val="pt-BR"/>
        </w:rPr>
        <w:t xml:space="preserve"> a</w:t>
      </w:r>
      <w:r w:rsidRPr="5181FD1F">
        <w:rPr>
          <w:lang w:val="pt-BR"/>
        </w:rPr>
        <w:t xml:space="preserve"> gente tem uma parceria muito consolidada com eles.</w:t>
      </w:r>
      <w:r w:rsidR="005E590F" w:rsidRPr="5181FD1F">
        <w:rPr>
          <w:lang w:val="pt-BR"/>
        </w:rPr>
        <w:t xml:space="preserve"> </w:t>
      </w:r>
      <w:r w:rsidRPr="5181FD1F">
        <w:rPr>
          <w:lang w:val="pt-BR"/>
        </w:rPr>
        <w:t>É a principal rede de pesquisa. Também com pesquisadores da Federal do Rio Grande do Sul, também da Psiquiatria Federal do Rio Grande do Sul,</w:t>
      </w:r>
      <w:r w:rsidR="005E590F" w:rsidRPr="5181FD1F">
        <w:rPr>
          <w:lang w:val="pt-BR"/>
        </w:rPr>
        <w:t xml:space="preserve"> </w:t>
      </w:r>
      <w:r w:rsidRPr="5181FD1F">
        <w:rPr>
          <w:lang w:val="pt-BR"/>
        </w:rPr>
        <w:t xml:space="preserve">em que a gente tem um grande número de parcerias também. A gente tem alguma parceria com a PUC de São Paulo, que é o </w:t>
      </w:r>
      <w:r w:rsidRPr="5181FD1F">
        <w:rPr>
          <w:highlight w:val="yellow"/>
          <w:lang w:val="pt-BR"/>
        </w:rPr>
        <w:t>Everton Maraudi,</w:t>
      </w:r>
      <w:r w:rsidRPr="5181FD1F">
        <w:rPr>
          <w:lang w:val="pt-BR"/>
        </w:rPr>
        <w:t xml:space="preserve"> na PUC de São Paulo.</w:t>
      </w:r>
    </w:p>
    <w:p w14:paraId="27650EED" w14:textId="2EEF0395" w:rsidR="00B401DB" w:rsidRDefault="00B401DB" w:rsidP="00B401DB">
      <w:pPr>
        <w:jc w:val="both"/>
      </w:pPr>
      <w:r w:rsidRPr="5181FD1F">
        <w:rPr>
          <w:lang w:val="pt-BR"/>
        </w:rPr>
        <w:t xml:space="preserve">Também com o </w:t>
      </w:r>
      <w:r w:rsidRPr="5181FD1F">
        <w:rPr>
          <w:highlight w:val="yellow"/>
          <w:lang w:val="pt-BR"/>
        </w:rPr>
        <w:t>Paulo do Algalá Rondo, na Unicamp.</w:t>
      </w:r>
      <w:r w:rsidRPr="5181FD1F">
        <w:rPr>
          <w:lang w:val="pt-BR"/>
        </w:rPr>
        <w:t xml:space="preserve"> Eu acho que essas são as principais. Ah, e tem o centro da Federal da Bahia também, que é o </w:t>
      </w:r>
      <w:r w:rsidRPr="5181FD1F">
        <w:rPr>
          <w:highlight w:val="yellow"/>
          <w:lang w:val="pt-BR"/>
        </w:rPr>
        <w:t>Marcos Welby,</w:t>
      </w:r>
      <w:r w:rsidR="10E592C0" w:rsidRPr="5181FD1F">
        <w:rPr>
          <w:highlight w:val="yellow"/>
          <w:lang w:val="pt-BR"/>
        </w:rPr>
        <w:t xml:space="preserve"> </w:t>
      </w:r>
      <w:r>
        <w:t xml:space="preserve">que é o </w:t>
      </w:r>
      <w:r w:rsidRPr="5181FD1F">
        <w:rPr>
          <w:highlight w:val="yellow"/>
        </w:rPr>
        <w:t>REUP, Rede Universitária de Psiquiatria.</w:t>
      </w:r>
      <w:r>
        <w:t xml:space="preserve"> Que a gente tem dado um apoio para eles também nesse sentido. Acho que esses são os principais centros que a gente tem tido mais parceria.</w:t>
      </w:r>
    </w:p>
    <w:p w14:paraId="6AFA70B6" w14:textId="77777777" w:rsidR="00B401DB" w:rsidRPr="005E590F" w:rsidRDefault="00B401DB" w:rsidP="00B401DB">
      <w:pPr>
        <w:jc w:val="both"/>
        <w:rPr>
          <w:b/>
          <w:bCs/>
        </w:rPr>
      </w:pPr>
    </w:p>
    <w:p w14:paraId="24C2F56C" w14:textId="77777777" w:rsidR="00B401DB" w:rsidRPr="005E590F" w:rsidRDefault="00B401DB" w:rsidP="00B401DB">
      <w:pPr>
        <w:jc w:val="both"/>
        <w:rPr>
          <w:b/>
          <w:bCs/>
        </w:rPr>
      </w:pPr>
      <w:r w:rsidRPr="005E590F">
        <w:rPr>
          <w:b/>
          <w:bCs/>
        </w:rPr>
        <w:t>Iara</w:t>
      </w:r>
    </w:p>
    <w:p w14:paraId="02B4C2AA" w14:textId="77A46700" w:rsidR="00B401DB" w:rsidRDefault="00B401DB" w:rsidP="00B401DB">
      <w:pPr>
        <w:jc w:val="both"/>
      </w:pPr>
      <w:r>
        <w:t>Maravilha. E o senhor disse que faz muitas palestras, muitas entrevistas. Eu queria perguntar primeiro se essa é a parte intencional da sua estratégia de divulgação de resultados científicos</w:t>
      </w:r>
      <w:r w:rsidR="005E590F">
        <w:t xml:space="preserve"> </w:t>
      </w:r>
      <w:r>
        <w:t>e se sim, quais são as outras estratégias que o senhor utiliza? Sejam cúpulas, seminários, revistas, blogs, sites. E quais deles que o senhor acha que são os mais importantes</w:t>
      </w:r>
      <w:r w:rsidR="005E590F">
        <w:t xml:space="preserve"> </w:t>
      </w:r>
      <w:r>
        <w:t>e mais eficientes em realmente divulgar esse conteúdo?</w:t>
      </w:r>
    </w:p>
    <w:p w14:paraId="6B9C9D6A" w14:textId="77777777" w:rsidR="00B401DB" w:rsidRDefault="00B401DB" w:rsidP="00B401DB">
      <w:pPr>
        <w:jc w:val="both"/>
      </w:pPr>
    </w:p>
    <w:p w14:paraId="724FEB69" w14:textId="1C6D4104" w:rsidR="00B401DB" w:rsidRPr="005E590F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7F070E4E" w14:textId="77777777" w:rsidR="00B401DB" w:rsidRDefault="00B401DB" w:rsidP="00B401DB">
      <w:pPr>
        <w:jc w:val="both"/>
      </w:pPr>
      <w:r>
        <w:t>Você está falando no ambiente acadêmico ou extra-acadêmico, ou os dois?</w:t>
      </w:r>
    </w:p>
    <w:p w14:paraId="4CBCCD95" w14:textId="77777777" w:rsidR="00B401DB" w:rsidRPr="005E590F" w:rsidRDefault="00B401DB" w:rsidP="00B401DB">
      <w:pPr>
        <w:jc w:val="both"/>
        <w:rPr>
          <w:b/>
          <w:bCs/>
        </w:rPr>
      </w:pPr>
    </w:p>
    <w:p w14:paraId="0227A1BA" w14:textId="77777777" w:rsidR="00B401DB" w:rsidRDefault="00B401DB" w:rsidP="00B401DB">
      <w:pPr>
        <w:jc w:val="both"/>
      </w:pPr>
      <w:r w:rsidRPr="005E590F">
        <w:rPr>
          <w:b/>
          <w:bCs/>
        </w:rPr>
        <w:t>Iara</w:t>
      </w:r>
    </w:p>
    <w:p w14:paraId="457412D2" w14:textId="77777777" w:rsidR="00B401DB" w:rsidRDefault="00B401DB" w:rsidP="00B401DB">
      <w:pPr>
        <w:jc w:val="both"/>
      </w:pPr>
      <w:r>
        <w:t>Os dois.</w:t>
      </w:r>
    </w:p>
    <w:p w14:paraId="1102C940" w14:textId="77777777" w:rsidR="00B401DB" w:rsidRDefault="00B401DB" w:rsidP="00B401DB">
      <w:pPr>
        <w:jc w:val="both"/>
      </w:pPr>
    </w:p>
    <w:p w14:paraId="32EF6741" w14:textId="39A467F6" w:rsidR="00B401DB" w:rsidRPr="005E590F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61BA5994" w14:textId="098E600E" w:rsidR="00B401DB" w:rsidRDefault="00B401DB" w:rsidP="00B401DB">
      <w:pPr>
        <w:jc w:val="both"/>
      </w:pPr>
      <w:r>
        <w:t>Tá, então vamos lá. Então vamos pegar o acadêmico e depois o extra-acadêmico. No ambiente acadêmico, a gente procura atuar em várias frentes</w:t>
      </w:r>
      <w:r w:rsidR="005E590F">
        <w:t>, u</w:t>
      </w:r>
      <w:r>
        <w:t>ma delas é efetivamente na produção de conhecimento. A gente tem a ideia</w:t>
      </w:r>
      <w:r w:rsidR="005E590F">
        <w:t xml:space="preserve"> é</w:t>
      </w:r>
      <w:r>
        <w:t xml:space="preserve"> produzir conhecimento de alta qualidade, padrão internacional.</w:t>
      </w:r>
    </w:p>
    <w:p w14:paraId="450B79E7" w14:textId="77777777" w:rsidR="00B401DB" w:rsidRDefault="00B401DB" w:rsidP="00B401DB">
      <w:pPr>
        <w:jc w:val="both"/>
      </w:pPr>
      <w:r>
        <w:t>Então essa é a preocupação muito grande, produzir conhecimento, publicar nas melhores revistas internacionais e brasileiras. Então essa é uma prioridade.</w:t>
      </w:r>
    </w:p>
    <w:p w14:paraId="71C4DA5C" w14:textId="77777777" w:rsidR="005E590F" w:rsidRDefault="00B401DB" w:rsidP="00B401DB">
      <w:pPr>
        <w:jc w:val="both"/>
      </w:pPr>
      <w:r>
        <w:t>Segunda prioridade é formar uma nova geração de pesquisadores. Então iniciação científica, mestrado, doutorado, pós-doutorado e parceria com grupos incipientes. Eu tenho muito interesse</w:t>
      </w:r>
      <w:r w:rsidR="005E590F">
        <w:t>, p</w:t>
      </w:r>
      <w:r>
        <w:t>or exemplo, eu vim agora, esse final de semana, eu estava na estadual do Amazonas. Tem um professor lá que criou uma disciplina na medicina de espiritualidade.</w:t>
      </w:r>
      <w:r w:rsidR="005E590F">
        <w:t xml:space="preserve"> </w:t>
      </w:r>
      <w:r>
        <w:t>Eu fui lá fazer o lançamento, fazer uma conferência lá com eles e tal. Eu tenho muito interesse de ajudar grupos que estão se estruturando. Eu acho que isso é muito importante. Apoiar os grupos que estão se estruturando,</w:t>
      </w:r>
      <w:r w:rsidR="005E590F">
        <w:t xml:space="preserve"> </w:t>
      </w:r>
      <w:r>
        <w:t>treinar novos pesquisadores, fazer as publicações científicas. Ah, e atuação também marcante nas associações profissionais. Então eu atuo diretamente na Associação Mundial de Psiquiatria,</w:t>
      </w:r>
      <w:r w:rsidR="005E590F">
        <w:t xml:space="preserve"> </w:t>
      </w:r>
      <w:r>
        <w:t xml:space="preserve">na Americana de Psiquiatria, na Brasileira de Psiquiatria. Coordenei a sessão na Mundial, fundei na Brasileira a sessão de espiritualidade, na Brasileira de Psiquiatria. Sou vice-coordenador </w:t>
      </w:r>
      <w:r>
        <w:lastRenderedPageBreak/>
        <w:t>atualmente. Fiquei dez anos como coordenador.</w:t>
      </w:r>
      <w:r w:rsidR="005E590F">
        <w:t xml:space="preserve"> </w:t>
      </w:r>
      <w:r>
        <w:t>Oito anos. E agora estou como vice-coordenador. Então, criar na associação, você consegue criar mesas redondas também, cursos nos congressos,</w:t>
      </w:r>
      <w:r w:rsidR="005E590F">
        <w:t xml:space="preserve"> </w:t>
      </w:r>
      <w:r>
        <w:t>começa a fazer tod</w:t>
      </w:r>
      <w:r w:rsidR="005E590F">
        <w:t>o</w:t>
      </w:r>
      <w:r>
        <w:t xml:space="preserve"> um movimento nessa direção. A gente acabou agora de publicar um guideline,</w:t>
      </w:r>
      <w:r w:rsidR="005E590F">
        <w:t xml:space="preserve"> </w:t>
      </w:r>
      <w:r>
        <w:t xml:space="preserve">uma diretriz de como o psiquiatra deve abordar na clínica a espiritualidade. Então lançamos agora. Lançamos uma outra diretriz ano </w:t>
      </w:r>
      <w:r w:rsidR="005E590F">
        <w:t xml:space="preserve">pasado </w:t>
      </w:r>
      <w:r>
        <w:t>sobre como integrar a espiritualidade na prevenção e independência química. Então, orientar o clínico como fazer. Então acho que no ambiente acadêmico, essas são as várias frentes que a gente tenta atuar.</w:t>
      </w:r>
      <w:r w:rsidR="005E590F">
        <w:t xml:space="preserve"> </w:t>
      </w:r>
      <w:r>
        <w:t xml:space="preserve">Ah, e também outra coisa. A gente criou também um curso por </w:t>
      </w:r>
      <w:r w:rsidRPr="5181FD1F">
        <w:rPr>
          <w:highlight w:val="yellow"/>
        </w:rPr>
        <w:t>EAD</w:t>
      </w:r>
      <w:r>
        <w:t xml:space="preserve"> de pós-graduação de integração de espiritualidade na prática clínica. Estamos na quinta turma já.</w:t>
      </w:r>
      <w:r w:rsidR="005E590F">
        <w:t xml:space="preserve"> </w:t>
      </w:r>
      <w:r>
        <w:t>Então, tem tido um interesse muito grande. E é legal porque as pessoas que fazem</w:t>
      </w:r>
      <w:r w:rsidR="005E590F">
        <w:t xml:space="preserve"> e</w:t>
      </w:r>
      <w:r>
        <w:t>mbora seja focado para a clínica, as pessoas muitas vezes a partir disso se interessam em fazer pesquisa. Muitos já começam a criar outros grupos de estudo</w:t>
      </w:r>
      <w:r w:rsidR="005E590F">
        <w:t>, a</w:t>
      </w:r>
      <w:r>
        <w:t xml:space="preserve">lguns criam um serviço onde eles estão. E aí vai multiplicando. Esse é o objetivo. </w:t>
      </w:r>
    </w:p>
    <w:p w14:paraId="6B70602A" w14:textId="067C5684" w:rsidR="00B401DB" w:rsidRDefault="00B401DB" w:rsidP="00B401DB">
      <w:pPr>
        <w:jc w:val="both"/>
      </w:pPr>
      <w:r>
        <w:t>Para o público em geral, eu tenho uma preocupação muito grande, nosso dever de levar informação de qualidade,</w:t>
      </w:r>
      <w:r w:rsidR="005E590F">
        <w:t xml:space="preserve"> </w:t>
      </w:r>
      <w:r>
        <w:t>porque o público em geral, infelizmente, a mídia cobre os extremos. Aquele religioso que nega a ciência e aquele cientista que nega a espiritualidade. E a maioria das pessoas não são assim</w:t>
      </w:r>
      <w:r w:rsidR="005E590F">
        <w:t>, n</w:t>
      </w:r>
      <w:r>
        <w:t>em no ambiente acadêmico, nem no mundo.</w:t>
      </w:r>
      <w:r w:rsidR="005E590F">
        <w:t xml:space="preserve"> </w:t>
      </w:r>
      <w:r>
        <w:t>Mas a ideia é de mostrar sempre os extremos. O maniqueísmo. Um alimenta o outro, como a gente sabe. E é interessante porque os dois extremos se encontram</w:t>
      </w:r>
      <w:r w:rsidR="005E590F">
        <w:t>, p</w:t>
      </w:r>
      <w:r>
        <w:t xml:space="preserve">orque o </w:t>
      </w:r>
      <w:r w:rsidRPr="5181FD1F">
        <w:rPr>
          <w:highlight w:val="yellow"/>
        </w:rPr>
        <w:t>Richard Dawkins</w:t>
      </w:r>
      <w:r>
        <w:t xml:space="preserve"> da vida acha que espiritualidade e religião não conversam. Assim como aquele que acha que é contra a evolução. Os dois concordam, como sempre.</w:t>
      </w:r>
    </w:p>
    <w:p w14:paraId="3E86B4D3" w14:textId="31F6F222" w:rsidR="00B401DB" w:rsidRDefault="00B401DB" w:rsidP="00B401DB">
      <w:pPr>
        <w:jc w:val="both"/>
      </w:pPr>
      <w:r>
        <w:t>Então eu acho que é muito importante. Eu dei literalmente mais de 500 entrevistas na mídia. Em todos os níveis. Eu tento levar o máximo possível. A gente tem um canal no YouTube que é a TV Nubes</w:t>
      </w:r>
      <w:r w:rsidR="005E590F">
        <w:t>, t</w:t>
      </w:r>
      <w:r>
        <w:t>em mais de 300 vídeos de 80 autores de 15 países. É o maior canal</w:t>
      </w:r>
      <w:r w:rsidR="005E590F">
        <w:t xml:space="preserve"> e</w:t>
      </w:r>
      <w:r>
        <w:t>m termos de diversidade de temas de saúde e espiritualidade. É um canal bilíngue, inclusive em português e inglês. Tem um canal no YouTube.</w:t>
      </w:r>
      <w:r w:rsidR="005E590F">
        <w:t xml:space="preserve"> </w:t>
      </w:r>
    </w:p>
    <w:p w14:paraId="69854D8A" w14:textId="2BF738DC" w:rsidR="00B401DB" w:rsidRDefault="00B401DB" w:rsidP="00B401DB">
      <w:pPr>
        <w:jc w:val="both"/>
      </w:pPr>
      <w:r>
        <w:t>A gente criou também um podcast. A gente fez um podcast. Tem 25 episódios sobre questões gerais de espiritualidade e saúde. A gente também</w:t>
      </w:r>
      <w:r w:rsidR="005E590F">
        <w:t xml:space="preserve"> </w:t>
      </w:r>
      <w:r>
        <w:t>tem as redes sociais.</w:t>
      </w:r>
      <w:r w:rsidR="0C7BCCCE">
        <w:t xml:space="preserve"> </w:t>
      </w:r>
      <w:r>
        <w:t>A gente está sempre postando também nas redes sociais. Notícias, artigos, eventos sobre o tema.</w:t>
      </w:r>
    </w:p>
    <w:p w14:paraId="39FC9BB9" w14:textId="77777777" w:rsidR="00B401DB" w:rsidRDefault="00B401DB" w:rsidP="00B401DB">
      <w:pPr>
        <w:jc w:val="both"/>
      </w:pPr>
    </w:p>
    <w:p w14:paraId="2AEED3F6" w14:textId="77777777" w:rsidR="00B401DB" w:rsidRPr="005E590F" w:rsidRDefault="00B401DB" w:rsidP="00B401DB">
      <w:pPr>
        <w:jc w:val="both"/>
        <w:rPr>
          <w:b/>
          <w:bCs/>
        </w:rPr>
      </w:pPr>
      <w:r w:rsidRPr="005E590F">
        <w:rPr>
          <w:b/>
          <w:bCs/>
        </w:rPr>
        <w:t>Iara</w:t>
      </w:r>
    </w:p>
    <w:p w14:paraId="27465059" w14:textId="77777777" w:rsidR="00B401DB" w:rsidRPr="00B401DB" w:rsidRDefault="00B401DB" w:rsidP="00B401DB">
      <w:pPr>
        <w:jc w:val="both"/>
        <w:rPr>
          <w:lang w:val="en-US"/>
        </w:rPr>
      </w:pPr>
      <w:r>
        <w:t xml:space="preserve">Deixa eu te perguntar. </w:t>
      </w:r>
      <w:r w:rsidRPr="00B401DB">
        <w:rPr>
          <w:lang w:val="en-US"/>
        </w:rPr>
        <w:t>Qual é o nome do canal do YouTube? Do podcast?</w:t>
      </w:r>
    </w:p>
    <w:p w14:paraId="4F8520DA" w14:textId="77777777" w:rsidR="00B401DB" w:rsidRPr="00B401DB" w:rsidRDefault="00B401DB" w:rsidP="00B401DB">
      <w:pPr>
        <w:jc w:val="both"/>
        <w:rPr>
          <w:lang w:val="en-US"/>
        </w:rPr>
      </w:pPr>
    </w:p>
    <w:p w14:paraId="414A1FB7" w14:textId="4BD1DE9D" w:rsidR="00B401DB" w:rsidRPr="005E590F" w:rsidRDefault="1A042937" w:rsidP="00B401DB">
      <w:pPr>
        <w:jc w:val="both"/>
        <w:rPr>
          <w:b/>
          <w:bCs/>
          <w:lang w:val="en-US"/>
        </w:rPr>
      </w:pPr>
      <w:r w:rsidRPr="5181FD1F">
        <w:rPr>
          <w:b/>
          <w:bCs/>
          <w:lang w:val="en-US"/>
        </w:rPr>
        <w:t>Alexander Almeida</w:t>
      </w:r>
    </w:p>
    <w:p w14:paraId="53AF851F" w14:textId="77777777" w:rsidR="00B401DB" w:rsidRPr="00B401DB" w:rsidRDefault="00B401DB" w:rsidP="00B401DB">
      <w:pPr>
        <w:jc w:val="both"/>
        <w:rPr>
          <w:lang w:val="en-US"/>
        </w:rPr>
      </w:pPr>
      <w:r w:rsidRPr="00B401DB">
        <w:rPr>
          <w:lang w:val="en-US"/>
        </w:rPr>
        <w:t>TV Nubes.</w:t>
      </w:r>
    </w:p>
    <w:p w14:paraId="0F92E7B5" w14:textId="77777777" w:rsidR="00B401DB" w:rsidRPr="00B401DB" w:rsidRDefault="00B401DB" w:rsidP="00B401DB">
      <w:pPr>
        <w:jc w:val="both"/>
        <w:rPr>
          <w:lang w:val="en-US"/>
        </w:rPr>
      </w:pPr>
    </w:p>
    <w:p w14:paraId="11CFBE62" w14:textId="77777777" w:rsidR="00B401DB" w:rsidRPr="005E590F" w:rsidRDefault="00B401DB" w:rsidP="00B401DB">
      <w:pPr>
        <w:jc w:val="both"/>
        <w:rPr>
          <w:b/>
          <w:bCs/>
          <w:lang w:val="en-US"/>
        </w:rPr>
      </w:pPr>
      <w:r w:rsidRPr="005E590F">
        <w:rPr>
          <w:b/>
          <w:bCs/>
          <w:lang w:val="en-US"/>
        </w:rPr>
        <w:t>Iara</w:t>
      </w:r>
    </w:p>
    <w:p w14:paraId="69C76ED8" w14:textId="77777777" w:rsidR="00B401DB" w:rsidRPr="00B401DB" w:rsidRDefault="00B401DB" w:rsidP="00B401DB">
      <w:pPr>
        <w:jc w:val="both"/>
        <w:rPr>
          <w:lang w:val="en-US"/>
        </w:rPr>
      </w:pPr>
      <w:r w:rsidRPr="00B401DB">
        <w:rPr>
          <w:lang w:val="en-US"/>
        </w:rPr>
        <w:t>TV Nubes.</w:t>
      </w:r>
    </w:p>
    <w:p w14:paraId="22F44BFB" w14:textId="77777777" w:rsidR="00B401DB" w:rsidRPr="00B401DB" w:rsidRDefault="00B401DB" w:rsidP="00B401DB">
      <w:pPr>
        <w:jc w:val="both"/>
        <w:rPr>
          <w:lang w:val="en-US"/>
        </w:rPr>
      </w:pPr>
    </w:p>
    <w:p w14:paraId="1113AB29" w14:textId="23BE2676" w:rsidR="00B401DB" w:rsidRPr="005E590F" w:rsidRDefault="1A042937" w:rsidP="00B401DB">
      <w:pPr>
        <w:jc w:val="both"/>
        <w:rPr>
          <w:b/>
          <w:bCs/>
          <w:lang w:val="en-US"/>
        </w:rPr>
      </w:pPr>
      <w:r w:rsidRPr="5181FD1F">
        <w:rPr>
          <w:b/>
          <w:bCs/>
          <w:lang w:val="en-US"/>
        </w:rPr>
        <w:t>Alexander Almeida</w:t>
      </w:r>
    </w:p>
    <w:p w14:paraId="3A9A089B" w14:textId="1202FBBC" w:rsidR="00B401DB" w:rsidRDefault="00B401DB" w:rsidP="00B401DB">
      <w:pPr>
        <w:jc w:val="both"/>
      </w:pPr>
      <w:r>
        <w:t>O podcast é Fé Consciência.</w:t>
      </w:r>
    </w:p>
    <w:p w14:paraId="4248EB70" w14:textId="77777777" w:rsidR="00B401DB" w:rsidRDefault="00B401DB" w:rsidP="00B401DB">
      <w:pPr>
        <w:jc w:val="both"/>
      </w:pPr>
    </w:p>
    <w:p w14:paraId="2ABD25D2" w14:textId="77777777" w:rsidR="005E590F" w:rsidRDefault="005E590F" w:rsidP="00B401DB">
      <w:pPr>
        <w:jc w:val="both"/>
        <w:rPr>
          <w:b/>
          <w:bCs/>
        </w:rPr>
      </w:pPr>
    </w:p>
    <w:p w14:paraId="5BF11D3F" w14:textId="77777777" w:rsidR="005E590F" w:rsidRDefault="005E590F" w:rsidP="00B401DB">
      <w:pPr>
        <w:jc w:val="both"/>
        <w:rPr>
          <w:b/>
          <w:bCs/>
        </w:rPr>
      </w:pPr>
    </w:p>
    <w:p w14:paraId="027D0C52" w14:textId="3560C1A1" w:rsidR="00B401DB" w:rsidRPr="005E590F" w:rsidRDefault="00B401DB" w:rsidP="00B401DB">
      <w:pPr>
        <w:jc w:val="both"/>
        <w:rPr>
          <w:b/>
          <w:bCs/>
        </w:rPr>
      </w:pPr>
      <w:r w:rsidRPr="005E590F">
        <w:rPr>
          <w:b/>
          <w:bCs/>
        </w:rPr>
        <w:t>Iara</w:t>
      </w:r>
    </w:p>
    <w:p w14:paraId="124E5718" w14:textId="7563E680" w:rsidR="00B401DB" w:rsidRDefault="00B401DB" w:rsidP="00B401DB">
      <w:pPr>
        <w:jc w:val="both"/>
      </w:pPr>
      <w:r>
        <w:t xml:space="preserve">Fé Consciência. Muito boa essa realização de que, no final dos contos, os mega críticos concordam entre si. </w:t>
      </w:r>
    </w:p>
    <w:p w14:paraId="626FFB20" w14:textId="77777777" w:rsidR="00B401DB" w:rsidRPr="00AD0F56" w:rsidRDefault="00B401DB" w:rsidP="00B401DB">
      <w:pPr>
        <w:jc w:val="both"/>
        <w:rPr>
          <w:b/>
          <w:bCs/>
        </w:rPr>
      </w:pPr>
    </w:p>
    <w:p w14:paraId="7D01EF6F" w14:textId="11649E18" w:rsidR="00B401DB" w:rsidRPr="00AD0F56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40EE2219" w14:textId="63D2ECFB" w:rsidR="00B401DB" w:rsidRDefault="00B401DB" w:rsidP="00B401DB">
      <w:pPr>
        <w:jc w:val="both"/>
      </w:pPr>
      <w:r w:rsidRPr="5181FD1F">
        <w:rPr>
          <w:lang w:val="pt-BR"/>
        </w:rPr>
        <w:t>É isso. Mas sempre é assim. Até na questão racial. Não sei se você sabe. Nos Estados Unidos teve uma reunião uma vez do Malcolm X. Com a Ku Klux Kahn. Para poder criar uma partagem nos Estados Unidos</w:t>
      </w:r>
      <w:r w:rsidR="00AD0F56" w:rsidRPr="5181FD1F">
        <w:rPr>
          <w:lang w:val="pt-BR"/>
        </w:rPr>
        <w:t>, q</w:t>
      </w:r>
      <w:r w:rsidRPr="5181FD1F">
        <w:rPr>
          <w:lang w:val="pt-BR"/>
        </w:rPr>
        <w:t>ue aí o negro e o branco não se misturavam. Eles se reuniram. Chegaram a se reunir. Só para você ter uma ideia de como é que a coisa funciona.</w:t>
      </w:r>
    </w:p>
    <w:p w14:paraId="0A9EE2AA" w14:textId="77777777" w:rsidR="00B401DB" w:rsidRDefault="00B401DB" w:rsidP="00B401DB">
      <w:pPr>
        <w:jc w:val="both"/>
      </w:pPr>
    </w:p>
    <w:p w14:paraId="0C6A5579" w14:textId="77777777" w:rsidR="00B401DB" w:rsidRPr="00AD0F56" w:rsidRDefault="00B401DB" w:rsidP="00B401DB">
      <w:pPr>
        <w:jc w:val="both"/>
        <w:rPr>
          <w:b/>
          <w:bCs/>
        </w:rPr>
      </w:pPr>
      <w:r w:rsidRPr="00AD0F56">
        <w:rPr>
          <w:b/>
          <w:bCs/>
        </w:rPr>
        <w:t>Iara</w:t>
      </w:r>
    </w:p>
    <w:p w14:paraId="665DC1E5" w14:textId="77777777" w:rsidR="00B401DB" w:rsidRDefault="00B401DB" w:rsidP="00B401DB">
      <w:pPr>
        <w:jc w:val="both"/>
      </w:pPr>
      <w:r>
        <w:t>É tenso.</w:t>
      </w:r>
    </w:p>
    <w:p w14:paraId="35E45E36" w14:textId="77777777" w:rsidR="00B401DB" w:rsidRDefault="00B401DB" w:rsidP="00B401DB">
      <w:pPr>
        <w:jc w:val="both"/>
      </w:pPr>
    </w:p>
    <w:p w14:paraId="14FF064D" w14:textId="02EADBB9" w:rsidR="00B401DB" w:rsidRPr="00AD0F56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16A172CB" w14:textId="77777777" w:rsidR="00B401DB" w:rsidRDefault="00B401DB" w:rsidP="00B401DB">
      <w:pPr>
        <w:jc w:val="both"/>
      </w:pPr>
      <w:r>
        <w:t>A situação é tenso.</w:t>
      </w:r>
    </w:p>
    <w:p w14:paraId="4ABD9FC6" w14:textId="77777777" w:rsidR="00B401DB" w:rsidRDefault="00B401DB" w:rsidP="00B401DB">
      <w:pPr>
        <w:jc w:val="both"/>
      </w:pPr>
    </w:p>
    <w:p w14:paraId="67A75A73" w14:textId="77777777" w:rsidR="00B401DB" w:rsidRPr="00AD0F56" w:rsidRDefault="00B401DB" w:rsidP="00B401DB">
      <w:pPr>
        <w:jc w:val="both"/>
        <w:rPr>
          <w:b/>
          <w:bCs/>
        </w:rPr>
      </w:pPr>
      <w:r w:rsidRPr="00AD0F56">
        <w:rPr>
          <w:b/>
          <w:bCs/>
        </w:rPr>
        <w:t>Iara</w:t>
      </w:r>
    </w:p>
    <w:p w14:paraId="1A45E0B8" w14:textId="77777777" w:rsidR="00B401DB" w:rsidRDefault="00B401DB" w:rsidP="00B401DB">
      <w:pPr>
        <w:jc w:val="both"/>
      </w:pPr>
      <w:r>
        <w:t>A gente não sabia não.</w:t>
      </w:r>
    </w:p>
    <w:p w14:paraId="05CABEC0" w14:textId="77777777" w:rsidR="00B401DB" w:rsidRDefault="00B401DB" w:rsidP="00B401DB">
      <w:pPr>
        <w:jc w:val="both"/>
      </w:pPr>
    </w:p>
    <w:p w14:paraId="4E047F4D" w14:textId="0A2DE9CD" w:rsidR="00B401DB" w:rsidRDefault="1A042937" w:rsidP="5181FD1F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1D94859E" w14:textId="77777777" w:rsidR="00B401DB" w:rsidRDefault="00B401DB" w:rsidP="00B401DB">
      <w:pPr>
        <w:jc w:val="both"/>
      </w:pPr>
      <w:r>
        <w:t>É, pois é. É verdade. E não é fake news, não. Eu procurei. Eu fiquei tão incrédulo quando eu li essa história. E é verdade.</w:t>
      </w:r>
    </w:p>
    <w:p w14:paraId="65D6AD4D" w14:textId="77777777" w:rsidR="00B401DB" w:rsidRDefault="00B401DB" w:rsidP="00B401DB">
      <w:pPr>
        <w:jc w:val="both"/>
      </w:pPr>
    </w:p>
    <w:p w14:paraId="77C357EF" w14:textId="77777777" w:rsidR="00B401DB" w:rsidRPr="00AD0F56" w:rsidRDefault="00B401DB" w:rsidP="00B401DB">
      <w:pPr>
        <w:jc w:val="both"/>
        <w:rPr>
          <w:b/>
          <w:bCs/>
        </w:rPr>
      </w:pPr>
      <w:r w:rsidRPr="00AD0F56">
        <w:rPr>
          <w:b/>
          <w:bCs/>
        </w:rPr>
        <w:t>Iara</w:t>
      </w:r>
    </w:p>
    <w:p w14:paraId="1C115A6C" w14:textId="77777777" w:rsidR="00B401DB" w:rsidRDefault="00B401DB" w:rsidP="00B401DB">
      <w:pPr>
        <w:jc w:val="both"/>
      </w:pPr>
      <w:r>
        <w:t>Caramba.</w:t>
      </w:r>
    </w:p>
    <w:p w14:paraId="60C6989B" w14:textId="77777777" w:rsidR="00B401DB" w:rsidRDefault="00B401DB" w:rsidP="00B401DB">
      <w:pPr>
        <w:jc w:val="both"/>
      </w:pPr>
    </w:p>
    <w:p w14:paraId="3DD95511" w14:textId="2EB69830" w:rsidR="00B401DB" w:rsidRPr="00AD0F56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23BE9DB3" w14:textId="2F6519E8" w:rsidR="00B401DB" w:rsidRDefault="00B401DB" w:rsidP="00B401DB">
      <w:pPr>
        <w:jc w:val="both"/>
      </w:pPr>
      <w:r>
        <w:t>É porque se um acha que o branco não pode conviver com o negro e vice-versa. Se o branco acha que o negro é horrível e o negro acha que o branco é horrível. É melhor eles não conviverem, né? Então vamos criar estados separados. Um é branco, o outro é negro e tal.</w:t>
      </w:r>
      <w:r w:rsidR="00AD0F56">
        <w:t xml:space="preserve"> </w:t>
      </w:r>
      <w:r>
        <w:t>Eu mandei, coloquei no link aí. Coloquei um link aí</w:t>
      </w:r>
      <w:r w:rsidR="00AD0F56">
        <w:t xml:space="preserve"> d</w:t>
      </w:r>
      <w:r>
        <w:t>a TV Nupes. Em que a gente inclusive faz um panorama desses várias ações que a gente teve no nosso grupo de pesquisa, tá?</w:t>
      </w:r>
    </w:p>
    <w:p w14:paraId="62B4B078" w14:textId="77777777" w:rsidR="00B401DB" w:rsidRDefault="00B401DB" w:rsidP="00B401DB">
      <w:pPr>
        <w:jc w:val="both"/>
      </w:pPr>
    </w:p>
    <w:p w14:paraId="48E2E0A2" w14:textId="77777777" w:rsidR="00B401DB" w:rsidRPr="00AD0F56" w:rsidRDefault="00B401DB" w:rsidP="00B401DB">
      <w:pPr>
        <w:jc w:val="both"/>
        <w:rPr>
          <w:b/>
          <w:bCs/>
        </w:rPr>
      </w:pPr>
      <w:r w:rsidRPr="00AD0F56">
        <w:rPr>
          <w:b/>
          <w:bCs/>
        </w:rPr>
        <w:t>Iara</w:t>
      </w:r>
    </w:p>
    <w:p w14:paraId="524DAA56" w14:textId="0A64C70F" w:rsidR="00B401DB" w:rsidRDefault="00B401DB" w:rsidP="00B401DB">
      <w:pPr>
        <w:jc w:val="both"/>
      </w:pPr>
      <w:r>
        <w:t>Tá certo. Deixa eu entrar também. Dá uma ilustrada nisso. Com relação às pesquisas. O senhor falou que tem um ênfase em produzir ciência de qualidade e ocupar as principais revistas, né? Isso</w:t>
      </w:r>
      <w:r w:rsidR="00AD0F56">
        <w:t xml:space="preserve"> q</w:t>
      </w:r>
      <w:r>
        <w:t>uais que são as principais revistas que estão aí no top 10? Que são as principais prioridades pra divulgação científica de vocês? Tanto do senhor quanto do próprio Nupes.</w:t>
      </w:r>
    </w:p>
    <w:p w14:paraId="088C8860" w14:textId="77777777" w:rsidR="00B401DB" w:rsidRDefault="00B401DB" w:rsidP="00B401DB">
      <w:pPr>
        <w:jc w:val="both"/>
      </w:pPr>
    </w:p>
    <w:p w14:paraId="12588A44" w14:textId="0D755BC0" w:rsidR="00B401DB" w:rsidRPr="00F419E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69BD1FCD" w14:textId="6021D8C5" w:rsidR="00B401DB" w:rsidRDefault="00B401DB" w:rsidP="00B401DB">
      <w:pPr>
        <w:jc w:val="both"/>
      </w:pPr>
      <w:r>
        <w:lastRenderedPageBreak/>
        <w:t xml:space="preserve">Então, a gente tem que procurar, assim, vai variar muito de </w:t>
      </w:r>
      <w:r w:rsidR="00F419E5">
        <w:t xml:space="preserve">acordo a </w:t>
      </w:r>
      <w:r>
        <w:t>gente procura, inclusive, de um modo geral, colocar em revistas que não sejam da área de espiritualidade. A gente quer revistas de psiquiatria, de psicologia, entendeu?</w:t>
      </w:r>
    </w:p>
    <w:p w14:paraId="2BC5D798" w14:textId="111CA8B3" w:rsidR="00B401DB" w:rsidRDefault="00B401DB" w:rsidP="00B401DB">
      <w:pPr>
        <w:jc w:val="both"/>
      </w:pPr>
      <w:r>
        <w:t>Nesse sentido. E aí a gente vai buscando os caminhos possíveis. Por exemplo, no</w:t>
      </w:r>
      <w:r w:rsidRPr="4C6C79A0">
        <w:rPr>
          <w:highlight w:val="yellow"/>
        </w:rPr>
        <w:t xml:space="preserve"> British Medical Journal.</w:t>
      </w:r>
      <w:r>
        <w:t xml:space="preserve"> A gente publicou um agora sobre experiência de final de vida, acabamos de publicar agora.</w:t>
      </w:r>
      <w:r w:rsidR="00F419E5">
        <w:t xml:space="preserve"> </w:t>
      </w:r>
      <w:r>
        <w:t>O Bra</w:t>
      </w:r>
      <w:r w:rsidRPr="4C6C79A0">
        <w:rPr>
          <w:highlight w:val="yellow"/>
          <w:rPrChange w:id="12" w:author="iara@nossaterrafirme.com" w:date="2024-07-17T07:33:00Z">
            <w:rPr/>
          </w:rPrChange>
        </w:rPr>
        <w:t>zilian Journal of Psychiatry</w:t>
      </w:r>
      <w:r>
        <w:t>, que é uma revista, inclusive, da América Latina. Acho que tem mais fator de impacto da América Latina inteira. A gente tem publicado bastante, eles têm bastante ênfase nisso.</w:t>
      </w:r>
      <w:r w:rsidR="00F419E5">
        <w:t xml:space="preserve"> </w:t>
      </w:r>
      <w:r>
        <w:t>Então a gente vai tentando abrir</w:t>
      </w:r>
      <w:r w:rsidR="00F419E5">
        <w:t xml:space="preserve"> </w:t>
      </w:r>
      <w:r>
        <w:t>sempre tenta, a princípio, uma revista bem mainstream, que não seja de espiritualidade, pra poder justamente chegar num público mais amplo.</w:t>
      </w:r>
      <w:r w:rsidR="00F419E5">
        <w:t xml:space="preserve"> </w:t>
      </w:r>
      <w:r>
        <w:t>Mas uma revista bem bacana</w:t>
      </w:r>
      <w:r w:rsidR="00F419E5">
        <w:t xml:space="preserve"> q</w:t>
      </w:r>
      <w:r>
        <w:t>ue tem dado abertura, que é da área, que a gente divulga bastante</w:t>
      </w:r>
      <w:r w:rsidR="00F419E5">
        <w:t xml:space="preserve"> a</w:t>
      </w:r>
      <w:r w:rsidRPr="4C6C79A0">
        <w:rPr>
          <w:lang w:val="es-MX"/>
        </w:rPr>
        <w:t xml:space="preserve"> </w:t>
      </w:r>
      <w:r w:rsidRPr="4C6C79A0">
        <w:rPr>
          <w:highlight w:val="yellow"/>
          <w:lang w:val="es-MX"/>
          <w:rPrChange w:id="13" w:author="iara@nossaterrafirme.com" w:date="2024-07-17T07:32:00Z">
            <w:rPr>
              <w:lang w:val="es-MX"/>
            </w:rPr>
          </w:rPrChange>
        </w:rPr>
        <w:t>Journal of Religion and Health</w:t>
      </w:r>
      <w:r w:rsidRPr="4C6C79A0">
        <w:rPr>
          <w:lang w:val="es-MX"/>
        </w:rPr>
        <w:t xml:space="preserve">, que é mais da área mesmo. </w:t>
      </w:r>
      <w:r>
        <w:t xml:space="preserve">A </w:t>
      </w:r>
      <w:r w:rsidRPr="4C6C79A0">
        <w:rPr>
          <w:highlight w:val="yellow"/>
          <w:rPrChange w:id="14" w:author="iara@nossaterrafirme.com" w:date="2024-07-17T07:33:00Z">
            <w:rPr/>
          </w:rPrChange>
        </w:rPr>
        <w:t>T</w:t>
      </w:r>
      <w:r w:rsidRPr="4C6C79A0">
        <w:rPr>
          <w:highlight w:val="yellow"/>
        </w:rPr>
        <w:t>ranscultural Psychiatry,</w:t>
      </w:r>
      <w:r>
        <w:t xml:space="preserve"> que é uma outra também que tem bastante abertura</w:t>
      </w:r>
      <w:r w:rsidR="00F419E5">
        <w:t>, m</w:t>
      </w:r>
      <w:r>
        <w:t>as a gente vai tentando, na medida do possível, colocar os artigos em revistas que não sejam do nicho de espiritualidade. Que a ideia é sair, furar a bolha e levar isso pro campo mais amplo.</w:t>
      </w:r>
    </w:p>
    <w:p w14:paraId="5FECB78F" w14:textId="77777777" w:rsidR="00B401DB" w:rsidRDefault="00B401DB" w:rsidP="00B401DB">
      <w:pPr>
        <w:jc w:val="both"/>
      </w:pPr>
    </w:p>
    <w:p w14:paraId="174AE4E2" w14:textId="77777777" w:rsidR="00B401DB" w:rsidRPr="00F419E5" w:rsidRDefault="00B401DB" w:rsidP="00B401DB">
      <w:pPr>
        <w:jc w:val="both"/>
        <w:rPr>
          <w:b/>
          <w:bCs/>
        </w:rPr>
      </w:pPr>
      <w:r w:rsidRPr="00F419E5">
        <w:rPr>
          <w:b/>
          <w:bCs/>
        </w:rPr>
        <w:t>Iara</w:t>
      </w:r>
    </w:p>
    <w:p w14:paraId="2F3B7636" w14:textId="7714AD6B" w:rsidR="00B401DB" w:rsidRDefault="00B401DB" w:rsidP="00B401DB">
      <w:pPr>
        <w:jc w:val="both"/>
      </w:pPr>
      <w:r>
        <w:t>Sempre é o grande desafio, né? Furar a bolha</w:t>
      </w:r>
      <w:r w:rsidR="00F419E5">
        <w:t xml:space="preserve"> q</w:t>
      </w:r>
      <w:r>
        <w:t>uando a gente vê, a gente tá de novo numa nova bolha.</w:t>
      </w:r>
    </w:p>
    <w:p w14:paraId="1732D3BB" w14:textId="77777777" w:rsidR="00B401DB" w:rsidRDefault="00B401DB" w:rsidP="00B401DB">
      <w:pPr>
        <w:jc w:val="both"/>
      </w:pPr>
    </w:p>
    <w:p w14:paraId="13F165CF" w14:textId="728C2069" w:rsidR="00B401DB" w:rsidRPr="00F419E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2EDB6482" w14:textId="77777777" w:rsidR="00B401DB" w:rsidRDefault="00B401DB" w:rsidP="00B401DB">
      <w:pPr>
        <w:jc w:val="both"/>
      </w:pPr>
      <w:r>
        <w:t>É, não. A pessoa vai pregar pra convertida, é fácil, a gente tem que chegar onde a coisa não foi, né?</w:t>
      </w:r>
    </w:p>
    <w:p w14:paraId="31AB8C72" w14:textId="77777777" w:rsidR="00B401DB" w:rsidRDefault="00B401DB" w:rsidP="00B401DB">
      <w:pPr>
        <w:jc w:val="both"/>
      </w:pPr>
    </w:p>
    <w:p w14:paraId="1D37B441" w14:textId="77777777" w:rsidR="00B401DB" w:rsidRPr="00F419E5" w:rsidRDefault="00B401DB" w:rsidP="00B401DB">
      <w:pPr>
        <w:jc w:val="both"/>
        <w:rPr>
          <w:b/>
          <w:bCs/>
        </w:rPr>
      </w:pPr>
      <w:r w:rsidRPr="00F419E5">
        <w:rPr>
          <w:b/>
          <w:bCs/>
        </w:rPr>
        <w:t>Iara</w:t>
      </w:r>
    </w:p>
    <w:p w14:paraId="23C0237A" w14:textId="184E9704" w:rsidR="00B401DB" w:rsidRDefault="00B401DB" w:rsidP="00B401DB">
      <w:pPr>
        <w:jc w:val="both"/>
      </w:pPr>
      <w:r>
        <w:t>É verdade, doutor. E doutor, deixa eu lhe perguntar. Além do senhor, quais que o senhor considera que são os principais nomes pra gente considerar pra futuras entrevistas?</w:t>
      </w:r>
      <w:r w:rsidR="00F419E5">
        <w:t xml:space="preserve"> </w:t>
      </w:r>
      <w:r>
        <w:t>Se o senhor puder recomendar três pesquisadoras que o senhor acha especialmente relevantes e atuem aqui no Brasil e explicar o porquê, eu te agradeço muito.</w:t>
      </w:r>
    </w:p>
    <w:p w14:paraId="1D1DCDC6" w14:textId="77777777" w:rsidR="00B401DB" w:rsidRDefault="00B401DB" w:rsidP="00B401DB">
      <w:pPr>
        <w:jc w:val="both"/>
      </w:pPr>
    </w:p>
    <w:p w14:paraId="1B6BDF3A" w14:textId="4B436649" w:rsidR="00B401DB" w:rsidRPr="00F419E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145F73B0" w14:textId="77777777" w:rsidR="00B401DB" w:rsidRDefault="00B401DB" w:rsidP="00B401DB">
      <w:pPr>
        <w:jc w:val="both"/>
      </w:pPr>
      <w:r>
        <w:t>Isso. Na área de espiritualidade ou na área de florescência? Eu acho que a gente tem que pensar no conhecimento comum todo ou as duas coisas?</w:t>
      </w:r>
    </w:p>
    <w:p w14:paraId="2CE5E295" w14:textId="77777777" w:rsidR="00B401DB" w:rsidRPr="00F419E5" w:rsidRDefault="00B401DB" w:rsidP="00B401DB">
      <w:pPr>
        <w:jc w:val="both"/>
        <w:rPr>
          <w:b/>
          <w:bCs/>
        </w:rPr>
      </w:pPr>
    </w:p>
    <w:p w14:paraId="0A323816" w14:textId="77777777" w:rsidR="00B401DB" w:rsidRPr="00F419E5" w:rsidRDefault="00B401DB" w:rsidP="00B401DB">
      <w:pPr>
        <w:jc w:val="both"/>
        <w:rPr>
          <w:b/>
          <w:bCs/>
        </w:rPr>
      </w:pPr>
      <w:r w:rsidRPr="00F419E5">
        <w:rPr>
          <w:b/>
          <w:bCs/>
        </w:rPr>
        <w:t>Iara</w:t>
      </w:r>
    </w:p>
    <w:p w14:paraId="2E2975C6" w14:textId="3E3124FA" w:rsidR="00B401DB" w:rsidRDefault="00B401DB" w:rsidP="00B401DB">
      <w:pPr>
        <w:jc w:val="both"/>
      </w:pPr>
      <w:r>
        <w:t xml:space="preserve">As duas coisas, </w:t>
      </w:r>
      <w:r w:rsidR="00F419E5">
        <w:t>a</w:t>
      </w:r>
      <w:r>
        <w:t xml:space="preserve"> gente tem deixado os nossos entrevistantes bem à vontade porque tem diferentes graus de, vamos dizer, afeição e identificação com o conceito</w:t>
      </w:r>
      <w:r w:rsidR="00F419E5">
        <w:t xml:space="preserve">. </w:t>
      </w:r>
      <w:r>
        <w:t>O que não é necessariamente, significa que essas, que pessoas que não trabalham com o conceito não estão fazendo contribuições pertinentes ao conceito.</w:t>
      </w:r>
    </w:p>
    <w:p w14:paraId="0797F876" w14:textId="77777777" w:rsidR="00B401DB" w:rsidRDefault="00B401DB" w:rsidP="00B401DB">
      <w:pPr>
        <w:jc w:val="both"/>
      </w:pPr>
    </w:p>
    <w:p w14:paraId="6C237DF0" w14:textId="70AE6A2C" w:rsidR="00B401DB" w:rsidRPr="00F419E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28A34D6F" w14:textId="21E6ED42" w:rsidR="00B401DB" w:rsidRDefault="00B401DB" w:rsidP="00B401DB">
      <w:pPr>
        <w:jc w:val="both"/>
      </w:pPr>
      <w:r w:rsidRPr="5181FD1F">
        <w:rPr>
          <w:lang w:val="pt-BR"/>
        </w:rPr>
        <w:t xml:space="preserve">É, bom, no Brasil, um dos caras que mais publica no mundo, na realidade é o segundo que mais publica no mundo, né? É o </w:t>
      </w:r>
      <w:r w:rsidR="00F419E5" w:rsidRPr="5181FD1F">
        <w:rPr>
          <w:highlight w:val="yellow"/>
          <w:lang w:val="pt-BR"/>
        </w:rPr>
        <w:t>Gianc</w:t>
      </w:r>
      <w:r w:rsidRPr="5181FD1F">
        <w:rPr>
          <w:highlight w:val="yellow"/>
          <w:lang w:val="pt-BR"/>
        </w:rPr>
        <w:t>arlo Lucchetti.</w:t>
      </w:r>
    </w:p>
    <w:p w14:paraId="1BDE6EDF" w14:textId="77777777" w:rsidR="00B401DB" w:rsidRDefault="00B401DB" w:rsidP="00B401DB">
      <w:pPr>
        <w:jc w:val="both"/>
      </w:pPr>
    </w:p>
    <w:p w14:paraId="3F5028CB" w14:textId="77777777" w:rsidR="00B401DB" w:rsidRDefault="00B401DB" w:rsidP="00B401DB">
      <w:pPr>
        <w:jc w:val="both"/>
      </w:pPr>
      <w:r>
        <w:lastRenderedPageBreak/>
        <w:t>Iara</w:t>
      </w:r>
    </w:p>
    <w:p w14:paraId="0139CE0A" w14:textId="5338FB6B" w:rsidR="00B401DB" w:rsidRDefault="00B401DB" w:rsidP="00B401DB">
      <w:pPr>
        <w:jc w:val="both"/>
      </w:pPr>
      <w:r>
        <w:t xml:space="preserve">Ah, a gente não viu. </w:t>
      </w:r>
      <w:r w:rsidR="00F419E5">
        <w:t>Gianc</w:t>
      </w:r>
      <w:r>
        <w:t>arlo Lucchetti.</w:t>
      </w:r>
    </w:p>
    <w:p w14:paraId="21A20464" w14:textId="77777777" w:rsidR="00B401DB" w:rsidRDefault="00B401DB" w:rsidP="00B401DB">
      <w:pPr>
        <w:jc w:val="both"/>
      </w:pPr>
    </w:p>
    <w:p w14:paraId="5F8F30FE" w14:textId="625120B2" w:rsidR="00B401DB" w:rsidRPr="00F419E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15485D4B" w14:textId="55D90E1C" w:rsidR="00B401DB" w:rsidRDefault="00B401DB" w:rsidP="00B401DB">
      <w:pPr>
        <w:jc w:val="both"/>
      </w:pPr>
      <w:r w:rsidRPr="5181FD1F">
        <w:rPr>
          <w:lang w:val="pt-BR"/>
        </w:rPr>
        <w:t>É, ele é o colega nosso aqui e tudo mais, acho que ele é um nome extremamente importante.</w:t>
      </w:r>
      <w:r w:rsidR="00F419E5" w:rsidRPr="5181FD1F">
        <w:rPr>
          <w:lang w:val="pt-BR"/>
        </w:rPr>
        <w:t xml:space="preserve"> </w:t>
      </w:r>
      <w:r w:rsidRPr="5181FD1F">
        <w:rPr>
          <w:lang w:val="pt-BR"/>
        </w:rPr>
        <w:t xml:space="preserve">Outra pessoa também bem interessante que tem feito um trabalho muito bacana em psiquiatria positiva e tudo mais é </w:t>
      </w:r>
      <w:r w:rsidRPr="5181FD1F">
        <w:rPr>
          <w:highlight w:val="yellow"/>
          <w:lang w:val="pt-BR"/>
        </w:rPr>
        <w:t>Leonardo Machado,</w:t>
      </w:r>
      <w:r w:rsidRPr="5181FD1F">
        <w:rPr>
          <w:lang w:val="pt-BR"/>
        </w:rPr>
        <w:t xml:space="preserve"> da Federal de Pernambuco, tá?</w:t>
      </w:r>
      <w:r w:rsidR="00F419E5" w:rsidRPr="5181FD1F">
        <w:rPr>
          <w:lang w:val="pt-BR"/>
        </w:rPr>
        <w:t xml:space="preserve"> </w:t>
      </w:r>
      <w:r w:rsidRPr="5181FD1F">
        <w:rPr>
          <w:lang w:val="pt-BR"/>
        </w:rPr>
        <w:t>Ele tem feito um trabalho bastante importante na área de espiritualidade, na área de psiquiatria positiva. Ele tá puxando no Brasil essa área de psiquiatria positiva.</w:t>
      </w:r>
      <w:r w:rsidR="00F419E5" w:rsidRPr="5181FD1F">
        <w:rPr>
          <w:lang w:val="pt-BR"/>
        </w:rPr>
        <w:t xml:space="preserve"> </w:t>
      </w:r>
      <w:r w:rsidRPr="5181FD1F">
        <w:rPr>
          <w:lang w:val="pt-BR"/>
        </w:rPr>
        <w:t xml:space="preserve">Então, ele eu acho que seria um nome bacana. Uma outra pessoa também que é novo, mas muito produtivo é o </w:t>
      </w:r>
      <w:r w:rsidRPr="5181FD1F">
        <w:rPr>
          <w:highlight w:val="yellow"/>
          <w:lang w:val="pt-BR"/>
        </w:rPr>
        <w:t>Rodolfo Damiano Furlan,</w:t>
      </w:r>
      <w:r w:rsidRPr="5181FD1F">
        <w:rPr>
          <w:lang w:val="pt-BR"/>
        </w:rPr>
        <w:t xml:space="preserve"> da USP.</w:t>
      </w:r>
      <w:r w:rsidR="00F419E5" w:rsidRPr="5181FD1F">
        <w:rPr>
          <w:lang w:val="pt-BR"/>
        </w:rPr>
        <w:t xml:space="preserve"> </w:t>
      </w:r>
      <w:r w:rsidRPr="5181FD1F">
        <w:rPr>
          <w:lang w:val="pt-BR"/>
        </w:rPr>
        <w:t>É um cara muito novo, mas é uma máquina, o cara tá assim, é muito bom, tá?</w:t>
      </w:r>
    </w:p>
    <w:p w14:paraId="142FB514" w14:textId="77777777" w:rsidR="00B401DB" w:rsidRDefault="00B401DB" w:rsidP="00B401DB">
      <w:pPr>
        <w:jc w:val="both"/>
      </w:pPr>
      <w:r w:rsidRPr="5181FD1F">
        <w:rPr>
          <w:lang w:val="pt-BR"/>
        </w:rPr>
        <w:t xml:space="preserve">Outra pessoa que tem crescido muito e que levou a psicologia da religião no Brasil pra um outro patamar mais recente, tem um de publicação, em sessão internacional, é o </w:t>
      </w:r>
      <w:r w:rsidRPr="5181FD1F">
        <w:rPr>
          <w:highlight w:val="yellow"/>
          <w:lang w:val="pt-BR"/>
        </w:rPr>
        <w:t>Rodrigo. É o Everton Maraldi, da PUC</w:t>
      </w:r>
      <w:r w:rsidRPr="5181FD1F">
        <w:rPr>
          <w:lang w:val="pt-BR"/>
        </w:rPr>
        <w:t xml:space="preserve"> de São Paulo.</w:t>
      </w:r>
    </w:p>
    <w:p w14:paraId="64644EE8" w14:textId="1A5B564D" w:rsidR="00B401DB" w:rsidRDefault="00B401DB" w:rsidP="00B401DB">
      <w:pPr>
        <w:jc w:val="both"/>
      </w:pPr>
      <w:r>
        <w:t>Eu acho que ele é uma outra pessoa também muito interessante, que tem publicado muito no ramo da psicologia e tudo mais também. Eu acho que eu diria esses dois.</w:t>
      </w:r>
      <w:r w:rsidR="00F419E5">
        <w:t xml:space="preserve"> </w:t>
      </w:r>
      <w:r>
        <w:t>Posso dizer mais se você quiser, mas eu acho que esses que você queria três, acho que são esses aí.</w:t>
      </w:r>
    </w:p>
    <w:p w14:paraId="7733F7A4" w14:textId="77777777" w:rsidR="00B401DB" w:rsidRPr="00F419E5" w:rsidRDefault="00B401DB" w:rsidP="00B401DB">
      <w:pPr>
        <w:jc w:val="both"/>
        <w:rPr>
          <w:b/>
          <w:bCs/>
        </w:rPr>
      </w:pPr>
    </w:p>
    <w:p w14:paraId="1FB034DC" w14:textId="77777777" w:rsidR="00B401DB" w:rsidRPr="00F419E5" w:rsidRDefault="00B401DB" w:rsidP="00B401DB">
      <w:pPr>
        <w:jc w:val="both"/>
        <w:rPr>
          <w:b/>
          <w:bCs/>
        </w:rPr>
      </w:pPr>
      <w:r w:rsidRPr="00F419E5">
        <w:rPr>
          <w:b/>
          <w:bCs/>
        </w:rPr>
        <w:t>Iara</w:t>
      </w:r>
    </w:p>
    <w:p w14:paraId="057BD19C" w14:textId="6C2EB4C0" w:rsidR="00B401DB" w:rsidRDefault="00B401DB" w:rsidP="00B401DB">
      <w:pPr>
        <w:jc w:val="both"/>
      </w:pPr>
      <w:r>
        <w:t xml:space="preserve">É, não, se tiver mais alguém que o senhor acha que é importante a gente colocar no radar, por favor. Eu sou muito fã da entrevista </w:t>
      </w:r>
      <w:r w:rsidR="00F419E5">
        <w:t>r</w:t>
      </w:r>
      <w:r>
        <w:t>esponder. É o que o</w:t>
      </w:r>
      <w:r w:rsidR="00F419E5">
        <w:t xml:space="preserve"> </w:t>
      </w:r>
      <w:r>
        <w:t>entrevistador acha, só lutar, né, e não a gente ficar no nosso planejamentinho, assim.</w:t>
      </w:r>
    </w:p>
    <w:p w14:paraId="7A25093D" w14:textId="77777777" w:rsidR="00B401DB" w:rsidRDefault="00B401DB" w:rsidP="00B401DB">
      <w:pPr>
        <w:jc w:val="both"/>
      </w:pPr>
    </w:p>
    <w:p w14:paraId="79E05282" w14:textId="7E5FB524" w:rsidR="00B401DB" w:rsidRPr="00F419E5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086C1495" w14:textId="3299FCE6" w:rsidR="00B401DB" w:rsidRDefault="00B401DB" w:rsidP="00B401DB">
      <w:pPr>
        <w:jc w:val="both"/>
      </w:pPr>
      <w:r w:rsidRPr="5181FD1F">
        <w:rPr>
          <w:lang w:val="pt-BR"/>
        </w:rPr>
        <w:t>Tá. Então, sobre</w:t>
      </w:r>
      <w:r w:rsidR="00F419E5" w:rsidRPr="5181FD1F">
        <w:rPr>
          <w:lang w:val="pt-BR"/>
        </w:rPr>
        <w:t>, a</w:t>
      </w:r>
      <w:r w:rsidRPr="5181FD1F">
        <w:rPr>
          <w:lang w:val="pt-BR"/>
        </w:rPr>
        <w:t>í já é uma coisa um pouco fora da área da saúde, na área da filosofia, tem um colega</w:t>
      </w:r>
      <w:r w:rsidR="00F419E5" w:rsidRPr="5181FD1F">
        <w:rPr>
          <w:lang w:val="pt-BR"/>
        </w:rPr>
        <w:t xml:space="preserve"> </w:t>
      </w:r>
      <w:r w:rsidRPr="5181FD1F">
        <w:rPr>
          <w:lang w:val="pt-BR"/>
        </w:rPr>
        <w:t xml:space="preserve">que é o </w:t>
      </w:r>
      <w:r w:rsidRPr="5181FD1F">
        <w:rPr>
          <w:highlight w:val="yellow"/>
          <w:lang w:val="pt-BR"/>
        </w:rPr>
        <w:t>Humberto Schubert Coelho</w:t>
      </w:r>
      <w:r w:rsidRPr="5181FD1F">
        <w:rPr>
          <w:lang w:val="pt-BR"/>
        </w:rPr>
        <w:t>, que é daqui da universidade também de Juiz de Fora, ele esteve na Oxford, esteve na Alemanha, um cara muito bom, e ele tem trabalhado muito com intercessão de</w:t>
      </w:r>
      <w:r w:rsidR="008A6C37" w:rsidRPr="5181FD1F">
        <w:rPr>
          <w:lang w:val="pt-BR"/>
        </w:rPr>
        <w:t xml:space="preserve"> </w:t>
      </w:r>
      <w:r w:rsidRPr="5181FD1F">
        <w:rPr>
          <w:lang w:val="pt-BR"/>
        </w:rPr>
        <w:t>de espiritualidade e ciência e ética e virtudes e questões morais, é um cara muito bom também. Eu acho que o Humberto Schubert Coelho pode ser um</w:t>
      </w:r>
      <w:r w:rsidR="008A6C37" w:rsidRPr="5181FD1F">
        <w:rPr>
          <w:lang w:val="pt-BR"/>
        </w:rPr>
        <w:t>, e</w:t>
      </w:r>
      <w:r w:rsidRPr="5181FD1F">
        <w:rPr>
          <w:lang w:val="pt-BR"/>
        </w:rPr>
        <w:t>le tá trazendo um treinamento de pesquisa de filósofos alemães junto, é uma pessoa muito interessante também nessa área.</w:t>
      </w:r>
    </w:p>
    <w:p w14:paraId="355E5067" w14:textId="667AAA51" w:rsidR="00B401DB" w:rsidRDefault="00B401DB" w:rsidP="00B401DB">
      <w:pPr>
        <w:jc w:val="both"/>
      </w:pPr>
      <w:r>
        <w:t>E acho que tá bom, acho que esses já</w:t>
      </w:r>
      <w:r w:rsidR="008A6C37">
        <w:t xml:space="preserve"> </w:t>
      </w:r>
      <w:r>
        <w:t>deu um panorama bom aí de alguns dos principais nomes. É, eu acho que tá bom.</w:t>
      </w:r>
    </w:p>
    <w:p w14:paraId="7E3F42B3" w14:textId="77777777" w:rsidR="00B401DB" w:rsidRDefault="00B401DB" w:rsidP="00B401DB">
      <w:pPr>
        <w:jc w:val="both"/>
      </w:pPr>
    </w:p>
    <w:p w14:paraId="5BEED193" w14:textId="77777777" w:rsidR="00B401DB" w:rsidRPr="008A6C37" w:rsidRDefault="00B401DB" w:rsidP="00B401DB">
      <w:pPr>
        <w:jc w:val="both"/>
        <w:rPr>
          <w:b/>
          <w:bCs/>
        </w:rPr>
      </w:pPr>
      <w:r w:rsidRPr="008A6C37">
        <w:rPr>
          <w:b/>
          <w:bCs/>
        </w:rPr>
        <w:t>Iara</w:t>
      </w:r>
    </w:p>
    <w:p w14:paraId="73EADAAD" w14:textId="6E95C3AC" w:rsidR="00B401DB" w:rsidRDefault="00B401DB" w:rsidP="5181FD1F">
      <w:pPr>
        <w:jc w:val="both"/>
        <w:rPr>
          <w:lang w:val="pt-BR"/>
        </w:rPr>
      </w:pPr>
      <w:r w:rsidRPr="5181FD1F">
        <w:rPr>
          <w:lang w:val="pt-BR"/>
        </w:rPr>
        <w:t>Perfeito. Doutor Alexande</w:t>
      </w:r>
      <w:r w:rsidR="5E16763D" w:rsidRPr="5181FD1F">
        <w:rPr>
          <w:lang w:val="pt-BR"/>
        </w:rPr>
        <w:t>r</w:t>
      </w:r>
      <w:r w:rsidRPr="5181FD1F">
        <w:rPr>
          <w:lang w:val="pt-BR"/>
        </w:rPr>
        <w:t xml:space="preserve">, minha última pergunta pra você, já lhe agradecendo... </w:t>
      </w:r>
    </w:p>
    <w:p w14:paraId="3F0D4892" w14:textId="77777777" w:rsidR="00B401DB" w:rsidRDefault="00B401DB" w:rsidP="00B401DB">
      <w:pPr>
        <w:jc w:val="both"/>
      </w:pPr>
    </w:p>
    <w:p w14:paraId="7BA5CEDE" w14:textId="77777777" w:rsidR="00B401DB" w:rsidRPr="008A6C37" w:rsidRDefault="00B401DB" w:rsidP="00B401DB">
      <w:pPr>
        <w:jc w:val="both"/>
        <w:rPr>
          <w:b/>
          <w:bCs/>
        </w:rPr>
      </w:pPr>
      <w:r w:rsidRPr="008A6C37">
        <w:rPr>
          <w:b/>
          <w:bCs/>
        </w:rPr>
        <w:t>Iara</w:t>
      </w:r>
    </w:p>
    <w:p w14:paraId="22FE25F1" w14:textId="3EE9D238" w:rsidR="00B401DB" w:rsidRDefault="00B401DB" w:rsidP="5181FD1F">
      <w:pPr>
        <w:jc w:val="both"/>
        <w:rPr>
          <w:lang w:val="pt-BR"/>
        </w:rPr>
      </w:pPr>
      <w:r w:rsidRPr="5181FD1F">
        <w:rPr>
          <w:lang w:val="pt-BR"/>
        </w:rPr>
        <w:t>Já lhe agradecendo muito pelo seu tempo, tá? Eu queria que o senhor me contasse, assim, como é que é esse processo de mobilização</w:t>
      </w:r>
    </w:p>
    <w:p w14:paraId="7488ABB9" w14:textId="09EE274D" w:rsidR="00B401DB" w:rsidRDefault="00B401DB" w:rsidP="00B401DB">
      <w:pPr>
        <w:jc w:val="both"/>
      </w:pPr>
      <w:r>
        <w:t xml:space="preserve">de recursos financeiros mesmo, pra custeio das suas pesquisas, se é basicamente produtividade </w:t>
      </w:r>
      <w:r w:rsidRPr="008A6C37">
        <w:rPr>
          <w:highlight w:val="yellow"/>
        </w:rPr>
        <w:t>CAPES</w:t>
      </w:r>
      <w:r>
        <w:t xml:space="preserve"> e recursos das universidades, ou se o senhor tem algum outro tipo de financiamento,</w:t>
      </w:r>
      <w:r w:rsidR="008A6C37">
        <w:t xml:space="preserve"> </w:t>
      </w:r>
      <w:r>
        <w:t>por organizações não governamentais, fundações, ou se é alguma outra fonte também?</w:t>
      </w:r>
    </w:p>
    <w:p w14:paraId="3A30D9C2" w14:textId="77777777" w:rsidR="00B401DB" w:rsidRDefault="00B401DB" w:rsidP="00B401DB">
      <w:pPr>
        <w:jc w:val="both"/>
      </w:pPr>
    </w:p>
    <w:p w14:paraId="46347942" w14:textId="77777777" w:rsidR="008A6C37" w:rsidRDefault="008A6C37" w:rsidP="00B401DB">
      <w:pPr>
        <w:jc w:val="both"/>
      </w:pPr>
    </w:p>
    <w:p w14:paraId="7F1EC38F" w14:textId="405F6170" w:rsidR="00B401DB" w:rsidRPr="008A6C37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79B0F5E5" w14:textId="08C30A92" w:rsidR="00B401DB" w:rsidRDefault="00B401DB" w:rsidP="00B401DB">
      <w:pPr>
        <w:jc w:val="both"/>
      </w:pPr>
      <w:r w:rsidRPr="5181FD1F">
        <w:rPr>
          <w:lang w:val="pt-BR"/>
        </w:rPr>
        <w:t>A gente vai por todo lado, né? Então, a gente tem</w:t>
      </w:r>
      <w:r w:rsidR="008A6C37" w:rsidRPr="5181FD1F">
        <w:rPr>
          <w:lang w:val="pt-BR"/>
        </w:rPr>
        <w:t>, s</w:t>
      </w:r>
      <w:r w:rsidRPr="5181FD1F">
        <w:rPr>
          <w:lang w:val="pt-BR"/>
        </w:rPr>
        <w:t xml:space="preserve">im, eu sou bolsa de produtividade CNPq, a gente tem verbas da </w:t>
      </w:r>
      <w:r w:rsidRPr="5181FD1F">
        <w:rPr>
          <w:highlight w:val="yellow"/>
          <w:lang w:val="pt-BR"/>
        </w:rPr>
        <w:t>FAPMIG,</w:t>
      </w:r>
      <w:r w:rsidRPr="5181FD1F">
        <w:rPr>
          <w:lang w:val="pt-BR"/>
        </w:rPr>
        <w:t xml:space="preserve"> verbas da CAPES,</w:t>
      </w:r>
      <w:r w:rsidR="008A6C37" w:rsidRPr="5181FD1F">
        <w:rPr>
          <w:lang w:val="pt-BR"/>
        </w:rPr>
        <w:t xml:space="preserve"> </w:t>
      </w:r>
      <w:r w:rsidRPr="5181FD1F">
        <w:rPr>
          <w:lang w:val="pt-BR"/>
        </w:rPr>
        <w:t xml:space="preserve">né, do CNPq, então a gente caminha nesse sentido. Desde o início, a </w:t>
      </w:r>
      <w:r w:rsidRPr="5181FD1F">
        <w:rPr>
          <w:highlight w:val="yellow"/>
          <w:lang w:val="pt-BR"/>
        </w:rPr>
        <w:t>FAPESP</w:t>
      </w:r>
      <w:r w:rsidRPr="5181FD1F">
        <w:rPr>
          <w:lang w:val="pt-BR"/>
        </w:rPr>
        <w:t xml:space="preserve"> me financiou quando eu tava em São Paulo, então isso é um caminho. Agora a gente faz muita busca privada também.</w:t>
      </w:r>
      <w:r w:rsidR="008A6C37" w:rsidRPr="5181FD1F">
        <w:rPr>
          <w:lang w:val="pt-BR"/>
        </w:rPr>
        <w:t xml:space="preserve"> </w:t>
      </w:r>
      <w:r w:rsidRPr="5181FD1F">
        <w:rPr>
          <w:lang w:val="pt-BR"/>
        </w:rPr>
        <w:t xml:space="preserve">Eu acabei de financiar, finalizar um projeto da </w:t>
      </w:r>
      <w:r w:rsidRPr="5181FD1F">
        <w:rPr>
          <w:highlight w:val="yellow"/>
          <w:lang w:val="pt-BR"/>
        </w:rPr>
        <w:t>Fundação Bial de Portugal. A Fundação Bial</w:t>
      </w:r>
      <w:r w:rsidRPr="5181FD1F">
        <w:rPr>
          <w:lang w:val="pt-BR"/>
        </w:rPr>
        <w:t>, ela tem um interesse muito grande em fenômenos anômalos, paranormais e tal</w:t>
      </w:r>
      <w:r w:rsidR="008A6C37" w:rsidRPr="5181FD1F">
        <w:rPr>
          <w:lang w:val="pt-BR"/>
        </w:rPr>
        <w:t>, e</w:t>
      </w:r>
      <w:r w:rsidRPr="5181FD1F">
        <w:rPr>
          <w:lang w:val="pt-BR"/>
        </w:rPr>
        <w:t xml:space="preserve">la financiou um projeto nosso sobre crença de reencarnação no Brasil. A gente acabou de financiar esse projeto. </w:t>
      </w:r>
      <w:r w:rsidRPr="5181FD1F">
        <w:rPr>
          <w:highlight w:val="yellow"/>
          <w:lang w:val="pt-BR"/>
        </w:rPr>
        <w:t>Crença</w:t>
      </w:r>
      <w:r w:rsidRPr="5181FD1F">
        <w:rPr>
          <w:lang w:val="pt-BR"/>
        </w:rPr>
        <w:t xml:space="preserve"> de reencarnação. </w:t>
      </w:r>
    </w:p>
    <w:p w14:paraId="14D64030" w14:textId="77777777" w:rsidR="00B401DB" w:rsidRDefault="00B401DB" w:rsidP="00B401DB">
      <w:pPr>
        <w:jc w:val="both"/>
      </w:pPr>
    </w:p>
    <w:p w14:paraId="7A693DC9" w14:textId="77777777" w:rsidR="00B401DB" w:rsidRPr="008A6C37" w:rsidRDefault="00B401DB" w:rsidP="5181FD1F">
      <w:pPr>
        <w:jc w:val="both"/>
        <w:rPr>
          <w:b/>
          <w:bCs/>
          <w:u w:val="single"/>
        </w:rPr>
      </w:pPr>
      <w:r w:rsidRPr="5181FD1F">
        <w:rPr>
          <w:b/>
          <w:bCs/>
          <w:u w:val="single"/>
        </w:rPr>
        <w:t>Iara</w:t>
      </w:r>
    </w:p>
    <w:p w14:paraId="32744BBF" w14:textId="3D794414" w:rsidR="00B401DB" w:rsidRDefault="00B401DB" w:rsidP="00B401DB">
      <w:pPr>
        <w:jc w:val="both"/>
      </w:pPr>
      <w:r>
        <w:t xml:space="preserve">Crença de reencarnação. Ah, tá. </w:t>
      </w:r>
    </w:p>
    <w:p w14:paraId="328A9E74" w14:textId="77777777" w:rsidR="00B401DB" w:rsidRDefault="00B401DB" w:rsidP="00B401DB">
      <w:pPr>
        <w:jc w:val="both"/>
      </w:pPr>
    </w:p>
    <w:p w14:paraId="0AED873C" w14:textId="50458D05" w:rsidR="00B401DB" w:rsidRPr="008A6C37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5569BA06" w14:textId="692E7F0D" w:rsidR="00B401DB" w:rsidRDefault="00B401DB" w:rsidP="00B401DB">
      <w:pPr>
        <w:jc w:val="both"/>
      </w:pPr>
      <w:r>
        <w:t>Não, não. Crença de reencarnação. Não, embora a gente estudou crianças que alegam memória de vidas passadas, né, a</w:t>
      </w:r>
      <w:r w:rsidR="008A6C37">
        <w:t xml:space="preserve"> gente.</w:t>
      </w:r>
    </w:p>
    <w:p w14:paraId="54125EFB" w14:textId="77777777" w:rsidR="00B401DB" w:rsidRDefault="00B401DB" w:rsidP="00B401DB">
      <w:pPr>
        <w:jc w:val="both"/>
      </w:pPr>
    </w:p>
    <w:p w14:paraId="5FD2A51D" w14:textId="77777777" w:rsidR="00B401DB" w:rsidRPr="008A6C37" w:rsidRDefault="00B401DB" w:rsidP="00B401DB">
      <w:pPr>
        <w:jc w:val="both"/>
        <w:rPr>
          <w:b/>
          <w:bCs/>
        </w:rPr>
      </w:pPr>
      <w:r w:rsidRPr="008A6C37">
        <w:rPr>
          <w:b/>
          <w:bCs/>
        </w:rPr>
        <w:t>Iara</w:t>
      </w:r>
    </w:p>
    <w:p w14:paraId="2F1532E3" w14:textId="19E9657D" w:rsidR="00B401DB" w:rsidRDefault="00B401DB" w:rsidP="00B401DB">
      <w:pPr>
        <w:jc w:val="both"/>
      </w:pPr>
      <w:r>
        <w:t xml:space="preserve">É mesmo, doutor? </w:t>
      </w:r>
    </w:p>
    <w:p w14:paraId="5B4DF0C6" w14:textId="77777777" w:rsidR="00B401DB" w:rsidRDefault="00B401DB" w:rsidP="00B401DB">
      <w:pPr>
        <w:jc w:val="both"/>
      </w:pPr>
    </w:p>
    <w:p w14:paraId="581AD29D" w14:textId="23F7CD5C" w:rsidR="00B401DB" w:rsidRPr="008A6C37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6FD84E83" w14:textId="23228DF6" w:rsidR="00B401DB" w:rsidRDefault="008A6C37" w:rsidP="00B401DB">
      <w:pPr>
        <w:jc w:val="both"/>
      </w:pPr>
      <w:r w:rsidRPr="4C6C79A0">
        <w:rPr>
          <w:lang w:val="pt-BR"/>
        </w:rPr>
        <w:t>É, a gente estudou</w:t>
      </w:r>
      <w:r w:rsidR="00B401DB" w:rsidRPr="4C6C79A0">
        <w:rPr>
          <w:lang w:val="pt-BR"/>
        </w:rPr>
        <w:t xml:space="preserve"> 400 adultos que alegam as vidas passadas e 20 e poucas crianças. Então esse é um tema que a gente tá estudando também. Então, é</w:t>
      </w:r>
      <w:r w:rsidRPr="4C6C79A0">
        <w:rPr>
          <w:lang w:val="pt-BR"/>
        </w:rPr>
        <w:t xml:space="preserve"> </w:t>
      </w:r>
      <w:r w:rsidR="00B401DB" w:rsidRPr="4C6C79A0">
        <w:rPr>
          <w:lang w:val="pt-BR"/>
        </w:rPr>
        <w:t xml:space="preserve">a Fundação Bial, a gente teve financiamento no Brasil. Ah, vale a pena vocês entrarem em contato com o </w:t>
      </w:r>
      <w:r w:rsidR="00B401DB" w:rsidRPr="4C6C79A0">
        <w:rPr>
          <w:highlight w:val="yellow"/>
          <w:lang w:val="pt-BR"/>
        </w:rPr>
        <w:t>IHPV,</w:t>
      </w:r>
      <w:r w:rsidR="00B401DB" w:rsidRPr="4C6C79A0">
        <w:rPr>
          <w:lang w:val="pt-BR"/>
        </w:rPr>
        <w:t xml:space="preserve"> </w:t>
      </w:r>
      <w:r w:rsidR="00B401DB" w:rsidRPr="4C6C79A0">
        <w:rPr>
          <w:highlight w:val="yellow"/>
          <w:lang w:val="pt-BR"/>
          <w:rPrChange w:id="15" w:author="iara@nossaterrafirme.com" w:date="2024-07-17T07:33:00Z">
            <w:rPr/>
          </w:rPrChange>
        </w:rPr>
        <w:t>Instituto Homero Pinto Valada</w:t>
      </w:r>
      <w:r w:rsidR="00B401DB" w:rsidRPr="4C6C79A0">
        <w:rPr>
          <w:lang w:val="pt-BR"/>
        </w:rPr>
        <w:t>.</w:t>
      </w:r>
      <w:r w:rsidRPr="4C6C79A0">
        <w:rPr>
          <w:lang w:val="pt-BR"/>
        </w:rPr>
        <w:t xml:space="preserve"> </w:t>
      </w:r>
      <w:r w:rsidR="00B401DB" w:rsidRPr="4C6C79A0">
        <w:rPr>
          <w:lang w:val="pt-BR"/>
        </w:rPr>
        <w:t>Esse instituto é um instituto de São Paulo que está especificamente preocupado com o florescimento humano</w:t>
      </w:r>
    </w:p>
    <w:p w14:paraId="5848DC98" w14:textId="77777777" w:rsidR="00B401DB" w:rsidRDefault="00B401DB" w:rsidP="00B401DB">
      <w:pPr>
        <w:jc w:val="both"/>
      </w:pPr>
      <w:r>
        <w:t>e estão conduzindo atualmente o principal projeto de pesquisa sobre intervenção com o florescimento humano. Estou te mandando o link aqui para você dar uma olhada.</w:t>
      </w:r>
    </w:p>
    <w:p w14:paraId="7E43875C" w14:textId="77777777" w:rsidR="00B401DB" w:rsidRDefault="00B401DB" w:rsidP="00B401DB">
      <w:pPr>
        <w:jc w:val="both"/>
      </w:pPr>
    </w:p>
    <w:p w14:paraId="7FACD3F2" w14:textId="77777777" w:rsidR="00B401DB" w:rsidRPr="008A6C37" w:rsidRDefault="00B401DB" w:rsidP="00B401DB">
      <w:pPr>
        <w:jc w:val="both"/>
        <w:rPr>
          <w:b/>
          <w:bCs/>
        </w:rPr>
      </w:pPr>
      <w:r w:rsidRPr="008A6C37">
        <w:rPr>
          <w:b/>
          <w:bCs/>
        </w:rPr>
        <w:t>Iara</w:t>
      </w:r>
    </w:p>
    <w:p w14:paraId="244BF11D" w14:textId="77777777" w:rsidR="00B401DB" w:rsidRDefault="00B401DB" w:rsidP="00B401DB">
      <w:pPr>
        <w:jc w:val="both"/>
      </w:pPr>
      <w:r>
        <w:t>Muito obrigada.</w:t>
      </w:r>
    </w:p>
    <w:p w14:paraId="106DA54D" w14:textId="77777777" w:rsidR="00B401DB" w:rsidRDefault="00B401DB" w:rsidP="00B401DB">
      <w:pPr>
        <w:jc w:val="both"/>
      </w:pPr>
    </w:p>
    <w:p w14:paraId="596B448D" w14:textId="100BCF3D" w:rsidR="00B401DB" w:rsidRPr="008A6C37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0331BD4D" w14:textId="77777777" w:rsidR="00B401DB" w:rsidRDefault="00B401DB" w:rsidP="00B401DB">
      <w:pPr>
        <w:jc w:val="both"/>
      </w:pPr>
      <w:r>
        <w:t>O presidente dessa fundação é um professor de psiquiatria da USP, o Homero Valada, uma referência mundial na área de genética, psiquiátrica e tudo mais e tal.</w:t>
      </w:r>
    </w:p>
    <w:p w14:paraId="4B4867AA" w14:textId="6A51DDD8" w:rsidR="00B401DB" w:rsidRDefault="00B401DB" w:rsidP="00B401DB">
      <w:pPr>
        <w:jc w:val="both"/>
      </w:pPr>
      <w:r>
        <w:t>E eles estão com um projeto de florescimento em intervenções psicológicas nesse sentido. Então, eles também nos apoiam em pesquisa</w:t>
      </w:r>
      <w:r w:rsidR="008A6C37">
        <w:t>, a</w:t>
      </w:r>
      <w:r>
        <w:t xml:space="preserve"> gente tem outros doadores privados, fundações e doadores privados individuais que às vezes têm interesse de dar apoio na pesquisa também.</w:t>
      </w:r>
    </w:p>
    <w:p w14:paraId="33BDC471" w14:textId="77777777" w:rsidR="00B401DB" w:rsidRPr="008A6C37" w:rsidRDefault="00B401DB" w:rsidP="00B401DB">
      <w:pPr>
        <w:jc w:val="both"/>
        <w:rPr>
          <w:b/>
          <w:bCs/>
        </w:rPr>
      </w:pPr>
    </w:p>
    <w:p w14:paraId="1225FB2B" w14:textId="77777777" w:rsidR="00B401DB" w:rsidRPr="008A6C37" w:rsidRDefault="00B401DB" w:rsidP="00B401DB">
      <w:pPr>
        <w:jc w:val="both"/>
        <w:rPr>
          <w:b/>
          <w:bCs/>
        </w:rPr>
      </w:pPr>
      <w:r w:rsidRPr="008A6C37">
        <w:rPr>
          <w:b/>
          <w:bCs/>
        </w:rPr>
        <w:t>Iara</w:t>
      </w:r>
    </w:p>
    <w:p w14:paraId="5B24EC67" w14:textId="01CEFCA3" w:rsidR="00B401DB" w:rsidRDefault="00B401DB" w:rsidP="00B401DB">
      <w:pPr>
        <w:jc w:val="both"/>
      </w:pPr>
      <w:r>
        <w:t>Tem algum tipo de papel da prestação de serviços, doutor?</w:t>
      </w:r>
      <w:r w:rsidR="008A6C37">
        <w:t xml:space="preserve"> </w:t>
      </w:r>
      <w:r>
        <w:t>Sabe, atendimento do setor privado ou essas outras ramificações dão conta das necessidades de vocês?</w:t>
      </w:r>
    </w:p>
    <w:p w14:paraId="328E1764" w14:textId="77777777" w:rsidR="00B401DB" w:rsidRDefault="00B401DB" w:rsidP="00B401DB">
      <w:pPr>
        <w:jc w:val="both"/>
      </w:pPr>
    </w:p>
    <w:p w14:paraId="3AD12A04" w14:textId="77777777" w:rsidR="008A6C37" w:rsidRDefault="008A6C37" w:rsidP="00B401DB">
      <w:pPr>
        <w:jc w:val="both"/>
      </w:pPr>
    </w:p>
    <w:p w14:paraId="1024275B" w14:textId="35EFC710" w:rsidR="00B401DB" w:rsidRPr="008A6C37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5298B6F5" w14:textId="2AB59719" w:rsidR="00B401DB" w:rsidRDefault="00B401DB" w:rsidP="00B401DB">
      <w:pPr>
        <w:jc w:val="both"/>
      </w:pPr>
      <w:r>
        <w:t>A gente não faz atendimento, a gente prepara as pessoas para o atendimento, a gente não faz. Temos de extensão o que a gente faz de modo mais ativo mesmo é divulgação científica,</w:t>
      </w:r>
      <w:r w:rsidR="008A6C37">
        <w:t xml:space="preserve"> </w:t>
      </w:r>
      <w:r>
        <w:t>levar para as pessoas o conhecimento. Mas o atendimento</w:t>
      </w:r>
      <w:r w:rsidR="008A6C37">
        <w:t xml:space="preserve"> a</w:t>
      </w:r>
      <w:r>
        <w:t xml:space="preserve"> gente não faz, mas a gente treina os profissionais para isso, né? Isso que é a situação.</w:t>
      </w:r>
    </w:p>
    <w:p w14:paraId="47AFBEE1" w14:textId="77777777" w:rsidR="00B401DB" w:rsidRDefault="00B401DB" w:rsidP="00B401DB">
      <w:pPr>
        <w:jc w:val="both"/>
      </w:pPr>
    </w:p>
    <w:p w14:paraId="3C3A8A77" w14:textId="77777777" w:rsidR="00B401DB" w:rsidRPr="008A6C37" w:rsidRDefault="00B401DB" w:rsidP="00B401DB">
      <w:pPr>
        <w:jc w:val="both"/>
        <w:rPr>
          <w:b/>
          <w:bCs/>
        </w:rPr>
      </w:pPr>
      <w:r w:rsidRPr="008A6C37">
        <w:rPr>
          <w:b/>
          <w:bCs/>
        </w:rPr>
        <w:t>Iara</w:t>
      </w:r>
    </w:p>
    <w:p w14:paraId="73B36106" w14:textId="39F88E10" w:rsidR="00B401DB" w:rsidRDefault="00B401DB" w:rsidP="00B401DB">
      <w:pPr>
        <w:jc w:val="both"/>
      </w:pPr>
      <w:r>
        <w:t xml:space="preserve">Beleza. Doutor </w:t>
      </w:r>
      <w:r w:rsidR="1A042937">
        <w:t>Alexa</w:t>
      </w:r>
      <w:r w:rsidR="6DA4FB00">
        <w:t>nder</w:t>
      </w:r>
      <w:r>
        <w:t>, muito obrigada, viu? Essa trajetória realmente é muito inspiradora, está enfrentando um dos nossos principais problemas</w:t>
      </w:r>
      <w:r w:rsidR="008A6C37">
        <w:t xml:space="preserve">. </w:t>
      </w:r>
      <w:r>
        <w:t>Acho que é a base de boa parte da polarização que a Solo Brasil tem a ver com essa nossa falta de compreensão e de empatia com a espiritualidade do outro e vice-versa, ou da falta de espiritualidade.</w:t>
      </w:r>
      <w:r w:rsidR="008A6C37">
        <w:t xml:space="preserve"> </w:t>
      </w:r>
      <w:r>
        <w:t>Então, foi um prazer para mim poder aprender com o senhor</w:t>
      </w:r>
      <w:r w:rsidR="008A6C37">
        <w:t>, a</w:t>
      </w:r>
      <w:r>
        <w:t xml:space="preserve"> gente está nesse processo de ouvir tanto o ecossistema de financiamento quanto os protagonistas da elaboração científica até o final do ano.</w:t>
      </w:r>
    </w:p>
    <w:p w14:paraId="3C5CB940" w14:textId="27E2F2FD" w:rsidR="00B401DB" w:rsidRDefault="00B401DB" w:rsidP="00B401DB">
      <w:pPr>
        <w:jc w:val="both"/>
      </w:pPr>
      <w:r>
        <w:t xml:space="preserve">Vamos também finalizar com a publicação de relatório, com recomendações para </w:t>
      </w:r>
      <w:r w:rsidR="008A6C37">
        <w:t>Templeton</w:t>
      </w:r>
      <w:r>
        <w:t>,</w:t>
      </w:r>
      <w:r w:rsidR="008A6C37">
        <w:t xml:space="preserve"> </w:t>
      </w:r>
      <w:r>
        <w:t>mas também com a temperatura dos países que a gente está estudando, Brasil, Colômbia, México e Equador. E a gente vai também fazer</w:t>
      </w:r>
      <w:r w:rsidR="008A6C37">
        <w:t xml:space="preserve"> s</w:t>
      </w:r>
      <w:r>
        <w:t>eminários nacionais</w:t>
      </w:r>
      <w:r w:rsidR="008A6C37">
        <w:t>, s</w:t>
      </w:r>
      <w:r>
        <w:t>obre Prada Evolutiva e também sobre as diferentes faces do florescimento humano. Espero que a gente consiga aí um equilíbrio de agendas para que o senhor, se tiver interesse, possa participar</w:t>
      </w:r>
      <w:r w:rsidR="008A6C37">
        <w:t>, p</w:t>
      </w:r>
      <w:r>
        <w:t>ara a gente seria muito enriquecedor.</w:t>
      </w:r>
    </w:p>
    <w:p w14:paraId="4C3BB3A7" w14:textId="77777777" w:rsidR="00B401DB" w:rsidRPr="008A6C37" w:rsidRDefault="00B401DB" w:rsidP="00B401DB">
      <w:pPr>
        <w:jc w:val="both"/>
        <w:rPr>
          <w:b/>
          <w:bCs/>
        </w:rPr>
      </w:pPr>
    </w:p>
    <w:p w14:paraId="2967DA9F" w14:textId="1352A560" w:rsidR="00B401DB" w:rsidRPr="008A6C37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3837CC74" w14:textId="7E0401DC" w:rsidR="00B401DB" w:rsidRDefault="00B401DB" w:rsidP="00B401DB">
      <w:pPr>
        <w:jc w:val="both"/>
      </w:pPr>
      <w:r w:rsidRPr="5181FD1F">
        <w:rPr>
          <w:lang w:val="pt-BR"/>
        </w:rPr>
        <w:t>Não, vai ser um prazer. Esqueci de falar, a Templeton já financiou o projeto nosso também. Legal. Inclusive, se vocês estão interessados na América Latina, eu não sei se vocês têm conhecimento,</w:t>
      </w:r>
      <w:r w:rsidR="008A6C37" w:rsidRPr="5181FD1F">
        <w:rPr>
          <w:lang w:val="pt-BR"/>
        </w:rPr>
        <w:t xml:space="preserve"> </w:t>
      </w:r>
      <w:r w:rsidRPr="5181FD1F">
        <w:rPr>
          <w:lang w:val="pt-BR"/>
        </w:rPr>
        <w:t>a Templeton financiou um projeto grande da Oxford. Chamado Ciência e Religião na América Latina. Não sei se você conhece esse projeto.</w:t>
      </w:r>
      <w:r w:rsidR="008A6C37" w:rsidRPr="5181FD1F">
        <w:rPr>
          <w:lang w:val="pt-BR"/>
        </w:rPr>
        <w:t xml:space="preserve"> </w:t>
      </w:r>
      <w:r w:rsidRPr="5181FD1F">
        <w:rPr>
          <w:lang w:val="pt-BR"/>
        </w:rPr>
        <w:t>E quem coordenou foi o Andrew Pinsent, que é diretor de pesquisa lá da Oxford, do I</w:t>
      </w:r>
      <w:r w:rsidRPr="5181FD1F">
        <w:rPr>
          <w:highlight w:val="yellow"/>
          <w:lang w:val="pt-BR"/>
        </w:rPr>
        <w:t>an Runcie Center for Science and Religion</w:t>
      </w:r>
      <w:r w:rsidRPr="5181FD1F">
        <w:rPr>
          <w:lang w:val="pt-BR"/>
        </w:rPr>
        <w:t>.</w:t>
      </w:r>
      <w:r w:rsidR="008A6C37" w:rsidRPr="5181FD1F">
        <w:rPr>
          <w:lang w:val="pt-BR"/>
        </w:rPr>
        <w:t xml:space="preserve"> </w:t>
      </w:r>
      <w:r w:rsidRPr="5181FD1F">
        <w:rPr>
          <w:lang w:val="pt-BR"/>
        </w:rPr>
        <w:t>E a pessoa que tocou o projeto mesmo foi o Inácio Silva, que está na Argentina. É argentino, está na Argentina atualmente. Então, ele tem todas as pontes de Ciência e Religião na América Latina. Inclusive, na Colômbia, ele tem os contatos</w:t>
      </w:r>
      <w:r w:rsidR="008A6C37" w:rsidRPr="5181FD1F">
        <w:rPr>
          <w:lang w:val="pt-BR"/>
        </w:rPr>
        <w:t xml:space="preserve">. </w:t>
      </w:r>
      <w:r w:rsidRPr="5181FD1F">
        <w:rPr>
          <w:lang w:val="pt-BR"/>
        </w:rPr>
        <w:t>Vocês estão vendo Colômbia mais aonde que você falou? Colômbia?</w:t>
      </w:r>
    </w:p>
    <w:p w14:paraId="4FAB4060" w14:textId="77777777" w:rsidR="00B401DB" w:rsidRDefault="00B401DB" w:rsidP="00B401DB">
      <w:pPr>
        <w:jc w:val="both"/>
      </w:pPr>
    </w:p>
    <w:p w14:paraId="77D19297" w14:textId="77777777" w:rsidR="00B401DB" w:rsidRDefault="00B401DB" w:rsidP="00B401DB">
      <w:pPr>
        <w:jc w:val="both"/>
      </w:pPr>
      <w:r>
        <w:t>Iara</w:t>
      </w:r>
    </w:p>
    <w:p w14:paraId="3DF1A464" w14:textId="77777777" w:rsidR="00B401DB" w:rsidRDefault="00B401DB" w:rsidP="00B401DB">
      <w:pPr>
        <w:jc w:val="both"/>
      </w:pPr>
      <w:r>
        <w:t>México. E Equador.</w:t>
      </w:r>
    </w:p>
    <w:p w14:paraId="7A3C5BC7" w14:textId="77777777" w:rsidR="00B401DB" w:rsidRDefault="00B401DB" w:rsidP="00B401DB">
      <w:pPr>
        <w:jc w:val="both"/>
      </w:pPr>
    </w:p>
    <w:p w14:paraId="7899DE1F" w14:textId="286F905D" w:rsidR="00B401DB" w:rsidRPr="008A6C37" w:rsidRDefault="1A042937" w:rsidP="00B401DB">
      <w:pPr>
        <w:jc w:val="both"/>
        <w:rPr>
          <w:b/>
          <w:bCs/>
        </w:rPr>
      </w:pPr>
      <w:r w:rsidRPr="5181FD1F">
        <w:rPr>
          <w:b/>
          <w:bCs/>
        </w:rPr>
        <w:t>Alexander Almeida</w:t>
      </w:r>
    </w:p>
    <w:p w14:paraId="41EB3CC7" w14:textId="77777777" w:rsidR="00B401DB" w:rsidRDefault="00B401DB" w:rsidP="00B401DB">
      <w:pPr>
        <w:jc w:val="both"/>
      </w:pPr>
      <w:r>
        <w:t>Então, Equador acho que não, mas Colômbia e México, ele tem muitos contatos também. O Inácio Silva, baseado nesse projeto de Ciência e Religião na América Latina, que a Templeton financiou.</w:t>
      </w:r>
    </w:p>
    <w:p w14:paraId="78877F52" w14:textId="77777777" w:rsidR="00B401DB" w:rsidRDefault="00B401DB" w:rsidP="00B401DB">
      <w:pPr>
        <w:jc w:val="both"/>
      </w:pPr>
    </w:p>
    <w:p w14:paraId="012C759D" w14:textId="77777777" w:rsidR="00B401DB" w:rsidRPr="008A6C37" w:rsidRDefault="00B401DB" w:rsidP="00B401DB">
      <w:pPr>
        <w:jc w:val="both"/>
        <w:rPr>
          <w:b/>
          <w:bCs/>
        </w:rPr>
      </w:pPr>
      <w:r w:rsidRPr="008A6C37">
        <w:rPr>
          <w:b/>
          <w:bCs/>
        </w:rPr>
        <w:t>Iara</w:t>
      </w:r>
    </w:p>
    <w:p w14:paraId="2660B32A" w14:textId="2E49043D" w:rsidR="00B401DB" w:rsidRDefault="00B401DB" w:rsidP="00B401DB">
      <w:pPr>
        <w:jc w:val="both"/>
      </w:pPr>
      <w:r>
        <w:lastRenderedPageBreak/>
        <w:t>Perfeito. A gente tem interagido com algumas pessoas desse ecossistema da Templeton. Se eu não me engano, a doutora Mary Ruth esteve envolvida nesse projeto</w:t>
      </w:r>
      <w:r w:rsidR="008A6C37">
        <w:t>.</w:t>
      </w:r>
      <w:r>
        <w:t xml:space="preserve"> Ela foi nossa</w:t>
      </w:r>
      <w:r w:rsidR="008A6C37">
        <w:t xml:space="preserve"> t</w:t>
      </w:r>
      <w:r>
        <w:t>eve também. A última nossa entrevista, antes do senhor, foi com ela.</w:t>
      </w:r>
      <w:r w:rsidR="008A6C37">
        <w:t xml:space="preserve"> </w:t>
      </w:r>
      <w:r>
        <w:t xml:space="preserve">Ah. Então, nós estamos numa sequência bem bacana de estudos de religiosidade. Inclusive, já encerrando a nossa pesquisa aqui, a nossa entrevista, né? Te agradecendo muito.Eu só queria fazer uma nota. Deixa eu só pedir para a nossa assistente parar de gravar aqui. </w:t>
      </w:r>
    </w:p>
    <w:p w14:paraId="131314B3" w14:textId="42346231" w:rsidR="0021737F" w:rsidRDefault="0021737F" w:rsidP="00B401DB">
      <w:pPr>
        <w:jc w:val="both"/>
      </w:pPr>
    </w:p>
    <w:sectPr w:rsidR="002173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iara@nossaterrafirme.com">
    <w15:presenceInfo w15:providerId="AD" w15:userId="S::urn:spo:guest#iara@nossaterrafirme.com::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DB"/>
    <w:rsid w:val="000E52C9"/>
    <w:rsid w:val="000E7705"/>
    <w:rsid w:val="001B4AAC"/>
    <w:rsid w:val="0021737F"/>
    <w:rsid w:val="002B7ACF"/>
    <w:rsid w:val="003100BA"/>
    <w:rsid w:val="003509B9"/>
    <w:rsid w:val="00447967"/>
    <w:rsid w:val="005E590F"/>
    <w:rsid w:val="00671800"/>
    <w:rsid w:val="00802B05"/>
    <w:rsid w:val="008A6C37"/>
    <w:rsid w:val="00AD0F56"/>
    <w:rsid w:val="00B13E13"/>
    <w:rsid w:val="00B401DB"/>
    <w:rsid w:val="00B51A6A"/>
    <w:rsid w:val="00C672F3"/>
    <w:rsid w:val="00C74A92"/>
    <w:rsid w:val="00D24C80"/>
    <w:rsid w:val="00E878F1"/>
    <w:rsid w:val="00EA57A0"/>
    <w:rsid w:val="00F03C0B"/>
    <w:rsid w:val="00F3139F"/>
    <w:rsid w:val="00F419E5"/>
    <w:rsid w:val="03854781"/>
    <w:rsid w:val="0B81511E"/>
    <w:rsid w:val="0C3DCFFC"/>
    <w:rsid w:val="0C7BCCCE"/>
    <w:rsid w:val="0DD647CF"/>
    <w:rsid w:val="10E592C0"/>
    <w:rsid w:val="156A22AD"/>
    <w:rsid w:val="16F83864"/>
    <w:rsid w:val="185AFB4C"/>
    <w:rsid w:val="18FB665C"/>
    <w:rsid w:val="1A042937"/>
    <w:rsid w:val="1A1B161C"/>
    <w:rsid w:val="1A363081"/>
    <w:rsid w:val="1F1D2FC2"/>
    <w:rsid w:val="23AE4478"/>
    <w:rsid w:val="25CD0FC8"/>
    <w:rsid w:val="2BB8DF3A"/>
    <w:rsid w:val="304A5867"/>
    <w:rsid w:val="314AADCE"/>
    <w:rsid w:val="3A0DE036"/>
    <w:rsid w:val="3D6DE73D"/>
    <w:rsid w:val="3DA8EC02"/>
    <w:rsid w:val="3DD2365C"/>
    <w:rsid w:val="41F26FC0"/>
    <w:rsid w:val="49B9B5FC"/>
    <w:rsid w:val="4C007AE9"/>
    <w:rsid w:val="4C6C79A0"/>
    <w:rsid w:val="4E88988C"/>
    <w:rsid w:val="4EA5D2DA"/>
    <w:rsid w:val="518049B2"/>
    <w:rsid w:val="5181FD1F"/>
    <w:rsid w:val="54EE379B"/>
    <w:rsid w:val="571BA74E"/>
    <w:rsid w:val="5E16763D"/>
    <w:rsid w:val="633D2439"/>
    <w:rsid w:val="64A7DBEF"/>
    <w:rsid w:val="6B13FB2A"/>
    <w:rsid w:val="6D1EE021"/>
    <w:rsid w:val="6DA4FB00"/>
    <w:rsid w:val="6DBEEBB0"/>
    <w:rsid w:val="6DFF41D0"/>
    <w:rsid w:val="700986E4"/>
    <w:rsid w:val="72576172"/>
    <w:rsid w:val="762065FD"/>
    <w:rsid w:val="7B0838B4"/>
    <w:rsid w:val="7C1DF591"/>
    <w:rsid w:val="7CF3D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1501B"/>
  <w15:chartTrackingRefBased/>
  <w15:docId w15:val="{FE0E3D07-D456-0341-BE1E-86DEAD8C6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4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1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1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1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1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1D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01D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1DB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1DB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1DB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1D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1D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1D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1D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401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1D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1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1D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401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1D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40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1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1DB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401D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B401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customStyle="1" w:styleId="normaltextrun">
    <w:name w:val="normaltextrun"/>
    <w:basedOn w:val="Fuentedeprrafopredeter"/>
    <w:rsid w:val="00B401DB"/>
  </w:style>
  <w:style w:type="character" w:customStyle="1" w:styleId="eop">
    <w:name w:val="eop"/>
    <w:basedOn w:val="Fuentedeprrafopredeter"/>
    <w:rsid w:val="00B40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10a9c8-0067-48d2-b25f-61503faecee3">
      <Terms xmlns="http://schemas.microsoft.com/office/infopath/2007/PartnerControls"/>
    </lcf76f155ced4ddcb4097134ff3c332f>
    <TaxCatchAll xmlns="a57dc0e5-05aa-463e-a8fb-54667b11f9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DBA37A83990149BCBEEC5FE89DEDEB" ma:contentTypeVersion="11" ma:contentTypeDescription="Crear nuevo documento." ma:contentTypeScope="" ma:versionID="9dd47725b16427b845ae3fe8b6689062">
  <xsd:schema xmlns:xsd="http://www.w3.org/2001/XMLSchema" xmlns:xs="http://www.w3.org/2001/XMLSchema" xmlns:p="http://schemas.microsoft.com/office/2006/metadata/properties" xmlns:ns2="9710a9c8-0067-48d2-b25f-61503faecee3" xmlns:ns3="a57dc0e5-05aa-463e-a8fb-54667b11f951" targetNamespace="http://schemas.microsoft.com/office/2006/metadata/properties" ma:root="true" ma:fieldsID="313b0bf9934d394dd3aeecad281da869" ns2:_="" ns3:_="">
    <xsd:import namespace="9710a9c8-0067-48d2-b25f-61503faecee3"/>
    <xsd:import namespace="a57dc0e5-05aa-463e-a8fb-54667b11f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0a9c8-0067-48d2-b25f-61503faec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dc0e5-05aa-463e-a8fb-54667b11f9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5438cc-fd53-44c0-9b9c-342e0d578aa3}" ma:internalName="TaxCatchAll" ma:showField="CatchAllData" ma:web="a57dc0e5-05aa-463e-a8fb-54667b11f9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0736-A71A-428B-85F4-F1C893350640}">
  <ds:schemaRefs>
    <ds:schemaRef ds:uri="http://schemas.microsoft.com/office/2006/metadata/properties"/>
    <ds:schemaRef ds:uri="http://schemas.microsoft.com/office/infopath/2007/PartnerControls"/>
    <ds:schemaRef ds:uri="9710a9c8-0067-48d2-b25f-61503faecee3"/>
    <ds:schemaRef ds:uri="a57dc0e5-05aa-463e-a8fb-54667b11f951"/>
  </ds:schemaRefs>
</ds:datastoreItem>
</file>

<file path=customXml/itemProps2.xml><?xml version="1.0" encoding="utf-8"?>
<ds:datastoreItem xmlns:ds="http://schemas.openxmlformats.org/officeDocument/2006/customXml" ds:itemID="{544826C7-AE26-4F02-A6EA-429E7FEEE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325912-6545-4012-892A-0DEB380E58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10a9c8-0067-48d2-b25f-61503faecee3"/>
    <ds:schemaRef ds:uri="a57dc0e5-05aa-463e-a8fb-54667b11f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6834</Words>
  <Characters>37589</Characters>
  <Application>Microsoft Office Word</Application>
  <DocSecurity>0</DocSecurity>
  <Lines>313</Lines>
  <Paragraphs>88</Paragraphs>
  <ScaleCrop>false</ScaleCrop>
  <Company/>
  <LinksUpToDate>false</LinksUpToDate>
  <CharactersWithSpaces>44335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Sarahí Espinoza González</dc:creator>
  <cp:keywords/>
  <dc:description/>
  <cp:lastModifiedBy>Alberto Hernández Baqueiro</cp:lastModifiedBy>
  <cp:revision>2</cp:revision>
  <dcterms:created xsi:type="dcterms:W3CDTF">2026-07-23T01:02:00Z</dcterms:created>
  <dcterms:modified xsi:type="dcterms:W3CDTF">2026-07-23T01:02:00Z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0x01010085DBA37A83990149BCBEEC5FE89DEDEB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