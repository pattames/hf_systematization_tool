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4E3F4B3C" w:rsidR="00EC488C" w:rsidRPr="00EC488C" w:rsidRDefault="00EC488C" w:rsidP="008A5B41">
      <w:pPr>
        <w:jc w:val="center"/>
        <w:rPr>
          <w:rFonts w:ascii="Aptos" w:eastAsia="Aptos" w:hAnsi="Aptos" w:cs="Aptos"/>
          <w:b/>
          <w:bCs/>
          <w:color w:val="000000" w:themeColor="text1"/>
          <w:sz w:val="32"/>
          <w:szCs w:val="32"/>
          <w:lang w:val="es-MX"/>
        </w:rPr>
      </w:pPr>
      <w:r w:rsidRPr="649190A0">
        <w:rPr>
          <w:rFonts w:ascii="Aptos" w:eastAsia="Aptos" w:hAnsi="Aptos" w:cs="Aptos"/>
          <w:b/>
          <w:bCs/>
          <w:color w:val="000000" w:themeColor="text1"/>
          <w:sz w:val="32"/>
          <w:szCs w:val="32"/>
          <w:lang w:val="es-MX"/>
        </w:rPr>
        <w:t>Transcrição da entrevista co</w:t>
      </w:r>
      <w:r w:rsidR="008A5B41" w:rsidRPr="649190A0">
        <w:rPr>
          <w:rFonts w:ascii="Aptos" w:eastAsia="Aptos" w:hAnsi="Aptos" w:cs="Aptos"/>
          <w:b/>
          <w:bCs/>
          <w:color w:val="000000" w:themeColor="text1"/>
          <w:sz w:val="32"/>
          <w:szCs w:val="32"/>
          <w:lang w:val="es-MX"/>
        </w:rPr>
        <w:t xml:space="preserve">m </w:t>
      </w:r>
      <w:r w:rsidR="5C1F1C08" w:rsidRPr="649190A0">
        <w:rPr>
          <w:rFonts w:ascii="Aptos" w:eastAsia="Aptos" w:hAnsi="Aptos" w:cs="Aptos"/>
          <w:b/>
          <w:bCs/>
          <w:color w:val="000000" w:themeColor="text1"/>
          <w:sz w:val="32"/>
          <w:szCs w:val="32"/>
          <w:lang w:val="es-MX"/>
        </w:rPr>
        <w:t>Ana</w:t>
      </w:r>
      <w:r w:rsidR="00712E8C" w:rsidRPr="649190A0">
        <w:rPr>
          <w:rFonts w:ascii="Aptos" w:eastAsia="Aptos" w:hAnsi="Aptos" w:cs="Aptos"/>
          <w:b/>
          <w:bCs/>
          <w:color w:val="000000" w:themeColor="text1"/>
          <w:sz w:val="32"/>
          <w:szCs w:val="32"/>
          <w:lang w:val="es-MX"/>
        </w:rPr>
        <w:t xml:space="preserve"> Alice Vilas</w:t>
      </w:r>
    </w:p>
    <w:p w14:paraId="3439C981" w14:textId="77777777" w:rsidR="00EC488C" w:rsidRPr="00EC488C" w:rsidRDefault="00EC488C" w:rsidP="00413CE0">
      <w:pPr>
        <w:jc w:val="both"/>
        <w:rPr>
          <w:rFonts w:ascii="Aptos" w:eastAsia="Aptos" w:hAnsi="Aptos" w:cs="Aptos"/>
          <w:b/>
          <w:bCs/>
          <w:color w:val="000000" w:themeColor="text1"/>
          <w:sz w:val="32"/>
          <w:szCs w:val="32"/>
          <w:lang w:val="es-MX"/>
        </w:rPr>
      </w:pPr>
    </w:p>
    <w:p w14:paraId="27F41FD9" w14:textId="55CB7019" w:rsidR="00EC488C" w:rsidRPr="00EC488C" w:rsidRDefault="00EC488C" w:rsidP="00413CE0">
      <w:pPr>
        <w:jc w:val="both"/>
        <w:rPr>
          <w:rFonts w:ascii="Aptos" w:eastAsia="Aptos" w:hAnsi="Aptos" w:cs="Aptos"/>
          <w:color w:val="000000" w:themeColor="text1"/>
          <w:lang w:val="es-MX"/>
        </w:rPr>
      </w:pPr>
      <w:r w:rsidRPr="649190A0">
        <w:rPr>
          <w:rFonts w:ascii="Aptos" w:eastAsia="Aptos" w:hAnsi="Aptos" w:cs="Aptos"/>
          <w:b/>
          <w:bCs/>
          <w:color w:val="000000" w:themeColor="text1"/>
          <w:lang w:val="es-MX"/>
        </w:rPr>
        <w:t>Nome do entrevistado:</w:t>
      </w:r>
      <w:r w:rsidRPr="649190A0">
        <w:rPr>
          <w:rFonts w:ascii="Aptos" w:eastAsia="Aptos" w:hAnsi="Aptos" w:cs="Aptos"/>
          <w:color w:val="000000" w:themeColor="text1"/>
          <w:lang w:val="es-MX"/>
        </w:rPr>
        <w:t xml:space="preserve"> Dra. </w:t>
      </w:r>
      <w:r w:rsidR="5C1F1C08" w:rsidRPr="649190A0">
        <w:rPr>
          <w:rFonts w:ascii="Aptos" w:eastAsia="Aptos" w:hAnsi="Aptos" w:cs="Aptos"/>
          <w:color w:val="000000" w:themeColor="text1"/>
          <w:lang w:val="es-MX"/>
        </w:rPr>
        <w:t>Ana Alice Vilas</w:t>
      </w:r>
      <w:r w:rsidR="00712E8C" w:rsidRPr="649190A0">
        <w:rPr>
          <w:rFonts w:ascii="Aptos" w:eastAsia="Aptos" w:hAnsi="Aptos" w:cs="Aptos"/>
          <w:color w:val="000000" w:themeColor="text1"/>
          <w:lang w:val="es-MX"/>
        </w:rPr>
        <w:t xml:space="preserve"> </w:t>
      </w:r>
    </w:p>
    <w:p w14:paraId="5B769455" w14:textId="3B26E15E"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A4FC838"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w:t>
      </w:r>
      <w:r w:rsidR="00712E8C">
        <w:rPr>
          <w:rFonts w:ascii="Aptos" w:eastAsia="Aptos" w:hAnsi="Aptos" w:cs="Aptos"/>
          <w:color w:val="000000" w:themeColor="text1"/>
          <w:lang w:val="es-MX"/>
        </w:rPr>
        <w:t>y</w:t>
      </w:r>
      <w:r w:rsidRPr="00EC488C">
        <w:rPr>
          <w:rFonts w:ascii="Aptos" w:eastAsia="Aptos" w:hAnsi="Aptos" w:cs="Aptos"/>
          <w:color w:val="000000" w:themeColor="text1"/>
          <w:lang w:val="es-MX"/>
        </w:rPr>
        <w:t>o de 2024</w:t>
      </w:r>
    </w:p>
    <w:p w14:paraId="09B3D863" w14:textId="77777777"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Iara Ven.</w:t>
      </w:r>
    </w:p>
    <w:p w14:paraId="5380FFF1" w14:textId="60418005"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w:t>
      </w:r>
      <w:r w:rsidR="001E7F41" w:rsidRPr="00CB3F32">
        <w:rPr>
          <w:rFonts w:ascii="Aptos" w:eastAsia="Times New Roman" w:hAnsi="Aptos" w:cs="Times New Roman"/>
          <w:color w:val="000000"/>
          <w:lang w:val="es-MX" w:eastAsia="es-MX"/>
        </w:rPr>
        <w:t>0</w:t>
      </w:r>
      <w:r w:rsidR="001E7F41">
        <w:rPr>
          <w:rFonts w:ascii="Aptos" w:eastAsia="Times New Roman" w:hAnsi="Aptos" w:cs="Times New Roman"/>
          <w:color w:val="000000"/>
          <w:lang w:val="es-MX" w:eastAsia="es-MX"/>
        </w:rPr>
        <w:t>0</w:t>
      </w:r>
      <w:r w:rsidR="001E7F41" w:rsidRPr="00CB3F32">
        <w:rPr>
          <w:rFonts w:ascii="Aptos" w:eastAsia="Times New Roman" w:hAnsi="Aptos" w:cs="Times New Roman"/>
          <w:color w:val="000000"/>
          <w:lang w:val="es-MX" w:eastAsia="es-MX"/>
        </w:rPr>
        <w:t>:</w:t>
      </w:r>
      <w:r w:rsidR="001E7F41">
        <w:rPr>
          <w:rFonts w:ascii="Aptos" w:eastAsia="Times New Roman" w:hAnsi="Aptos" w:cs="Times New Roman"/>
          <w:color w:val="000000"/>
          <w:lang w:val="es-MX" w:eastAsia="es-MX"/>
        </w:rPr>
        <w:t>39</w:t>
      </w:r>
      <w:r w:rsidR="001E7F41" w:rsidRPr="00CB3F32">
        <w:rPr>
          <w:rFonts w:ascii="Aptos" w:eastAsia="Times New Roman" w:hAnsi="Aptos" w:cs="Times New Roman"/>
          <w:color w:val="000000"/>
          <w:lang w:val="es-MX" w:eastAsia="es-MX"/>
        </w:rPr>
        <w:t>:</w:t>
      </w:r>
      <w:r w:rsidR="001E7F41">
        <w:rPr>
          <w:rFonts w:ascii="Aptos" w:eastAsia="Times New Roman" w:hAnsi="Aptos" w:cs="Times New Roman"/>
          <w:color w:val="000000"/>
          <w:lang w:val="es-MX" w:eastAsia="es-MX"/>
        </w:rPr>
        <w:t>43</w:t>
      </w:r>
    </w:p>
    <w:p w14:paraId="16E7A050" w14:textId="4B86ECE3" w:rsidR="00EC488C" w:rsidRPr="00EC488C" w:rsidRDefault="00EC488C" w:rsidP="00413CE0">
      <w:pPr>
        <w:jc w:val="both"/>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1E7F41">
        <w:rPr>
          <w:rFonts w:ascii="Aptos" w:eastAsia="Aptos" w:hAnsi="Aptos" w:cs="Aptos"/>
          <w:color w:val="000000" w:themeColor="text1"/>
          <w:lang w:val="es-MX"/>
        </w:rPr>
        <w:t>Hugo Notario</w:t>
      </w:r>
    </w:p>
    <w:p w14:paraId="4EFDD5C8" w14:textId="1445DFA0" w:rsid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67FAB397" w14:textId="5E72CE76" w:rsidR="00116135" w:rsidRDefault="00116135" w:rsidP="00413CE0">
      <w:pPr>
        <w:jc w:val="both"/>
        <w:rPr>
          <w:rFonts w:ascii="Aptos" w:eastAsia="Aptos" w:hAnsi="Aptos" w:cs="Aptos"/>
          <w:color w:val="000000" w:themeColor="text1"/>
          <w:lang w:val="es-MX"/>
        </w:rPr>
      </w:pPr>
    </w:p>
    <w:p w14:paraId="183FB593" w14:textId="77777777" w:rsidR="00712E8C" w:rsidRPr="00712E8C" w:rsidRDefault="00712E8C" w:rsidP="649190A0">
      <w:pPr>
        <w:jc w:val="both"/>
        <w:rPr>
          <w:b/>
          <w:bCs/>
          <w:lang w:val="es-MX"/>
        </w:rPr>
      </w:pPr>
      <w:r w:rsidRPr="649190A0">
        <w:rPr>
          <w:b/>
          <w:bCs/>
          <w:lang w:val="es-MX"/>
        </w:rPr>
        <w:t>Iara</w:t>
      </w:r>
    </w:p>
    <w:p w14:paraId="5F25913B" w14:textId="77777777" w:rsidR="00712E8C" w:rsidRPr="00712E8C" w:rsidRDefault="00712E8C" w:rsidP="00712E8C">
      <w:pPr>
        <w:jc w:val="both"/>
        <w:rPr>
          <w:lang w:val="es-MX"/>
        </w:rPr>
      </w:pPr>
      <w:r w:rsidRPr="00712E8C">
        <w:rPr>
          <w:lang w:val="es-MX"/>
        </w:rPr>
        <w:t>[00:02 - 00:12] Não perdemos nada. Obrigada, Igor. E aí o Hugo vai poder ver depois em português,</w:t>
      </w:r>
    </w:p>
    <w:p w14:paraId="3F41738D" w14:textId="15EA8985" w:rsidR="00712E8C" w:rsidRPr="00712E8C" w:rsidRDefault="00712E8C" w:rsidP="649190A0">
      <w:pPr>
        <w:jc w:val="both"/>
        <w:rPr>
          <w:lang w:val="pt-BR"/>
        </w:rPr>
      </w:pPr>
      <w:r w:rsidRPr="649190A0">
        <w:rPr>
          <w:lang w:val="pt-BR"/>
        </w:rPr>
        <w:t>[00:12 - 00:24] aliás, em inglês e espanhol, a transcrição. Então não vamos perder nada. Então, doutor</w:t>
      </w:r>
      <w:r w:rsidR="5C1F1C08" w:rsidRPr="649190A0">
        <w:rPr>
          <w:lang w:val="pt-BR"/>
        </w:rPr>
        <w:t>a</w:t>
      </w:r>
      <w:r w:rsidRPr="649190A0">
        <w:rPr>
          <w:lang w:val="pt-BR"/>
        </w:rPr>
        <w:t>, como eu estava te dizendo, essa é uma iniciativa da Tec de Monte</w:t>
      </w:r>
      <w:r w:rsidR="56E833D9" w:rsidRPr="649190A0">
        <w:rPr>
          <w:lang w:val="pt-BR"/>
        </w:rPr>
        <w:t>rrey</w:t>
      </w:r>
      <w:r w:rsidRPr="649190A0">
        <w:rPr>
          <w:lang w:val="pt-BR"/>
        </w:rPr>
        <w:t>,</w:t>
      </w:r>
    </w:p>
    <w:p w14:paraId="4CFAD05F" w14:textId="77777777" w:rsidR="00712E8C" w:rsidRPr="00712E8C" w:rsidRDefault="00712E8C" w:rsidP="00712E8C">
      <w:pPr>
        <w:jc w:val="both"/>
        <w:rPr>
          <w:lang w:val="es-MX"/>
        </w:rPr>
      </w:pPr>
      <w:r w:rsidRPr="00712E8C">
        <w:rPr>
          <w:lang w:val="es-MX"/>
        </w:rPr>
        <w:t>[00:24 - 00:34] que tem uma iniciativa já bem desenvolvida para pesquisar o tema do florescimento humano. E ela é financiada pela Templeton Foundation,</w:t>
      </w:r>
    </w:p>
    <w:p w14:paraId="4D18B8C8" w14:textId="77777777" w:rsidR="00712E8C" w:rsidRPr="00712E8C" w:rsidRDefault="00712E8C" w:rsidP="00712E8C">
      <w:pPr>
        <w:jc w:val="both"/>
        <w:rPr>
          <w:lang w:val="es-MX"/>
        </w:rPr>
      </w:pPr>
      <w:r w:rsidRPr="00712E8C">
        <w:rPr>
          <w:lang w:val="es-MX"/>
        </w:rPr>
        <w:t>[00:34 - 00:45] que é uma organização de fomento à pesquisa nesses temas, dentro desse grande guarda-chuva teórico que é o florescimento humano. Nosso objetivo é realmente compreender</w:t>
      </w:r>
    </w:p>
    <w:p w14:paraId="4875BC8E" w14:textId="77777777" w:rsidR="00712E8C" w:rsidRPr="00712E8C" w:rsidRDefault="00712E8C" w:rsidP="00712E8C">
      <w:pPr>
        <w:jc w:val="both"/>
        <w:rPr>
          <w:lang w:val="es-MX"/>
        </w:rPr>
      </w:pPr>
      <w:r w:rsidRPr="00712E8C">
        <w:rPr>
          <w:lang w:val="es-MX"/>
        </w:rPr>
        <w:t>[00:45 - 00:55] qual é a realidade do espaço, do ecossistema de construção de pesquisa em cada um dos países da América Latina, considerando a perspectiva dos pesquisadores</w:t>
      </w:r>
    </w:p>
    <w:p w14:paraId="67CF5CA4" w14:textId="77777777" w:rsidR="00712E8C" w:rsidRPr="00712E8C" w:rsidRDefault="00712E8C" w:rsidP="00712E8C">
      <w:pPr>
        <w:jc w:val="both"/>
        <w:rPr>
          <w:lang w:val="es-MX"/>
        </w:rPr>
      </w:pPr>
      <w:r w:rsidRPr="00712E8C">
        <w:rPr>
          <w:lang w:val="es-MX"/>
        </w:rPr>
        <w:t>[00:55 - 01:08] e também das organizações de fomento. A gente está interessado em entender desde motivações pessoais, temas de pesquisa, até o dia a dia, como é que isso é financiado, quais são as redes de estratégia de divulgação.</w:t>
      </w:r>
    </w:p>
    <w:p w14:paraId="1921DD3E" w14:textId="77777777" w:rsidR="00712E8C" w:rsidRPr="00712E8C" w:rsidRDefault="00712E8C" w:rsidP="00712E8C">
      <w:pPr>
        <w:jc w:val="both"/>
        <w:rPr>
          <w:lang w:val="es-MX"/>
        </w:rPr>
      </w:pPr>
      <w:r w:rsidRPr="00712E8C">
        <w:rPr>
          <w:lang w:val="es-MX"/>
        </w:rPr>
        <w:t>[01:08 - 01:21] Esse projeto vai gerar um relatório consolidado no final, que vai ser publicado em 2025. A gente também planeja fazer uma atividade devolutiva</w:t>
      </w:r>
    </w:p>
    <w:p w14:paraId="433148F3" w14:textId="110E4EEE" w:rsidR="00712E8C" w:rsidRPr="0031331D" w:rsidRDefault="00712E8C" w:rsidP="649190A0">
      <w:pPr>
        <w:jc w:val="both"/>
        <w:rPr>
          <w:lang w:val="pt-BR"/>
        </w:rPr>
      </w:pPr>
      <w:r w:rsidRPr="649190A0">
        <w:rPr>
          <w:lang w:val="pt-BR"/>
        </w:rPr>
        <w:t>[01:21 - 01:31] na forma de um seminário ou congresso e vamos mantê-la informada nos próximos passos dessa iniciativa. Então, doutor</w:t>
      </w:r>
      <w:r w:rsidR="5C1F1C08" w:rsidRPr="649190A0">
        <w:rPr>
          <w:lang w:val="pt-BR"/>
        </w:rPr>
        <w:t>a Ana</w:t>
      </w:r>
      <w:r w:rsidRPr="649190A0">
        <w:rPr>
          <w:lang w:val="pt-BR"/>
        </w:rPr>
        <w:t xml:space="preserve">, </w:t>
      </w:r>
      <w:r w:rsidR="2E476485" w:rsidRPr="649190A0">
        <w:rPr>
          <w:lang w:val="pt-BR"/>
        </w:rPr>
        <w:t>c</w:t>
      </w:r>
      <w:r w:rsidRPr="649190A0">
        <w:rPr>
          <w:lang w:val="pt-BR"/>
        </w:rPr>
        <w:t>omo eu estava dizendo,</w:t>
      </w:r>
    </w:p>
    <w:p w14:paraId="54C8594F" w14:textId="77777777" w:rsidR="00712E8C" w:rsidRPr="00712E8C" w:rsidRDefault="00712E8C" w:rsidP="00712E8C">
      <w:pPr>
        <w:jc w:val="both"/>
        <w:rPr>
          <w:lang w:val="es-MX"/>
        </w:rPr>
      </w:pPr>
      <w:r w:rsidRPr="00712E8C">
        <w:rPr>
          <w:lang w:val="es-MX"/>
        </w:rPr>
        <w:lastRenderedPageBreak/>
        <w:t>[01:31 - 01:40] a gente está considerando o florescimento humano dentro dessa sua perspectiva múltipla, não só a psicologia, não só estratégias organizacionais,</w:t>
      </w:r>
    </w:p>
    <w:p w14:paraId="25170D08" w14:textId="343408B6" w:rsidR="00712E8C" w:rsidRPr="00712E8C" w:rsidRDefault="00712E8C" w:rsidP="649190A0">
      <w:pPr>
        <w:jc w:val="both"/>
        <w:rPr>
          <w:lang w:val="pt-BR"/>
        </w:rPr>
      </w:pPr>
      <w:r w:rsidRPr="649190A0">
        <w:rPr>
          <w:lang w:val="pt-BR"/>
        </w:rPr>
        <w:t xml:space="preserve">[01:40 - 01:50] não só aspectos socioambientais, mas o conjunto de possibilidades que ele traz enquanto ferramenta </w:t>
      </w:r>
      <w:r w:rsidR="5C1F1C08" w:rsidRPr="649190A0">
        <w:rPr>
          <w:lang w:val="pt-BR"/>
        </w:rPr>
        <w:t>ana</w:t>
      </w:r>
      <w:r w:rsidRPr="649190A0">
        <w:rPr>
          <w:lang w:val="pt-BR"/>
        </w:rPr>
        <w:t>lítica.</w:t>
      </w:r>
    </w:p>
    <w:p w14:paraId="005BC3E0" w14:textId="77777777" w:rsidR="00712E8C" w:rsidRPr="00712E8C" w:rsidRDefault="00712E8C" w:rsidP="00712E8C">
      <w:pPr>
        <w:jc w:val="both"/>
        <w:rPr>
          <w:lang w:val="es-MX"/>
        </w:rPr>
      </w:pPr>
      <w:r w:rsidRPr="00712E8C">
        <w:rPr>
          <w:lang w:val="es-MX"/>
        </w:rPr>
        <w:t>[01:50 - 02:02] E nesse sentido, a sua pesquisa sobre motivação, qualidade de vida no trabalho, qualidade de vida profissional dos professores, ela se encaixa muito bem? E aí eu queria convidar a senhora a responder</w:t>
      </w:r>
    </w:p>
    <w:p w14:paraId="5B76254A" w14:textId="77777777" w:rsidR="00712E8C" w:rsidRPr="00712E8C" w:rsidRDefault="00712E8C" w:rsidP="00712E8C">
      <w:pPr>
        <w:jc w:val="both"/>
        <w:rPr>
          <w:lang w:val="es-MX"/>
        </w:rPr>
      </w:pPr>
      <w:r w:rsidRPr="00712E8C">
        <w:rPr>
          <w:lang w:val="es-MX"/>
        </w:rPr>
        <w:t>[02:02 - 02:14] as seguintes perguntas dentro desse lugar que lhe é familiar. Está bem? Certo. E começando assim, se a senhora pudesse me contar como que a senhora avalia que essa linha de pesquisa</w:t>
      </w:r>
    </w:p>
    <w:p w14:paraId="5E817B92" w14:textId="77777777" w:rsidR="00712E8C" w:rsidRPr="00712E8C" w:rsidRDefault="00712E8C" w:rsidP="00712E8C">
      <w:pPr>
        <w:jc w:val="both"/>
        <w:rPr>
          <w:lang w:val="es-MX"/>
        </w:rPr>
      </w:pPr>
      <w:r w:rsidRPr="00712E8C">
        <w:rPr>
          <w:lang w:val="es-MX"/>
        </w:rPr>
        <w:t>[02:14 - 02:22] que a senhora trabalha está relacionada a esse tema guarda-chuva do florescimento humano. Te agradeço.</w:t>
      </w:r>
    </w:p>
    <w:p w14:paraId="286E89A6" w14:textId="77777777" w:rsidR="00712E8C" w:rsidRPr="00712E8C" w:rsidRDefault="00712E8C" w:rsidP="649190A0">
      <w:pPr>
        <w:jc w:val="both"/>
        <w:rPr>
          <w:b/>
          <w:bCs/>
          <w:lang w:val="es-MX"/>
        </w:rPr>
      </w:pPr>
    </w:p>
    <w:p w14:paraId="33A37794" w14:textId="2D03EFB6" w:rsidR="00712E8C" w:rsidRPr="00712E8C" w:rsidRDefault="5C1F1C08" w:rsidP="649190A0">
      <w:pPr>
        <w:jc w:val="both"/>
        <w:rPr>
          <w:b/>
          <w:bCs/>
          <w:lang w:val="es-MX"/>
        </w:rPr>
      </w:pPr>
      <w:r w:rsidRPr="649190A0">
        <w:rPr>
          <w:b/>
          <w:bCs/>
          <w:lang w:val="es-MX"/>
        </w:rPr>
        <w:t>Ana Alice Vilas</w:t>
      </w:r>
    </w:p>
    <w:p w14:paraId="212F2D2D" w14:textId="77777777" w:rsidR="00712E8C" w:rsidRPr="00712E8C" w:rsidRDefault="00712E8C" w:rsidP="00712E8C">
      <w:pPr>
        <w:jc w:val="both"/>
        <w:rPr>
          <w:lang w:val="es-MX"/>
        </w:rPr>
      </w:pPr>
      <w:r w:rsidRPr="00712E8C">
        <w:rPr>
          <w:lang w:val="es-MX"/>
        </w:rPr>
        <w:t>[02:23 - 02:35] Agradeço o convite, fico muito grata por terem visto minhas publicações, os estudos. Eu tenho feito, né? E dizer que realmente tem um link bem grande</w:t>
      </w:r>
    </w:p>
    <w:p w14:paraId="29E4EAF8" w14:textId="77777777" w:rsidR="00712E8C" w:rsidRPr="00712E8C" w:rsidRDefault="00712E8C" w:rsidP="00712E8C">
      <w:pPr>
        <w:jc w:val="both"/>
        <w:rPr>
          <w:lang w:val="es-MX"/>
        </w:rPr>
      </w:pPr>
      <w:r w:rsidRPr="00712E8C">
        <w:rPr>
          <w:lang w:val="es-MX"/>
        </w:rPr>
        <w:t>[02:35 - 02:46] com a questão do florescimento humano, né? Porque eu venho trabalhando com esse tema desde 2000. Já tinha alguns trabalhos de qualidade de vida, algumas orientações sobre motivação,</w:t>
      </w:r>
    </w:p>
    <w:p w14:paraId="4E16FAD8" w14:textId="77777777" w:rsidR="00712E8C" w:rsidRPr="00712E8C" w:rsidRDefault="00712E8C" w:rsidP="00712E8C">
      <w:pPr>
        <w:jc w:val="both"/>
        <w:rPr>
          <w:lang w:val="es-MX"/>
        </w:rPr>
      </w:pPr>
      <w:r w:rsidRPr="00712E8C">
        <w:rPr>
          <w:lang w:val="es-MX"/>
        </w:rPr>
        <w:t>[02:46 - 02:58] já tinha algumas atividades nessa perspectiva. Mas o tema, assim, de qualidade de vida no trabalho mesmo que eu estou mais envolvida, foi eu comecei com o meu pós-doutorado. Eu fiz o pós-doutorado na Universidade de Webbing,</w:t>
      </w:r>
    </w:p>
    <w:p w14:paraId="62A206A2" w14:textId="2E351A84" w:rsidR="00712E8C" w:rsidRPr="00712E8C" w:rsidRDefault="00712E8C" w:rsidP="649190A0">
      <w:pPr>
        <w:jc w:val="both"/>
        <w:rPr>
          <w:lang w:val="pt-BR"/>
        </w:rPr>
      </w:pPr>
      <w:r w:rsidRPr="649190A0">
        <w:rPr>
          <w:lang w:val="pt-BR"/>
        </w:rPr>
        <w:t>[02:58 - 03:10] na Universidade de... no UC, né? No C</w:t>
      </w:r>
      <w:r w:rsidR="5C1F1C08" w:rsidRPr="649190A0">
        <w:rPr>
          <w:lang w:val="pt-BR"/>
        </w:rPr>
        <w:t>ana</w:t>
      </w:r>
      <w:r w:rsidRPr="649190A0">
        <w:rPr>
          <w:lang w:val="pt-BR"/>
        </w:rPr>
        <w:t xml:space="preserve">dá. Eu tinha feito o meu doutorado na Universidade de </w:t>
      </w:r>
      <w:proofErr w:type="spellStart"/>
      <w:r w:rsidRPr="649190A0">
        <w:rPr>
          <w:lang w:val="pt-BR"/>
        </w:rPr>
        <w:t>Webbing</w:t>
      </w:r>
      <w:proofErr w:type="spellEnd"/>
      <w:r w:rsidRPr="649190A0">
        <w:rPr>
          <w:lang w:val="pt-BR"/>
        </w:rPr>
        <w:t>. O doutorado, o pós-doutorado que foi sobre qualidade de vida.</w:t>
      </w:r>
    </w:p>
    <w:p w14:paraId="7CE570B4" w14:textId="77777777" w:rsidR="00712E8C" w:rsidRPr="00712E8C" w:rsidRDefault="00712E8C" w:rsidP="00712E8C">
      <w:pPr>
        <w:jc w:val="both"/>
        <w:rPr>
          <w:lang w:val="es-MX"/>
        </w:rPr>
      </w:pPr>
      <w:r w:rsidRPr="00712E8C">
        <w:rPr>
          <w:lang w:val="es-MX"/>
        </w:rPr>
        <w:t>[03:10 - 03:22] E aí, nesse tema, ele acaba sendo um tema bastante abrangente, inclusive a questão que o Hugo comentou agora há pouco, a questão de espiritualidade, bem-estar no trabalho,</w:t>
      </w:r>
    </w:p>
    <w:p w14:paraId="0921B343" w14:textId="77777777" w:rsidR="00712E8C" w:rsidRPr="00712E8C" w:rsidRDefault="00712E8C" w:rsidP="00712E8C">
      <w:pPr>
        <w:jc w:val="both"/>
        <w:rPr>
          <w:lang w:val="es-MX"/>
        </w:rPr>
      </w:pPr>
      <w:r w:rsidRPr="00712E8C">
        <w:rPr>
          <w:lang w:val="es-MX"/>
        </w:rPr>
        <w:t>[03:22 - 03:32] a parte psicológica, né? Então, são vários elementos. Um tema interessante que a gente aborda na questão da qualidade de vida, é o equilíbrio vida-trabalho.</w:t>
      </w:r>
    </w:p>
    <w:p w14:paraId="6CE6CD35" w14:textId="77777777" w:rsidR="00712E8C" w:rsidRPr="00712E8C" w:rsidRDefault="00712E8C" w:rsidP="00712E8C">
      <w:pPr>
        <w:jc w:val="both"/>
        <w:rPr>
          <w:lang w:val="es-MX"/>
        </w:rPr>
      </w:pPr>
      <w:r w:rsidRPr="00712E8C">
        <w:rPr>
          <w:lang w:val="es-MX"/>
        </w:rPr>
        <w:t>[03:32 - 03:42] Então, o equilíbrio entre a vida profissional e a vida familiar, né? Porque fica, hoje em dia, tudo muito competitivo, né? As empresas são muito competitivas.</w:t>
      </w:r>
    </w:p>
    <w:p w14:paraId="6D5B491C" w14:textId="77777777" w:rsidR="00712E8C" w:rsidRPr="00712E8C" w:rsidRDefault="00712E8C" w:rsidP="00712E8C">
      <w:pPr>
        <w:jc w:val="both"/>
        <w:rPr>
          <w:lang w:val="es-MX"/>
        </w:rPr>
      </w:pPr>
      <w:r w:rsidRPr="00712E8C">
        <w:rPr>
          <w:lang w:val="es-MX"/>
        </w:rPr>
        <w:lastRenderedPageBreak/>
        <w:t>[03:42 - 03:51] E aí, por isso, o tema da qualidade de vida no trabalho, nessa perspectiva mais abrangente, ele tem esse lado de entender o lado da pessoa, né?</w:t>
      </w:r>
    </w:p>
    <w:p w14:paraId="6210B5E0" w14:textId="77777777" w:rsidR="00712E8C" w:rsidRPr="00712E8C" w:rsidRDefault="00712E8C" w:rsidP="00712E8C">
      <w:pPr>
        <w:jc w:val="both"/>
        <w:rPr>
          <w:lang w:val="es-MX"/>
        </w:rPr>
      </w:pPr>
      <w:r w:rsidRPr="00712E8C">
        <w:rPr>
          <w:lang w:val="es-MX"/>
        </w:rPr>
        <w:t>[03:51 - 04:03] De ver bastante o lado da pessoa e não só focar em eficiência, em eficácia, em lucratividade, produtividade. E aí, a gente começou a trabalhar nessa perspectiva.</w:t>
      </w:r>
    </w:p>
    <w:p w14:paraId="361E3236" w14:textId="5179C56D" w:rsidR="00712E8C" w:rsidRPr="00712E8C" w:rsidRDefault="00712E8C" w:rsidP="649190A0">
      <w:pPr>
        <w:jc w:val="both"/>
        <w:rPr>
          <w:lang w:val="pt-BR"/>
        </w:rPr>
      </w:pPr>
      <w:r w:rsidRPr="649190A0">
        <w:rPr>
          <w:lang w:val="pt-BR"/>
        </w:rPr>
        <w:t>[04:03 - 04:14</w:t>
      </w:r>
      <w:proofErr w:type="gramStart"/>
      <w:r w:rsidRPr="649190A0">
        <w:rPr>
          <w:lang w:val="pt-BR"/>
        </w:rPr>
        <w:t>] Aí</w:t>
      </w:r>
      <w:proofErr w:type="gramEnd"/>
      <w:r w:rsidRPr="649190A0">
        <w:rPr>
          <w:lang w:val="pt-BR"/>
        </w:rPr>
        <w:t xml:space="preserve">, com a professora </w:t>
      </w:r>
      <w:r w:rsidRPr="649190A0">
        <w:rPr>
          <w:highlight w:val="yellow"/>
          <w:lang w:val="pt-BR"/>
        </w:rPr>
        <w:t xml:space="preserve">Estelle </w:t>
      </w:r>
      <w:proofErr w:type="spellStart"/>
      <w:r w:rsidRPr="649190A0">
        <w:rPr>
          <w:highlight w:val="yellow"/>
          <w:lang w:val="pt-BR"/>
        </w:rPr>
        <w:t>Mo</w:t>
      </w:r>
      <w:r w:rsidR="6CAF83F0" w:rsidRPr="649190A0">
        <w:rPr>
          <w:highlight w:val="yellow"/>
          <w:lang w:val="pt-BR"/>
        </w:rPr>
        <w:t>ha</w:t>
      </w:r>
      <w:r w:rsidRPr="649190A0">
        <w:rPr>
          <w:highlight w:val="yellow"/>
          <w:lang w:val="pt-BR"/>
        </w:rPr>
        <w:t>n</w:t>
      </w:r>
      <w:proofErr w:type="spellEnd"/>
      <w:r w:rsidRPr="649190A0">
        <w:rPr>
          <w:lang w:val="pt-BR"/>
        </w:rPr>
        <w:t>, eu trabalhei numa pesquisa exatamente sobre isso, comparando professores aqui do Brasil, peguei as universidades aqui de Minas, né?</w:t>
      </w:r>
    </w:p>
    <w:p w14:paraId="3F79014E" w14:textId="77777777" w:rsidR="00712E8C" w:rsidRPr="00712E8C" w:rsidRDefault="00712E8C" w:rsidP="00712E8C">
      <w:pPr>
        <w:jc w:val="both"/>
        <w:rPr>
          <w:lang w:val="es-MX"/>
        </w:rPr>
      </w:pPr>
      <w:r w:rsidRPr="00712E8C">
        <w:rPr>
          <w:lang w:val="es-MX"/>
        </w:rPr>
        <w:t>[04:14 - 04:27] E comparei com universidades de lá do Quebec. E aí, o modelo, ele é bem abrangente, ele tem vários indicadores e vários fatores de qualidade de vida no trabalho. Eu acredito que vocês devem ter olhado, talvez, a publicação do artigo</w:t>
      </w:r>
    </w:p>
    <w:p w14:paraId="2033F650" w14:textId="77777777" w:rsidR="00712E8C" w:rsidRPr="00712E8C" w:rsidRDefault="00712E8C" w:rsidP="00712E8C">
      <w:pPr>
        <w:jc w:val="both"/>
        <w:rPr>
          <w:lang w:val="es-MX"/>
        </w:rPr>
      </w:pPr>
      <w:r w:rsidRPr="00712E8C">
        <w:rPr>
          <w:lang w:val="es-MX"/>
        </w:rPr>
        <w:t>[04:27 - 04:39] sobre o modelo, né? Então, aí mostra exatamente esses indicadores. E aí, por exemplo, o bem-estar, o sofrimento psicológico, o burnout, tudo tem a ver com essa questão de preocupar</w:t>
      </w:r>
    </w:p>
    <w:p w14:paraId="047D20E6" w14:textId="77777777" w:rsidR="00712E8C" w:rsidRPr="00712E8C" w:rsidRDefault="00712E8C" w:rsidP="00712E8C">
      <w:pPr>
        <w:jc w:val="both"/>
        <w:rPr>
          <w:lang w:val="es-MX"/>
        </w:rPr>
      </w:pPr>
      <w:r w:rsidRPr="00712E8C">
        <w:rPr>
          <w:lang w:val="es-MX"/>
        </w:rPr>
        <w:t>[04:39 - 04:49] com o lado da saúde, com o lado do trabalhador, né? E aí, é importante nessa perspectiva. Então, assim, o que eu tenho trabalhado recentemente é mais nessa perspectiva.</w:t>
      </w:r>
    </w:p>
    <w:p w14:paraId="4F63D61F" w14:textId="77777777" w:rsidR="00712E8C" w:rsidRPr="00712E8C" w:rsidRDefault="00712E8C" w:rsidP="00712E8C">
      <w:pPr>
        <w:jc w:val="both"/>
        <w:rPr>
          <w:lang w:val="es-MX"/>
        </w:rPr>
      </w:pPr>
      <w:r w:rsidRPr="00712E8C">
        <w:rPr>
          <w:lang w:val="es-MX"/>
        </w:rPr>
        <w:t>[04:49 - 05:01] Trabalhei com professores orientando alunos de mestrado, alunos de doutorado sobre essa questão da qualidade de vida, usando, às vezes, não o modelo todo, mas uma parte do modelo, alguns indicadores de qualidade de vida</w:t>
      </w:r>
    </w:p>
    <w:p w14:paraId="441A3070" w14:textId="77777777" w:rsidR="00712E8C" w:rsidRPr="00712E8C" w:rsidRDefault="00712E8C" w:rsidP="00712E8C">
      <w:pPr>
        <w:jc w:val="both"/>
        <w:rPr>
          <w:lang w:val="es-MX"/>
        </w:rPr>
      </w:pPr>
      <w:r w:rsidRPr="00712E8C">
        <w:rPr>
          <w:lang w:val="es-MX"/>
        </w:rPr>
        <w:t>[05:01 - 05:13] que estão diretamente relacionados a esses aspectos do florescimento humano, né? Que é dar condição. A pessoa tem que trabalhar, mas também o ambiente de trabalho tem que ser bom, né? Porque eu sou professora de recursos humanos,</w:t>
      </w:r>
    </w:p>
    <w:p w14:paraId="3BC115F9" w14:textId="77777777" w:rsidR="00712E8C" w:rsidRPr="00712E8C" w:rsidRDefault="00712E8C" w:rsidP="00712E8C">
      <w:pPr>
        <w:jc w:val="both"/>
        <w:rPr>
          <w:lang w:val="es-MX"/>
        </w:rPr>
      </w:pPr>
      <w:r w:rsidRPr="00712E8C">
        <w:rPr>
          <w:lang w:val="es-MX"/>
        </w:rPr>
        <w:t>[05:13 - 05:25] a minha área é recursos humanos, né? Então, eu trabalho, minhas disciplinas que eu leciono são sobre recursos humanos. Mas a pesquisa tinha tudo a ver,</w:t>
      </w:r>
    </w:p>
    <w:p w14:paraId="7974D0C3" w14:textId="77777777" w:rsidR="00712E8C" w:rsidRPr="00712E8C" w:rsidRDefault="00712E8C" w:rsidP="00712E8C">
      <w:pPr>
        <w:jc w:val="both"/>
        <w:rPr>
          <w:lang w:val="es-MX"/>
        </w:rPr>
      </w:pPr>
      <w:r w:rsidRPr="00712E8C">
        <w:rPr>
          <w:lang w:val="es-MX"/>
        </w:rPr>
        <w:t>[05:25 - 05:37] e a minha ideia na época era voltar um pouco para a administração pública, porque a gente tinha um programa de... começando um programa de mestrado em administração pública, e a gente estava fortalecendo as pesquisas nessa área.</w:t>
      </w:r>
    </w:p>
    <w:p w14:paraId="1179CAD8" w14:textId="77777777" w:rsidR="00712E8C" w:rsidRPr="00712E8C" w:rsidRDefault="00712E8C" w:rsidP="00712E8C">
      <w:pPr>
        <w:jc w:val="both"/>
        <w:rPr>
          <w:lang w:val="es-MX"/>
        </w:rPr>
      </w:pPr>
      <w:r w:rsidRPr="00712E8C">
        <w:rPr>
          <w:lang w:val="es-MX"/>
        </w:rPr>
        <w:t>[05:37 - 05:48] Aí, por isso que eu fui pesquisar esse tema com professores universitários. Então, é aí que eu me insiro nessa perspectiva e eu acho que tem muito a ver com esses elementos do florescimento humano.</w:t>
      </w:r>
    </w:p>
    <w:p w14:paraId="086779A5" w14:textId="77777777" w:rsidR="00712E8C" w:rsidRPr="00712E8C" w:rsidRDefault="00712E8C" w:rsidP="00712E8C">
      <w:pPr>
        <w:jc w:val="both"/>
        <w:rPr>
          <w:lang w:val="es-MX"/>
        </w:rPr>
      </w:pPr>
    </w:p>
    <w:p w14:paraId="04B252C3" w14:textId="77777777" w:rsidR="00712E8C" w:rsidRPr="00712E8C" w:rsidRDefault="00712E8C" w:rsidP="649190A0">
      <w:pPr>
        <w:jc w:val="both"/>
        <w:rPr>
          <w:b/>
          <w:bCs/>
          <w:lang w:val="es-MX"/>
        </w:rPr>
      </w:pPr>
      <w:r w:rsidRPr="649190A0">
        <w:rPr>
          <w:b/>
          <w:bCs/>
          <w:lang w:val="es-MX"/>
        </w:rPr>
        <w:t>Iara</w:t>
      </w:r>
    </w:p>
    <w:p w14:paraId="481DAF92" w14:textId="51F3AF1D" w:rsidR="00712E8C" w:rsidRPr="00712E8C" w:rsidRDefault="00712E8C" w:rsidP="00712E8C">
      <w:pPr>
        <w:jc w:val="both"/>
        <w:rPr>
          <w:lang w:val="es-MX"/>
        </w:rPr>
      </w:pPr>
      <w:r w:rsidRPr="649190A0">
        <w:rPr>
          <w:lang w:val="es-MX"/>
        </w:rPr>
        <w:lastRenderedPageBreak/>
        <w:t xml:space="preserve">[05:52 - 06:02] Maravilha. Incrível, doutora </w:t>
      </w:r>
      <w:r w:rsidR="5C1F1C08" w:rsidRPr="649190A0">
        <w:rPr>
          <w:lang w:val="es-MX"/>
        </w:rPr>
        <w:t>Ana</w:t>
      </w:r>
      <w:r w:rsidRPr="649190A0">
        <w:rPr>
          <w:lang w:val="es-MX"/>
        </w:rPr>
        <w:t>. Acho que é muito importante, até mesmo dentro das outras organizações, né? As pessoas que trabalham com esse tema no macro, né?</w:t>
      </w:r>
    </w:p>
    <w:p w14:paraId="35E55EBD" w14:textId="77777777" w:rsidR="00712E8C" w:rsidRPr="00712E8C" w:rsidRDefault="00712E8C" w:rsidP="00712E8C">
      <w:pPr>
        <w:jc w:val="both"/>
        <w:rPr>
          <w:lang w:val="es-MX"/>
        </w:rPr>
      </w:pPr>
      <w:r w:rsidRPr="00712E8C">
        <w:rPr>
          <w:lang w:val="es-MX"/>
        </w:rPr>
        <w:t>[06:02 - 06:15] Às vezes a gente perde a noção de como é que isso impacta as pessoas que estão construindo as causas, que estão construindo as estruturas dentro do seu trabalho, né? Então, é fundamental que tenham profissionais</w:t>
      </w:r>
    </w:p>
    <w:p w14:paraId="3B704550" w14:textId="77777777" w:rsidR="00712E8C" w:rsidRPr="00712E8C" w:rsidRDefault="00712E8C" w:rsidP="00712E8C">
      <w:pPr>
        <w:jc w:val="both"/>
        <w:rPr>
          <w:lang w:val="es-MX"/>
        </w:rPr>
      </w:pPr>
      <w:r w:rsidRPr="00712E8C">
        <w:rPr>
          <w:lang w:val="es-MX"/>
        </w:rPr>
        <w:t>[06:16 - 06:27] olhando esse tema com profundidade, né? E aí, inclusive, puxando dentro dessa questão que a senhora trouxe sobre... Ah, a minha ideia inicial era trabalhar com administração pública,</w:t>
      </w:r>
    </w:p>
    <w:p w14:paraId="5D1FE0EF" w14:textId="77777777" w:rsidR="00712E8C" w:rsidRPr="00712E8C" w:rsidRDefault="00712E8C" w:rsidP="00712E8C">
      <w:pPr>
        <w:jc w:val="both"/>
        <w:rPr>
          <w:lang w:val="es-MX"/>
        </w:rPr>
      </w:pPr>
      <w:r w:rsidRPr="00712E8C">
        <w:rPr>
          <w:lang w:val="es-MX"/>
        </w:rPr>
        <w:t>[06:27 - 06:35] teve algumas transições, né? Dentro dos seus enfoques metodológicos. Como é que é esse seu processo de escolha de tópicos dentro da sua pesquisa?</w:t>
      </w:r>
    </w:p>
    <w:p w14:paraId="2B05069E" w14:textId="77777777" w:rsidR="00712E8C" w:rsidRPr="00712E8C" w:rsidRDefault="00712E8C" w:rsidP="00712E8C">
      <w:pPr>
        <w:jc w:val="both"/>
        <w:rPr>
          <w:lang w:val="es-MX"/>
        </w:rPr>
      </w:pPr>
      <w:r w:rsidRPr="00712E8C">
        <w:rPr>
          <w:lang w:val="es-MX"/>
        </w:rPr>
        <w:t>[06:36 - 06:47] Como é que surge essa questão do equilíbrio vida-trabalho, de motivação, né? Qualidade de vida, lato senso, depois essa transição para o trabalho.</w:t>
      </w:r>
    </w:p>
    <w:p w14:paraId="7ADBB469" w14:textId="77777777" w:rsidR="00712E8C" w:rsidRPr="00712E8C" w:rsidRDefault="00712E8C" w:rsidP="00712E8C">
      <w:pPr>
        <w:jc w:val="both"/>
        <w:rPr>
          <w:lang w:val="es-MX"/>
        </w:rPr>
      </w:pPr>
      <w:r w:rsidRPr="00712E8C">
        <w:rPr>
          <w:lang w:val="es-MX"/>
        </w:rPr>
        <w:t>[06:47 - 06:50] Como é que a senhora faz esse processo de escolha de tópicos?</w:t>
      </w:r>
    </w:p>
    <w:p w14:paraId="59A51841" w14:textId="77777777" w:rsidR="00712E8C" w:rsidRPr="00712E8C" w:rsidRDefault="00712E8C" w:rsidP="649190A0">
      <w:pPr>
        <w:jc w:val="both"/>
        <w:rPr>
          <w:b/>
          <w:bCs/>
          <w:lang w:val="es-MX"/>
        </w:rPr>
      </w:pPr>
    </w:p>
    <w:p w14:paraId="2DA0560C" w14:textId="4FE2C2A3" w:rsidR="00712E8C" w:rsidRPr="00712E8C" w:rsidRDefault="5C1F1C08" w:rsidP="649190A0">
      <w:pPr>
        <w:jc w:val="both"/>
        <w:rPr>
          <w:b/>
          <w:bCs/>
          <w:lang w:val="es-MX"/>
        </w:rPr>
      </w:pPr>
      <w:r w:rsidRPr="649190A0">
        <w:rPr>
          <w:b/>
          <w:bCs/>
          <w:lang w:val="es-MX"/>
        </w:rPr>
        <w:t>Ana Alice Vilas</w:t>
      </w:r>
    </w:p>
    <w:p w14:paraId="7B11DB6E" w14:textId="77777777" w:rsidR="00712E8C" w:rsidRPr="00712E8C" w:rsidRDefault="00712E8C" w:rsidP="00712E8C">
      <w:pPr>
        <w:jc w:val="both"/>
        <w:rPr>
          <w:lang w:val="es-MX"/>
        </w:rPr>
      </w:pPr>
      <w:r w:rsidRPr="00712E8C">
        <w:rPr>
          <w:lang w:val="es-MX"/>
        </w:rPr>
        <w:t>[06:50 - 07:03] Então, a escolha desse tema aí foi por causa desse mestrado. E também porque eu sou professora de universidade pública. Então, achei que seria interessante exatamente avaliar, porque a gente vê muita questão, assim,</w:t>
      </w:r>
    </w:p>
    <w:p w14:paraId="771BF954" w14:textId="77777777" w:rsidR="00712E8C" w:rsidRPr="00712E8C" w:rsidRDefault="00712E8C" w:rsidP="00712E8C">
      <w:pPr>
        <w:jc w:val="both"/>
        <w:rPr>
          <w:lang w:val="es-MX"/>
        </w:rPr>
      </w:pPr>
      <w:r w:rsidRPr="00712E8C">
        <w:rPr>
          <w:lang w:val="es-MX"/>
        </w:rPr>
        <w:t>[07:03 - 07:13] de reclamações dos professores, principalmente de uns anos para cá, né? Porque o pessoal está muito envolvido, assim, nessa questão política, às vezes, e tem muita coisa envolvida.</w:t>
      </w:r>
    </w:p>
    <w:p w14:paraId="0738FACA" w14:textId="77777777" w:rsidR="00712E8C" w:rsidRPr="00712E8C" w:rsidRDefault="00712E8C" w:rsidP="00712E8C">
      <w:pPr>
        <w:jc w:val="both"/>
        <w:rPr>
          <w:lang w:val="es-MX"/>
        </w:rPr>
      </w:pPr>
      <w:r w:rsidRPr="00712E8C">
        <w:rPr>
          <w:lang w:val="es-MX"/>
        </w:rPr>
        <w:t>[07:13 - 07:24] Temos das posições mesmo de trabalho, a infraestrutura de trabalho por professor. Uma questão bem complexa no nosso ambiente</w:t>
      </w:r>
    </w:p>
    <w:p w14:paraId="2FF9C0D2" w14:textId="77777777" w:rsidR="00712E8C" w:rsidRPr="00712E8C" w:rsidRDefault="00712E8C" w:rsidP="00712E8C">
      <w:pPr>
        <w:jc w:val="both"/>
        <w:rPr>
          <w:lang w:val="es-MX"/>
        </w:rPr>
      </w:pPr>
      <w:r w:rsidRPr="00712E8C">
        <w:rPr>
          <w:lang w:val="es-MX"/>
        </w:rPr>
        <w:t>[07:24 - 07:37] é que hoje, por exemplo, os alunos, eles vêm com uma formação muito deficitária, e tudo isso interfere na qualidade de vida do trabalho, né? E aí, assim, eu queria uma pesquisa que eu pudesse realmente aplicar.</w:t>
      </w:r>
    </w:p>
    <w:p w14:paraId="1B66FCED" w14:textId="77777777" w:rsidR="00712E8C" w:rsidRPr="00712E8C" w:rsidRDefault="00712E8C" w:rsidP="00712E8C">
      <w:pPr>
        <w:jc w:val="both"/>
        <w:rPr>
          <w:lang w:val="es-MX"/>
        </w:rPr>
      </w:pPr>
      <w:r w:rsidRPr="00712E8C">
        <w:rPr>
          <w:lang w:val="es-MX"/>
        </w:rPr>
        <w:t>[07:37 - 07:49] E aí, quando eu conheci a professora Estelle Mohan, eu me identifiquei muito com ela. Ela é psicóloga de formação, ela não é da administração, ela é da psicologia. Então, trabalha até com a psicologia positiva, que o Hugo mencionou, né?</w:t>
      </w:r>
    </w:p>
    <w:p w14:paraId="5901D242" w14:textId="77777777" w:rsidR="00712E8C" w:rsidRPr="00712E8C" w:rsidRDefault="00712E8C" w:rsidP="00712E8C">
      <w:pPr>
        <w:jc w:val="both"/>
        <w:rPr>
          <w:lang w:val="es-MX"/>
        </w:rPr>
      </w:pPr>
      <w:r w:rsidRPr="00712E8C">
        <w:rPr>
          <w:lang w:val="es-MX"/>
        </w:rPr>
        <w:lastRenderedPageBreak/>
        <w:t>[07:50 - 08:02] Então, aí eu achei muito interessante. E aí, assim, foi... Encaixou certinho. Então, eu já estava pensando em pesquisar alguma coisa assim, queria alguma coisa relacionada à universidade, e é a área de recursos humanos, né?</w:t>
      </w:r>
    </w:p>
    <w:p w14:paraId="35EC16BA" w14:textId="77777777" w:rsidR="00712E8C" w:rsidRPr="00712E8C" w:rsidRDefault="00712E8C" w:rsidP="00712E8C">
      <w:pPr>
        <w:jc w:val="both"/>
        <w:rPr>
          <w:lang w:val="es-MX"/>
        </w:rPr>
      </w:pPr>
      <w:r w:rsidRPr="00712E8C">
        <w:rPr>
          <w:lang w:val="es-MX"/>
        </w:rPr>
        <w:t>[08:03 - 08:16] As pró-reitorias de gestão de pessoas, que são os departamentos de RH nas universidades públicas, eles enfrentam muitos problemas, muitos professores com burnout, muitos funcionários, né? Os técnicos administrativos.</w:t>
      </w:r>
    </w:p>
    <w:p w14:paraId="3D30B4DD" w14:textId="77777777" w:rsidR="00712E8C" w:rsidRPr="00712E8C" w:rsidRDefault="00712E8C" w:rsidP="00712E8C">
      <w:pPr>
        <w:jc w:val="both"/>
        <w:rPr>
          <w:lang w:val="es-MX"/>
        </w:rPr>
      </w:pPr>
      <w:r w:rsidRPr="00712E8C">
        <w:rPr>
          <w:lang w:val="es-MX"/>
        </w:rPr>
        <w:t>[08:16 - 08:26] Então, eu vi que, assim, ia ter uma aplicabilidade grande. E eu já tinha orientado alguns trabalhos de qualidade de vida no trabalho quando eu estava no mestrado na Rural do Rio de Janeiro.</w:t>
      </w:r>
    </w:p>
    <w:p w14:paraId="10974D37" w14:textId="77777777" w:rsidR="00712E8C" w:rsidRPr="00712E8C" w:rsidRDefault="00712E8C" w:rsidP="00712E8C">
      <w:pPr>
        <w:jc w:val="both"/>
        <w:rPr>
          <w:lang w:val="es-MX"/>
        </w:rPr>
      </w:pPr>
      <w:r w:rsidRPr="00712E8C">
        <w:rPr>
          <w:lang w:val="es-MX"/>
        </w:rPr>
        <w:t>[08:26 - 08:37] Eu trabalhei na Universidade Federal Rural do Rio de Janeiro 14 anos, e lá eu coordenei um curso de mestrado, e aí algumas orientações, algumas publicações eram nessa área.</w:t>
      </w:r>
    </w:p>
    <w:p w14:paraId="177A0309" w14:textId="42BA45AB" w:rsidR="00712E8C" w:rsidRPr="00712E8C" w:rsidRDefault="00712E8C" w:rsidP="649190A0">
      <w:pPr>
        <w:jc w:val="both"/>
        <w:rPr>
          <w:lang w:val="pt-BR"/>
        </w:rPr>
      </w:pPr>
      <w:r w:rsidRPr="649190A0">
        <w:rPr>
          <w:lang w:val="pt-BR"/>
        </w:rPr>
        <w:t xml:space="preserve">[08:37 - 08:48] O começo dos meus estudos sobre qualidade de vida foi aí. Aí depois, quando eu encontrei a </w:t>
      </w:r>
      <w:proofErr w:type="spellStart"/>
      <w:r w:rsidRPr="649190A0">
        <w:rPr>
          <w:lang w:val="pt-BR"/>
        </w:rPr>
        <w:t>Estél</w:t>
      </w:r>
      <w:r w:rsidR="2BCCA98D" w:rsidRPr="649190A0">
        <w:rPr>
          <w:lang w:val="pt-BR"/>
        </w:rPr>
        <w:t>l</w:t>
      </w:r>
      <w:r w:rsidRPr="649190A0">
        <w:rPr>
          <w:lang w:val="pt-BR"/>
        </w:rPr>
        <w:t>e</w:t>
      </w:r>
      <w:proofErr w:type="spellEnd"/>
      <w:r w:rsidRPr="649190A0">
        <w:rPr>
          <w:lang w:val="pt-BR"/>
        </w:rPr>
        <w:t>, que eu conheci esse modelo diferente, eu comecei a trabalhar com ele. Achei muito interessante. Porque vê vários lados, né?</w:t>
      </w:r>
    </w:p>
    <w:p w14:paraId="3ED331C2" w14:textId="77777777" w:rsidR="00712E8C" w:rsidRPr="00712E8C" w:rsidRDefault="00712E8C" w:rsidP="00712E8C">
      <w:pPr>
        <w:jc w:val="both"/>
        <w:rPr>
          <w:lang w:val="es-MX"/>
        </w:rPr>
      </w:pPr>
      <w:r w:rsidRPr="00712E8C">
        <w:rPr>
          <w:lang w:val="es-MX"/>
        </w:rPr>
        <w:t>[08:49 - 08:59] Não tem como a gente mudar a qualidade de vida no trabalho se a gente não mudar a estrutura organizacional, ou a estrutura de trabalho, né? E isso é muito difícil por causa do capitalismo.</w:t>
      </w:r>
    </w:p>
    <w:p w14:paraId="4728AFE0" w14:textId="77777777" w:rsidR="00712E8C" w:rsidRPr="00712E8C" w:rsidRDefault="00712E8C" w:rsidP="00712E8C">
      <w:pPr>
        <w:jc w:val="both"/>
        <w:rPr>
          <w:lang w:val="es-MX"/>
        </w:rPr>
      </w:pPr>
      <w:r w:rsidRPr="00712E8C">
        <w:rPr>
          <w:lang w:val="es-MX"/>
        </w:rPr>
        <w:t>[08:59 - 09:08] Então, por que os programas de qualidade de vida não dão certo? Porque a coisa é muito além do físico ali, daquele momento. Você consegue minimizar, mas você não consegue resolver.</w:t>
      </w:r>
    </w:p>
    <w:p w14:paraId="7EEFFA64" w14:textId="77777777" w:rsidR="00712E8C" w:rsidRPr="00712E8C" w:rsidRDefault="00712E8C" w:rsidP="00712E8C">
      <w:pPr>
        <w:jc w:val="both"/>
        <w:rPr>
          <w:lang w:val="es-MX"/>
        </w:rPr>
      </w:pPr>
      <w:r w:rsidRPr="00712E8C">
        <w:rPr>
          <w:lang w:val="es-MX"/>
        </w:rPr>
        <w:t>[09:09 - 09:21] E aí entram até as questões críticas de qualidade de vida, né? Porque é uma coisa que parece que vai resolver tudo e não resolve. Aí o pessoal fala, não, isso é uma falácia. Mas é porque tem coisa que está fora.</w:t>
      </w:r>
    </w:p>
    <w:p w14:paraId="5765BC3F" w14:textId="75840CF6" w:rsidR="00712E8C" w:rsidRPr="00712E8C" w:rsidRDefault="00712E8C" w:rsidP="649190A0">
      <w:pPr>
        <w:jc w:val="both"/>
        <w:rPr>
          <w:lang w:val="pt-BR"/>
        </w:rPr>
      </w:pPr>
      <w:r w:rsidRPr="649190A0">
        <w:rPr>
          <w:lang w:val="pt-BR"/>
        </w:rPr>
        <w:t xml:space="preserve">[09:21 - 09:31] E aí, com o estudo com a </w:t>
      </w:r>
      <w:proofErr w:type="spellStart"/>
      <w:r w:rsidRPr="649190A0">
        <w:rPr>
          <w:lang w:val="pt-BR"/>
        </w:rPr>
        <w:t>Esté</w:t>
      </w:r>
      <w:r w:rsidR="36ADAEA6" w:rsidRPr="649190A0">
        <w:rPr>
          <w:lang w:val="pt-BR"/>
        </w:rPr>
        <w:t>ll</w:t>
      </w:r>
      <w:r w:rsidRPr="649190A0">
        <w:rPr>
          <w:lang w:val="pt-BR"/>
        </w:rPr>
        <w:t>e</w:t>
      </w:r>
      <w:proofErr w:type="spellEnd"/>
      <w:r w:rsidRPr="649190A0">
        <w:rPr>
          <w:lang w:val="pt-BR"/>
        </w:rPr>
        <w:t>, deu para poder entender muito bem que a coisa não é tão simples quanto parece. Então, são vários indicadores. Aí a pessoa tem que fazer a sua parte,</w:t>
      </w:r>
    </w:p>
    <w:p w14:paraId="74F3A8B5" w14:textId="77777777" w:rsidR="00712E8C" w:rsidRPr="00712E8C" w:rsidRDefault="00712E8C" w:rsidP="00712E8C">
      <w:pPr>
        <w:jc w:val="both"/>
        <w:rPr>
          <w:lang w:val="es-MX"/>
        </w:rPr>
      </w:pPr>
      <w:r w:rsidRPr="00712E8C">
        <w:rPr>
          <w:lang w:val="es-MX"/>
        </w:rPr>
        <w:t>[09:31 - 09:44] a instituição ou o pessoal do RH tem que fazer a parte deles, e o governo tem que fazer a dele. Ou então, a economia como um todo, né? Então, é bem interessante nessa perspectiva. E envolve tudo isso, né?</w:t>
      </w:r>
    </w:p>
    <w:p w14:paraId="429C1034" w14:textId="77777777" w:rsidR="00712E8C" w:rsidRPr="00712E8C" w:rsidRDefault="00712E8C" w:rsidP="00712E8C">
      <w:pPr>
        <w:jc w:val="both"/>
        <w:rPr>
          <w:lang w:val="es-MX"/>
        </w:rPr>
      </w:pPr>
    </w:p>
    <w:p w14:paraId="78267CD2" w14:textId="77777777" w:rsidR="00712E8C" w:rsidRPr="00712E8C" w:rsidRDefault="00712E8C" w:rsidP="649190A0">
      <w:pPr>
        <w:jc w:val="both"/>
        <w:rPr>
          <w:b/>
          <w:bCs/>
          <w:lang w:val="es-MX"/>
        </w:rPr>
      </w:pPr>
      <w:r w:rsidRPr="649190A0">
        <w:rPr>
          <w:b/>
          <w:bCs/>
          <w:lang w:val="es-MX"/>
        </w:rPr>
        <w:t>Iara</w:t>
      </w:r>
    </w:p>
    <w:p w14:paraId="778F6DA3" w14:textId="77777777" w:rsidR="00712E8C" w:rsidRPr="00712E8C" w:rsidRDefault="00712E8C" w:rsidP="00712E8C">
      <w:pPr>
        <w:jc w:val="both"/>
        <w:rPr>
          <w:lang w:val="es-MX"/>
        </w:rPr>
      </w:pPr>
      <w:r w:rsidRPr="00712E8C">
        <w:rPr>
          <w:lang w:val="es-MX"/>
        </w:rPr>
        <w:lastRenderedPageBreak/>
        <w:t>[09:47 - 09:54] É muito interessante. Então, vem do dia a dia, mesmo do que a senhora presencia dentro das universidades, né?</w:t>
      </w:r>
    </w:p>
    <w:p w14:paraId="546DEF0A" w14:textId="77777777" w:rsidR="00712E8C" w:rsidRPr="00712E8C" w:rsidRDefault="00712E8C" w:rsidP="00712E8C">
      <w:pPr>
        <w:jc w:val="both"/>
        <w:rPr>
          <w:lang w:val="es-MX"/>
        </w:rPr>
      </w:pPr>
    </w:p>
    <w:p w14:paraId="187830F8" w14:textId="1EE50C96" w:rsidR="00712E8C" w:rsidRPr="00712E8C" w:rsidRDefault="5C1F1C08" w:rsidP="649190A0">
      <w:pPr>
        <w:jc w:val="both"/>
        <w:rPr>
          <w:b/>
          <w:bCs/>
          <w:lang w:val="es-MX"/>
        </w:rPr>
      </w:pPr>
      <w:r w:rsidRPr="649190A0">
        <w:rPr>
          <w:b/>
          <w:bCs/>
          <w:lang w:val="es-MX"/>
        </w:rPr>
        <w:t>Ana Alice Vilas</w:t>
      </w:r>
    </w:p>
    <w:p w14:paraId="74DF7CB0" w14:textId="51CF160D" w:rsidR="3FA2A5B8" w:rsidRDefault="00712E8C" w:rsidP="2437454F">
      <w:pPr>
        <w:jc w:val="both"/>
        <w:rPr>
          <w:lang w:val="es-MX"/>
        </w:rPr>
      </w:pPr>
      <w:r w:rsidRPr="2437454F">
        <w:rPr>
          <w:lang w:val="es-MX"/>
        </w:rPr>
        <w:t>[09:55 - 09:55] Foi, foi.</w:t>
      </w:r>
    </w:p>
    <w:p w14:paraId="25A7C6A0" w14:textId="77777777" w:rsidR="00712E8C" w:rsidRPr="00712E8C" w:rsidRDefault="00712E8C" w:rsidP="00712E8C">
      <w:pPr>
        <w:jc w:val="both"/>
        <w:rPr>
          <w:lang w:val="es-MX"/>
        </w:rPr>
      </w:pPr>
      <w:r w:rsidRPr="00712E8C">
        <w:rPr>
          <w:lang w:val="es-MX"/>
        </w:rPr>
        <w:t>[09:57 - 10:07] Incrível. E, com base, assim, na sua experiência, tanto dentro desse campo de qualidade de vida, de orientação, dos temas que vêm de demanda dos próprios pares</w:t>
      </w:r>
    </w:p>
    <w:p w14:paraId="307BAB69" w14:textId="77777777" w:rsidR="00712E8C" w:rsidRPr="00712E8C" w:rsidRDefault="00712E8C" w:rsidP="00712E8C">
      <w:pPr>
        <w:jc w:val="both"/>
        <w:rPr>
          <w:lang w:val="es-MX"/>
        </w:rPr>
      </w:pPr>
      <w:r w:rsidRPr="00712E8C">
        <w:rPr>
          <w:lang w:val="es-MX"/>
        </w:rPr>
        <w:t>[10:07 - 10:20] e orientando os mestrados, doutorados, quanto às redes e às interlocuções que a senhora tenha para além do Brasil, né? Na América Latina ou a nível nacional mesmo, quais que são as principais tendências em pesquisa que a senhora identifica?</w:t>
      </w:r>
    </w:p>
    <w:p w14:paraId="136BB955" w14:textId="77777777" w:rsidR="00712E8C" w:rsidRPr="00712E8C" w:rsidRDefault="00712E8C" w:rsidP="00712E8C">
      <w:pPr>
        <w:jc w:val="both"/>
        <w:rPr>
          <w:lang w:val="es-MX"/>
        </w:rPr>
      </w:pPr>
      <w:r w:rsidRPr="00712E8C">
        <w:rPr>
          <w:lang w:val="es-MX"/>
        </w:rPr>
        <w:t>[10:20 - 10:24] Quais são os temas que estão mais em voga? Talvez abordagens?</w:t>
      </w:r>
    </w:p>
    <w:p w14:paraId="26B1B1B8" w14:textId="77777777" w:rsidR="00712E8C" w:rsidRPr="00712E8C" w:rsidRDefault="00712E8C" w:rsidP="00712E8C">
      <w:pPr>
        <w:jc w:val="both"/>
        <w:rPr>
          <w:lang w:val="es-MX"/>
        </w:rPr>
      </w:pPr>
    </w:p>
    <w:p w14:paraId="09FBB065" w14:textId="7DF3B641" w:rsidR="00712E8C" w:rsidRPr="00712E8C" w:rsidRDefault="5C1F1C08" w:rsidP="649190A0">
      <w:pPr>
        <w:jc w:val="both"/>
        <w:rPr>
          <w:b/>
          <w:bCs/>
          <w:lang w:val="es-MX"/>
        </w:rPr>
      </w:pPr>
      <w:r w:rsidRPr="649190A0">
        <w:rPr>
          <w:b/>
          <w:bCs/>
          <w:lang w:val="es-MX"/>
        </w:rPr>
        <w:t>Ana Alice Vilas</w:t>
      </w:r>
    </w:p>
    <w:p w14:paraId="17AAD049" w14:textId="77777777" w:rsidR="00712E8C" w:rsidRPr="00712E8C" w:rsidRDefault="00712E8C" w:rsidP="00712E8C">
      <w:pPr>
        <w:jc w:val="both"/>
        <w:rPr>
          <w:lang w:val="es-MX"/>
        </w:rPr>
      </w:pPr>
      <w:r w:rsidRPr="00712E8C">
        <w:rPr>
          <w:lang w:val="es-MX"/>
        </w:rPr>
        <w:t>[10:26 - 10:38] Então, esse envolvimento da pesquisa, como eu falei, né? A pesquisa quantitativa em pesquisas dessa natureza não é muito comum também. O pessoal usa muito pesquisa mais, assim, exploratória, né? Então, assim, em termos de metodologia,</w:t>
      </w:r>
    </w:p>
    <w:p w14:paraId="0F053FD6" w14:textId="77777777" w:rsidR="00712E8C" w:rsidRPr="00712E8C" w:rsidRDefault="00712E8C" w:rsidP="00712E8C">
      <w:pPr>
        <w:jc w:val="both"/>
        <w:rPr>
          <w:lang w:val="es-MX"/>
        </w:rPr>
      </w:pPr>
      <w:r w:rsidRPr="00712E8C">
        <w:rPr>
          <w:lang w:val="es-MX"/>
        </w:rPr>
        <w:t>[10:39 - 10:50] a pesquisa qualitativa em estudos dessa natureza, elas são mais... Por elas serem mais complexas, né? Você tem que ter toda uma equipe que consegue fazer as análises. Você precisa de uma amostra maior.</w:t>
      </w:r>
    </w:p>
    <w:p w14:paraId="576EBAE0" w14:textId="77777777" w:rsidR="00712E8C" w:rsidRPr="00712E8C" w:rsidRDefault="00712E8C" w:rsidP="00712E8C">
      <w:pPr>
        <w:jc w:val="both"/>
        <w:rPr>
          <w:lang w:val="es-MX"/>
        </w:rPr>
      </w:pPr>
      <w:r w:rsidRPr="00712E8C">
        <w:rPr>
          <w:lang w:val="es-MX"/>
        </w:rPr>
        <w:t>[10:51 - 11:01] Então, essa é uma questão que é interessante, que vem sendo adotada, porque muitos são estudos, às vezes, qualitativos, estudos exploratórios.</w:t>
      </w:r>
    </w:p>
    <w:p w14:paraId="4E03FDD0" w14:textId="77777777" w:rsidR="00712E8C" w:rsidRPr="00712E8C" w:rsidRDefault="00712E8C" w:rsidP="00712E8C">
      <w:pPr>
        <w:jc w:val="both"/>
        <w:rPr>
          <w:lang w:val="es-MX"/>
        </w:rPr>
      </w:pPr>
      <w:r w:rsidRPr="00712E8C">
        <w:rPr>
          <w:lang w:val="es-MX"/>
        </w:rPr>
        <w:t>[11:01 - 11:12] E aí, a pesquisa quantitativa não é muito comum, né? Então, essa é uma coisa interessante. Agora, em termos de tema, essa questão, por exemplo, do sofrimento humano no trabalho,</w:t>
      </w:r>
    </w:p>
    <w:p w14:paraId="0A2CF79F" w14:textId="77777777" w:rsidR="00712E8C" w:rsidRPr="00712E8C" w:rsidRDefault="00712E8C" w:rsidP="00712E8C">
      <w:pPr>
        <w:jc w:val="both"/>
        <w:rPr>
          <w:lang w:val="es-MX"/>
        </w:rPr>
      </w:pPr>
      <w:r w:rsidRPr="00712E8C">
        <w:rPr>
          <w:lang w:val="es-MX"/>
        </w:rPr>
        <w:t>[11:13 - 11:24] isso aí vai influenciar diretamente a qualidade de vida das pessoas. Então, é um tema importante nessa perspectiva de análise, né? Porque a parte de saúde,</w:t>
      </w:r>
    </w:p>
    <w:p w14:paraId="7A24472E" w14:textId="77777777" w:rsidR="00712E8C" w:rsidRPr="00712E8C" w:rsidRDefault="00712E8C" w:rsidP="00712E8C">
      <w:pPr>
        <w:jc w:val="both"/>
        <w:rPr>
          <w:lang w:val="es-MX"/>
        </w:rPr>
      </w:pPr>
      <w:r w:rsidRPr="00712E8C">
        <w:rPr>
          <w:lang w:val="es-MX"/>
        </w:rPr>
        <w:t>[11:24 - 11:36] a parte, assim, mais no caso da questão, por exemplo, das doenças físicas, já vem sendo estudada. Mesmo a pessoa que está com burnout. Mas isso aí vai gerar um sofrimento para ele, para a família, né?</w:t>
      </w:r>
    </w:p>
    <w:p w14:paraId="5CCBA74C" w14:textId="77777777" w:rsidR="00712E8C" w:rsidRPr="00712E8C" w:rsidRDefault="00712E8C" w:rsidP="00712E8C">
      <w:pPr>
        <w:jc w:val="both"/>
        <w:rPr>
          <w:lang w:val="es-MX"/>
        </w:rPr>
      </w:pPr>
      <w:r w:rsidRPr="00712E8C">
        <w:rPr>
          <w:lang w:val="es-MX"/>
        </w:rPr>
        <w:lastRenderedPageBreak/>
        <w:t>[11:36 - 11:49] No próprio ambiente de trabalho. E isso aí afeta como um todo. Não é só a pessoa, vai afetar um grupo grande de outras pessoas envolvidas. Então, a questão do sofrimento, né? É importante.</w:t>
      </w:r>
    </w:p>
    <w:p w14:paraId="0BDDE48E" w14:textId="77777777" w:rsidR="00712E8C" w:rsidRPr="00712E8C" w:rsidRDefault="00712E8C" w:rsidP="00712E8C">
      <w:pPr>
        <w:jc w:val="both"/>
        <w:rPr>
          <w:lang w:val="es-MX"/>
        </w:rPr>
      </w:pPr>
      <w:r w:rsidRPr="00712E8C">
        <w:rPr>
          <w:lang w:val="es-MX"/>
        </w:rPr>
        <w:t>[11:49 - 12:01] O bem-estar como um todo, vendo as coisas além do trabalho, né? E entra no lado meio oposto a essa situação, que é a questão do suicídio no trabalho, né? Então, a questão do suicídio no trabalho, também,</w:t>
      </w:r>
    </w:p>
    <w:p w14:paraId="5A95DC2C" w14:textId="77777777" w:rsidR="00712E8C" w:rsidRPr="00712E8C" w:rsidRDefault="00712E8C" w:rsidP="00712E8C">
      <w:pPr>
        <w:jc w:val="both"/>
        <w:rPr>
          <w:lang w:val="es-MX"/>
        </w:rPr>
      </w:pPr>
      <w:r w:rsidRPr="00712E8C">
        <w:rPr>
          <w:lang w:val="es-MX"/>
        </w:rPr>
        <w:t>[12:01 - 12:12] ela é bem complexa e perpassa esse tema, também. Porque o mundo, as empresas, esse sistema todo muito capitalista, por exemplo, a tecnologia hoje,</w:t>
      </w:r>
    </w:p>
    <w:p w14:paraId="422C73DA" w14:textId="77777777" w:rsidR="00712E8C" w:rsidRPr="00712E8C" w:rsidRDefault="00712E8C" w:rsidP="00712E8C">
      <w:pPr>
        <w:jc w:val="both"/>
        <w:rPr>
          <w:lang w:val="es-MX"/>
        </w:rPr>
      </w:pPr>
      <w:r w:rsidRPr="00712E8C">
        <w:rPr>
          <w:lang w:val="es-MX"/>
        </w:rPr>
        <w:t>[12:12 - 12:24] ela é muito boa, mas ela também... Muita gente sofre demais com isso ainda, né? Com esse trabalho, ainda assim. E isso aí afeta. Depois da pandemia, a questão do trabalho remoto</w:t>
      </w:r>
    </w:p>
    <w:p w14:paraId="3E65534E" w14:textId="77777777" w:rsidR="00712E8C" w:rsidRPr="00712E8C" w:rsidRDefault="00712E8C" w:rsidP="00712E8C">
      <w:pPr>
        <w:jc w:val="both"/>
        <w:rPr>
          <w:lang w:val="es-MX"/>
        </w:rPr>
      </w:pPr>
      <w:r w:rsidRPr="00712E8C">
        <w:rPr>
          <w:lang w:val="es-MX"/>
        </w:rPr>
        <w:t>[12:25 - 12:37] também é outra questão. E precisa ser mais estudada. E são desafios agora para entender melhor essa questão da qualidade de vida. Porque envolve família, envolve outros elementos, né?</w:t>
      </w:r>
    </w:p>
    <w:p w14:paraId="50399A65" w14:textId="77777777" w:rsidR="00712E8C" w:rsidRPr="00712E8C" w:rsidRDefault="00712E8C" w:rsidP="00712E8C">
      <w:pPr>
        <w:jc w:val="both"/>
        <w:rPr>
          <w:lang w:val="es-MX"/>
        </w:rPr>
      </w:pPr>
      <w:r w:rsidRPr="00712E8C">
        <w:rPr>
          <w:lang w:val="es-MX"/>
        </w:rPr>
        <w:t>[12:38 - 12:43] Tem o seu lado positivo, mas tem os seus aspectos também que são mais complexos.</w:t>
      </w:r>
    </w:p>
    <w:p w14:paraId="4CE50456" w14:textId="77777777" w:rsidR="00712E8C" w:rsidRPr="00712E8C" w:rsidRDefault="00712E8C" w:rsidP="649190A0">
      <w:pPr>
        <w:jc w:val="both"/>
        <w:rPr>
          <w:b/>
          <w:bCs/>
          <w:lang w:val="es-MX"/>
        </w:rPr>
      </w:pPr>
    </w:p>
    <w:p w14:paraId="08E42373" w14:textId="77777777" w:rsidR="00712E8C" w:rsidRPr="00712E8C" w:rsidRDefault="00712E8C" w:rsidP="649190A0">
      <w:pPr>
        <w:jc w:val="both"/>
        <w:rPr>
          <w:b/>
          <w:bCs/>
          <w:lang w:val="es-MX"/>
        </w:rPr>
      </w:pPr>
      <w:r w:rsidRPr="649190A0">
        <w:rPr>
          <w:b/>
          <w:bCs/>
          <w:lang w:val="es-MX"/>
        </w:rPr>
        <w:t>Iara</w:t>
      </w:r>
    </w:p>
    <w:p w14:paraId="33309BD7" w14:textId="77777777" w:rsidR="00712E8C" w:rsidRPr="00712E8C" w:rsidRDefault="00712E8C" w:rsidP="00712E8C">
      <w:pPr>
        <w:jc w:val="both"/>
        <w:rPr>
          <w:lang w:val="es-MX"/>
        </w:rPr>
      </w:pPr>
      <w:r w:rsidRPr="00712E8C">
        <w:rPr>
          <w:lang w:val="es-MX"/>
        </w:rPr>
        <w:t>[12:47 - 12:59] Com certeza. E doutora, qual que é a formação acadêmica, assim, dos seus colegas que trabalham com esses temas de qualidade de vida e outros temas relacionados ao florescimento humano? Seja assim, colegas ou orientando?</w:t>
      </w:r>
    </w:p>
    <w:p w14:paraId="6AD74F42" w14:textId="77777777" w:rsidR="00712E8C" w:rsidRPr="00712E8C" w:rsidRDefault="00712E8C" w:rsidP="00712E8C">
      <w:pPr>
        <w:jc w:val="both"/>
        <w:rPr>
          <w:lang w:val="es-MX"/>
        </w:rPr>
      </w:pPr>
      <w:r w:rsidRPr="00712E8C">
        <w:rPr>
          <w:lang w:val="es-MX"/>
        </w:rPr>
        <w:t>[12:59 - 13:07] Que a senhora teve a possibilidade de atuar na formação deles? É o pessoal mais do mesmo campo que a senhora ou tem interdisciplinaridade?</w:t>
      </w:r>
    </w:p>
    <w:p w14:paraId="6108941B" w14:textId="77777777" w:rsidR="00712E8C" w:rsidRPr="00712E8C" w:rsidRDefault="00712E8C" w:rsidP="00712E8C">
      <w:pPr>
        <w:jc w:val="both"/>
        <w:rPr>
          <w:lang w:val="es-MX"/>
        </w:rPr>
      </w:pPr>
    </w:p>
    <w:p w14:paraId="2126B6D6" w14:textId="2BDD4C31" w:rsidR="00712E8C" w:rsidRPr="00712E8C" w:rsidRDefault="5C1F1C08" w:rsidP="649190A0">
      <w:pPr>
        <w:jc w:val="both"/>
        <w:rPr>
          <w:b/>
          <w:bCs/>
          <w:lang w:val="es-MX"/>
        </w:rPr>
      </w:pPr>
      <w:r w:rsidRPr="649190A0">
        <w:rPr>
          <w:b/>
          <w:bCs/>
          <w:lang w:val="es-MX"/>
        </w:rPr>
        <w:t>Ana Alice Vilas</w:t>
      </w:r>
    </w:p>
    <w:p w14:paraId="65410037" w14:textId="77777777" w:rsidR="00712E8C" w:rsidRPr="00712E8C" w:rsidRDefault="00712E8C" w:rsidP="00712E8C">
      <w:pPr>
        <w:jc w:val="both"/>
        <w:rPr>
          <w:lang w:val="es-MX"/>
        </w:rPr>
      </w:pPr>
      <w:r w:rsidRPr="00712E8C">
        <w:rPr>
          <w:lang w:val="es-MX"/>
        </w:rPr>
        <w:t>[13:07 - 13:20] Sim, não, a maioria é do mesmo campo. É da administração e da psicologia. Eu já orientei alunos da psicologia, né? Até um aluno de doutorado meu, ele era da psicologia, tinha mestrado em psicologia.</w:t>
      </w:r>
    </w:p>
    <w:p w14:paraId="09B21AF8" w14:textId="77777777" w:rsidR="00712E8C" w:rsidRPr="00712E8C" w:rsidRDefault="00712E8C" w:rsidP="00712E8C">
      <w:pPr>
        <w:jc w:val="both"/>
        <w:rPr>
          <w:lang w:val="es-MX"/>
        </w:rPr>
      </w:pPr>
      <w:r w:rsidRPr="00712E8C">
        <w:rPr>
          <w:lang w:val="es-MX"/>
        </w:rPr>
        <w:t>[13:20 - 13:30] E porque essa linha, essa vertente, envolve várias dessas coisas, né? Então, muitos desses elementos estão ligados muito ao psicológico, né? Esse comportamento.</w:t>
      </w:r>
    </w:p>
    <w:p w14:paraId="10C15F88" w14:textId="77777777" w:rsidR="00712E8C" w:rsidRPr="00712E8C" w:rsidRDefault="00712E8C" w:rsidP="00712E8C">
      <w:pPr>
        <w:jc w:val="both"/>
        <w:rPr>
          <w:lang w:val="es-MX"/>
        </w:rPr>
      </w:pPr>
      <w:r w:rsidRPr="00712E8C">
        <w:rPr>
          <w:lang w:val="es-MX"/>
        </w:rPr>
        <w:lastRenderedPageBreak/>
        <w:t>[13:31 - 13:42] E hoje em dia, em termos de estrutura de trabalho, tem muita questão. Tem a tecnologia que eleva o padrão do trabalho, mas às vezes até nas indústrias, nas empresas,</w:t>
      </w:r>
    </w:p>
    <w:p w14:paraId="657AAA2A" w14:textId="77777777" w:rsidR="00712E8C" w:rsidRPr="00712E8C" w:rsidRDefault="00712E8C" w:rsidP="00712E8C">
      <w:pPr>
        <w:jc w:val="both"/>
        <w:rPr>
          <w:lang w:val="es-MX"/>
        </w:rPr>
      </w:pPr>
      <w:r w:rsidRPr="00712E8C">
        <w:rPr>
          <w:lang w:val="es-MX"/>
        </w:rPr>
        <w:t>[13:43 - 13:55] as condições de trabalho às vezes não são muito boas, né? Então, hoje em dia, por exemplo, a questão da terceirização vai afetar na qualidade de vida. E, por exemplo, um funcionário que tem lá todos os seus direitos que pertence à empresa,</w:t>
      </w:r>
    </w:p>
    <w:p w14:paraId="2DDEEB38" w14:textId="77777777" w:rsidR="00712E8C" w:rsidRPr="00712E8C" w:rsidRDefault="00712E8C" w:rsidP="00712E8C">
      <w:pPr>
        <w:jc w:val="both"/>
        <w:rPr>
          <w:lang w:val="es-MX"/>
        </w:rPr>
      </w:pPr>
      <w:r w:rsidRPr="00712E8C">
        <w:rPr>
          <w:lang w:val="es-MX"/>
        </w:rPr>
        <w:t>[13:56 - 14:06] a empresa tem um comprometimento mais afetivo, né? Ele tem um comprometimento mais afetivo com ele, ele tem um comprometimento mais afetivo com a empresa, né? Ele faz parte da empresa. Agora, se você vai terceirizar ou quarteirizar,</w:t>
      </w:r>
    </w:p>
    <w:p w14:paraId="5BF294A4" w14:textId="77777777" w:rsidR="00712E8C" w:rsidRPr="00712E8C" w:rsidRDefault="00712E8C" w:rsidP="00712E8C">
      <w:pPr>
        <w:jc w:val="both"/>
        <w:rPr>
          <w:lang w:val="es-MX"/>
        </w:rPr>
      </w:pPr>
      <w:r w:rsidRPr="00712E8C">
        <w:rPr>
          <w:lang w:val="es-MX"/>
        </w:rPr>
        <w:t>[14:07 - 14:18] uma, que ele já perde alguns dos benefícios legais aí nessa situação, né? E isso vai afetar a qualidade de vida dele, vai afetar o comprometimento e a constituição que ele está,</w:t>
      </w:r>
    </w:p>
    <w:p w14:paraId="043D347E" w14:textId="229E1C1B" w:rsidR="00712E8C" w:rsidRDefault="00712E8C" w:rsidP="00712E8C">
      <w:pPr>
        <w:jc w:val="both"/>
        <w:rPr>
          <w:lang w:val="es-MX"/>
        </w:rPr>
      </w:pPr>
      <w:r w:rsidRPr="00712E8C">
        <w:rPr>
          <w:lang w:val="es-MX"/>
        </w:rPr>
        <w:t xml:space="preserve">[14:18 - 14:30] e vai trazer consequências para a comunidade como um todo. Então, se para a própria família dele, na questão de não ter uma estabilidade, né? Então, tem vários elementos que perpassam. </w:t>
      </w:r>
    </w:p>
    <w:p w14:paraId="4C661753" w14:textId="77777777" w:rsidR="0031331D" w:rsidRDefault="0031331D" w:rsidP="00712E8C">
      <w:pPr>
        <w:jc w:val="both"/>
        <w:rPr>
          <w:lang w:val="es-MX"/>
        </w:rPr>
      </w:pPr>
    </w:p>
    <w:p w14:paraId="3B4F73EF" w14:textId="0B79D86C" w:rsidR="0031331D" w:rsidRPr="00712E8C" w:rsidRDefault="0031331D" w:rsidP="00712E8C">
      <w:pPr>
        <w:jc w:val="both"/>
        <w:rPr>
          <w:lang w:val="es-MX"/>
        </w:rPr>
      </w:pPr>
      <w:r>
        <w:rPr>
          <w:lang w:val="es-MX"/>
        </w:rPr>
        <w:t>Iara</w:t>
      </w:r>
    </w:p>
    <w:p w14:paraId="3B13823E" w14:textId="7DA76F69" w:rsidR="00712E8C" w:rsidRPr="00712E8C" w:rsidRDefault="00712E8C" w:rsidP="00712E8C">
      <w:pPr>
        <w:jc w:val="both"/>
        <w:rPr>
          <w:lang w:val="es-MX"/>
        </w:rPr>
      </w:pPr>
      <w:r w:rsidRPr="00712E8C">
        <w:rPr>
          <w:lang w:val="es-MX"/>
        </w:rPr>
        <w:t xml:space="preserve">[14:30 - 14:37] </w:t>
      </w:r>
      <w:r w:rsidR="0031331D" w:rsidRPr="00712E8C">
        <w:rPr>
          <w:lang w:val="es-MX"/>
        </w:rPr>
        <w:t>Então, essa parte legal aí,</w:t>
      </w:r>
      <w:r w:rsidR="0031331D">
        <w:rPr>
          <w:lang w:val="es-MX"/>
        </w:rPr>
        <w:t xml:space="preserve"> </w:t>
      </w:r>
      <w:r w:rsidRPr="00712E8C">
        <w:rPr>
          <w:lang w:val="es-MX"/>
        </w:rPr>
        <w:t>que é feita em função do quê? De melhorar a produtividade das empresas, né? O lucro das empresas. Mas penaliza por outros lados, né?</w:t>
      </w:r>
    </w:p>
    <w:p w14:paraId="6ACD57CA" w14:textId="77777777" w:rsidR="0031331D" w:rsidRDefault="0031331D" w:rsidP="00712E8C">
      <w:pPr>
        <w:jc w:val="both"/>
        <w:rPr>
          <w:lang w:val="es-MX"/>
        </w:rPr>
      </w:pPr>
    </w:p>
    <w:p w14:paraId="0064A302" w14:textId="58B9F4EB" w:rsidR="00712E8C" w:rsidRPr="00712E8C" w:rsidRDefault="5C1F1C08" w:rsidP="649190A0">
      <w:pPr>
        <w:jc w:val="both"/>
        <w:rPr>
          <w:b/>
          <w:bCs/>
          <w:lang w:val="es-MX"/>
        </w:rPr>
      </w:pPr>
      <w:r w:rsidRPr="649190A0">
        <w:rPr>
          <w:b/>
          <w:bCs/>
          <w:lang w:val="es-MX"/>
        </w:rPr>
        <w:t>Ana Alice Vilas</w:t>
      </w:r>
    </w:p>
    <w:p w14:paraId="2FCE3242" w14:textId="77777777" w:rsidR="00712E8C" w:rsidRPr="00712E8C" w:rsidRDefault="00712E8C" w:rsidP="00712E8C">
      <w:pPr>
        <w:jc w:val="both"/>
        <w:rPr>
          <w:ins w:id="0" w:author="iara@nossaterrafirme.com" w:date="2024-07-25T04:33:00Z" w16du:dateUtc="2024-07-25T04:33:41Z"/>
          <w:lang w:val="es-MX"/>
        </w:rPr>
      </w:pPr>
      <w:r w:rsidRPr="5D31DDBD">
        <w:rPr>
          <w:lang w:val="es-MX"/>
        </w:rPr>
        <w:t>[14:42 - 14:54] Sim, com certeza. E com relação a essa comunidade que produz inteligência de pesquisa nesses temas, né? Seja do ponto de vista de administração ou psicologia.</w:t>
      </w:r>
    </w:p>
    <w:p w14:paraId="1628B3DC" w14:textId="530D0504" w:rsidR="5D31DDBD" w:rsidRDefault="5D31DDBD" w:rsidP="5D31DDBD">
      <w:pPr>
        <w:jc w:val="both"/>
        <w:rPr>
          <w:ins w:id="1" w:author="iara@nossaterrafirme.com" w:date="2024-07-25T04:33:00Z" w16du:dateUtc="2024-07-25T04:33:42Z"/>
          <w:lang w:val="es-MX"/>
        </w:rPr>
      </w:pPr>
    </w:p>
    <w:p w14:paraId="35E5AAE5" w14:textId="7AD10115" w:rsidR="37A400ED" w:rsidRDefault="37A400ED" w:rsidP="2437454F">
      <w:pPr>
        <w:jc w:val="both"/>
        <w:rPr>
          <w:b/>
          <w:bCs/>
          <w:lang w:val="es-MX"/>
        </w:rPr>
      </w:pPr>
      <w:r w:rsidRPr="2437454F">
        <w:rPr>
          <w:b/>
          <w:bCs/>
          <w:lang w:val="es-MX"/>
        </w:rPr>
        <w:t>Iara</w:t>
      </w:r>
    </w:p>
    <w:p w14:paraId="0EAB6486" w14:textId="0CC74DF9" w:rsidR="00712E8C" w:rsidRDefault="00712E8C" w:rsidP="5D31DDBD">
      <w:pPr>
        <w:jc w:val="both"/>
        <w:rPr>
          <w:del w:id="2" w:author="iara@nossaterrafirme.com" w:date="2024-07-25T04:33:00Z" w16du:dateUtc="2024-07-25T04:33:59Z"/>
          <w:lang w:val="es-MX"/>
        </w:rPr>
      </w:pPr>
      <w:r w:rsidRPr="5D31DDBD">
        <w:rPr>
          <w:lang w:val="pt-BR"/>
        </w:rPr>
        <w:t>[14:54 - 15:04</w:t>
      </w:r>
      <w:proofErr w:type="gramStart"/>
      <w:r w:rsidRPr="5D31DDBD">
        <w:rPr>
          <w:lang w:val="pt-BR"/>
        </w:rPr>
        <w:t>] Quais</w:t>
      </w:r>
      <w:proofErr w:type="gramEnd"/>
      <w:r w:rsidRPr="5D31DDBD">
        <w:rPr>
          <w:lang w:val="pt-BR"/>
        </w:rPr>
        <w:t xml:space="preserve"> que a senhora diria que são as principais motivações dos pesquisadores, né? A senhora falou um pouco da sua. Se quiser explorar também um pouco mais essas motivações pessoais, né?</w:t>
      </w:r>
    </w:p>
    <w:p w14:paraId="63240A4D" w14:textId="77777777" w:rsidR="00712E8C" w:rsidRPr="00712E8C" w:rsidRDefault="00712E8C" w:rsidP="00712E8C">
      <w:pPr>
        <w:jc w:val="both"/>
        <w:rPr>
          <w:lang w:val="es-MX"/>
        </w:rPr>
      </w:pPr>
      <w:r w:rsidRPr="00712E8C">
        <w:rPr>
          <w:lang w:val="es-MX"/>
        </w:rPr>
        <w:t>[15:04 - 15:17] Por trás de encontrar nesse tema a sua dedicação de trabalho. Mas assim, o que a senhora vê de motivação política, religiosa, social, científica, por trás das pessoas que decidem se engajar</w:t>
      </w:r>
    </w:p>
    <w:p w14:paraId="78AC2966" w14:textId="77777777" w:rsidR="00712E8C" w:rsidRPr="00712E8C" w:rsidRDefault="00712E8C" w:rsidP="00712E8C">
      <w:pPr>
        <w:jc w:val="both"/>
        <w:rPr>
          <w:ins w:id="3" w:author="iara@nossaterrafirme.com" w:date="2024-07-25T04:34:00Z" w16du:dateUtc="2024-07-25T04:34:07Z"/>
          <w:lang w:val="es-MX"/>
        </w:rPr>
      </w:pPr>
      <w:r w:rsidRPr="2437454F">
        <w:rPr>
          <w:lang w:val="es-MX"/>
        </w:rPr>
        <w:t>[15:17 - 15:21] nesse tipo de pesquisa, nesse tipo de dedicação profissional?</w:t>
      </w:r>
    </w:p>
    <w:p w14:paraId="292BFE2F" w14:textId="77777777" w:rsidR="2437454F" w:rsidRDefault="2437454F" w:rsidP="2437454F">
      <w:pPr>
        <w:jc w:val="both"/>
        <w:rPr>
          <w:b/>
          <w:bCs/>
          <w:lang w:val="es-MX"/>
        </w:rPr>
      </w:pPr>
    </w:p>
    <w:p w14:paraId="5ED04A62" w14:textId="328FD4DB" w:rsidR="230E28D1" w:rsidRDefault="230E28D1" w:rsidP="2437454F">
      <w:pPr>
        <w:jc w:val="both"/>
        <w:rPr>
          <w:b/>
          <w:bCs/>
          <w:lang w:val="es-MX"/>
        </w:rPr>
      </w:pPr>
      <w:r w:rsidRPr="2437454F">
        <w:rPr>
          <w:b/>
          <w:bCs/>
          <w:lang w:val="es-MX"/>
        </w:rPr>
        <w:t>Ana Alice Vilas</w:t>
      </w:r>
    </w:p>
    <w:p w14:paraId="3F1F88EC" w14:textId="77777777" w:rsidR="00712E8C" w:rsidRPr="00712E8C" w:rsidRDefault="00712E8C" w:rsidP="00712E8C">
      <w:pPr>
        <w:jc w:val="both"/>
        <w:rPr>
          <w:lang w:val="es-MX"/>
        </w:rPr>
      </w:pPr>
      <w:r w:rsidRPr="00712E8C">
        <w:rPr>
          <w:lang w:val="es-MX"/>
        </w:rPr>
        <w:t>[15:23 - 15:34] Então, eu vejo assim, muito como relação à questão, assim, algumas são mais a parte econômica, que é tentando a qualidade de vida para poder aumentar a produtividade, que é a linha inicial, né?</w:t>
      </w:r>
    </w:p>
    <w:p w14:paraId="37D4A38C" w14:textId="77777777" w:rsidR="00712E8C" w:rsidRPr="00712E8C" w:rsidRDefault="00712E8C" w:rsidP="00712E8C">
      <w:pPr>
        <w:jc w:val="both"/>
        <w:rPr>
          <w:lang w:val="es-MX"/>
        </w:rPr>
      </w:pPr>
      <w:r w:rsidRPr="00712E8C">
        <w:rPr>
          <w:lang w:val="es-MX"/>
        </w:rPr>
        <w:t>[15:34 - 15:46] Da questão da qualidade de vida. Mas quando a gente vai para esse outro lado e vê a qualidade de vida como uma questão mais ampla, a gente vê que está muito a ver com essa questão de pessoas que estão engajadas de melhoria</w:t>
      </w:r>
    </w:p>
    <w:p w14:paraId="7392F538" w14:textId="77777777" w:rsidR="00712E8C" w:rsidRPr="00712E8C" w:rsidRDefault="00712E8C" w:rsidP="00712E8C">
      <w:pPr>
        <w:jc w:val="both"/>
        <w:rPr>
          <w:lang w:val="es-MX"/>
        </w:rPr>
      </w:pPr>
      <w:r w:rsidRPr="00712E8C">
        <w:rPr>
          <w:lang w:val="es-MX"/>
        </w:rPr>
        <w:t>[15:46 - 15:55] da qualidade de vida dos trabalhadores, das condições de trabalho, né? Ou quantidade de horas trabalhadas, ou a questão do acesso a certas...</w:t>
      </w:r>
    </w:p>
    <w:p w14:paraId="67D64A7F" w14:textId="77777777" w:rsidR="00712E8C" w:rsidRPr="00712E8C" w:rsidRDefault="00712E8C" w:rsidP="00712E8C">
      <w:pPr>
        <w:jc w:val="both"/>
        <w:rPr>
          <w:lang w:val="es-MX"/>
        </w:rPr>
      </w:pPr>
      <w:r w:rsidRPr="00712E8C">
        <w:rPr>
          <w:lang w:val="es-MX"/>
        </w:rPr>
        <w:t>[15:58 - 16:08] Tipo assim, certos instrumentos de trabalho, ou certos padrões de qualidade de vida no trabalho, que vai facilitar. Então, eu acho que por trás disso aí tem toda essa questão.</w:t>
      </w:r>
    </w:p>
    <w:p w14:paraId="22F4CC5F" w14:textId="77777777" w:rsidR="00712E8C" w:rsidRPr="00712E8C" w:rsidRDefault="00712E8C" w:rsidP="00712E8C">
      <w:pPr>
        <w:jc w:val="both"/>
        <w:rPr>
          <w:lang w:val="es-MX"/>
        </w:rPr>
      </w:pPr>
      <w:r w:rsidRPr="00712E8C">
        <w:rPr>
          <w:lang w:val="es-MX"/>
        </w:rPr>
        <w:t>[16:08 - 16:21] E tem, assim, pensando nessa parte um pouco política, é mais voltada na parte das... De quem quer fazer um trabalho, mas no sentido de melhorar realmente a produtividade da empresa.</w:t>
      </w:r>
    </w:p>
    <w:p w14:paraId="24511102" w14:textId="559B4701" w:rsidR="00712E8C" w:rsidRPr="00712E8C" w:rsidRDefault="00712E8C" w:rsidP="649190A0">
      <w:pPr>
        <w:jc w:val="both"/>
        <w:rPr>
          <w:lang w:val="pt-BR"/>
        </w:rPr>
      </w:pPr>
      <w:r w:rsidRPr="649190A0">
        <w:rPr>
          <w:lang w:val="pt-BR"/>
        </w:rPr>
        <w:t>[16:21 - 16:33</w:t>
      </w:r>
      <w:proofErr w:type="gramStart"/>
      <w:r w:rsidRPr="649190A0">
        <w:rPr>
          <w:lang w:val="pt-BR"/>
        </w:rPr>
        <w:t>] Então</w:t>
      </w:r>
      <w:proofErr w:type="gramEnd"/>
      <w:r w:rsidRPr="649190A0">
        <w:rPr>
          <w:lang w:val="pt-BR"/>
        </w:rPr>
        <w:t>, acaba sendo assim, uma coisa meio... O político no sentido que a empresa fazendo aquilo ali como uma estratégia, na verdade. Não como uma política, mas como uma estratégia para conseguir certas coisas.</w:t>
      </w:r>
    </w:p>
    <w:p w14:paraId="550651EB" w14:textId="77777777" w:rsidR="00712E8C" w:rsidRPr="00712E8C" w:rsidRDefault="00712E8C" w:rsidP="00712E8C">
      <w:pPr>
        <w:jc w:val="both"/>
        <w:rPr>
          <w:lang w:val="es-MX"/>
        </w:rPr>
      </w:pPr>
      <w:r w:rsidRPr="00712E8C">
        <w:rPr>
          <w:lang w:val="es-MX"/>
        </w:rPr>
        <w:t>[16:33 - 16:44] Mas nesse sentido mais econômico. Mas aí tem os grupos, os sindicatos. Os sindicatos, eles vão mais para esse aspecto de valorizar a qualidade de vida do trabalhador, por exemplo, as reivindicações.</w:t>
      </w:r>
    </w:p>
    <w:p w14:paraId="6E817631" w14:textId="77777777" w:rsidR="00712E8C" w:rsidRPr="00712E8C" w:rsidRDefault="00712E8C" w:rsidP="00712E8C">
      <w:pPr>
        <w:jc w:val="both"/>
        <w:rPr>
          <w:lang w:val="es-MX"/>
        </w:rPr>
      </w:pPr>
      <w:r w:rsidRPr="00712E8C">
        <w:rPr>
          <w:lang w:val="es-MX"/>
        </w:rPr>
        <w:t>[16:44 - 16:55] No momento, nós estamos vivenciando a greve das universidades. É preocupação com o quê? Com aquela qualidade das pessoas, né? De vida, do ambiente. Ainda mais pensando no serviço público,</w:t>
      </w:r>
    </w:p>
    <w:p w14:paraId="77A01D20" w14:textId="42FE8FD5" w:rsidR="00712E8C" w:rsidRPr="00712E8C" w:rsidRDefault="00712E8C" w:rsidP="5D31DDBD">
      <w:pPr>
        <w:jc w:val="both"/>
        <w:rPr>
          <w:lang w:val="pt-BR"/>
        </w:rPr>
      </w:pPr>
      <w:r w:rsidRPr="2437454F">
        <w:rPr>
          <w:lang w:val="pt-BR"/>
        </w:rPr>
        <w:t xml:space="preserve">[16:55 - 17:07] </w:t>
      </w:r>
      <w:proofErr w:type="gramStart"/>
      <w:r w:rsidRPr="2437454F">
        <w:rPr>
          <w:lang w:val="pt-BR"/>
        </w:rPr>
        <w:t>porque</w:t>
      </w:r>
      <w:proofErr w:type="gramEnd"/>
      <w:r w:rsidRPr="2437454F">
        <w:rPr>
          <w:lang w:val="pt-BR"/>
        </w:rPr>
        <w:t xml:space="preserve"> hoje a gente tem muito dessa questão que a estrutura de trabalho está muito </w:t>
      </w:r>
      <w:r w:rsidR="12EC4545" w:rsidRPr="2437454F">
        <w:rPr>
          <w:lang w:val="pt-BR"/>
        </w:rPr>
        <w:t>sucateada</w:t>
      </w:r>
      <w:r w:rsidRPr="2437454F">
        <w:rPr>
          <w:lang w:val="pt-BR"/>
        </w:rPr>
        <w:t xml:space="preserve"> né? Dificuldade de acesso à pesquisa, verbas para alguma coisa. Hoje em dia...</w:t>
      </w:r>
    </w:p>
    <w:p w14:paraId="548A410C" w14:textId="7CA291AB" w:rsidR="00712E8C" w:rsidRPr="00712E8C" w:rsidRDefault="00712E8C" w:rsidP="00712E8C">
      <w:pPr>
        <w:jc w:val="both"/>
        <w:rPr>
          <w:lang w:val="es-MX"/>
        </w:rPr>
      </w:pPr>
      <w:r w:rsidRPr="2437454F">
        <w:rPr>
          <w:lang w:val="es-MX"/>
        </w:rPr>
        <w:t xml:space="preserve">[17:07 - 17:20] Por exemplo, antes tinha essa questão de congresso. O pessoal viajava para o congresso, para bancas, né? Tudo isso é um estímulo. </w:t>
      </w:r>
      <w:proofErr w:type="spellStart"/>
      <w:r>
        <w:t>Hoje</w:t>
      </w:r>
      <w:proofErr w:type="spellEnd"/>
      <w:r>
        <w:t xml:space="preserve"> </w:t>
      </w:r>
      <w:proofErr w:type="spellStart"/>
      <w:r>
        <w:t>em</w:t>
      </w:r>
      <w:proofErr w:type="spellEnd"/>
      <w:r>
        <w:t xml:space="preserve"> </w:t>
      </w:r>
      <w:proofErr w:type="spellStart"/>
      <w:r>
        <w:t>dia</w:t>
      </w:r>
      <w:proofErr w:type="spellEnd"/>
      <w:r>
        <w:t xml:space="preserve"> é </w:t>
      </w:r>
      <w:proofErr w:type="spellStart"/>
      <w:r>
        <w:t>tudo</w:t>
      </w:r>
      <w:proofErr w:type="spellEnd"/>
      <w:r>
        <w:t xml:space="preserve"> online. </w:t>
      </w:r>
      <w:proofErr w:type="spellStart"/>
      <w:r>
        <w:t>Então</w:t>
      </w:r>
      <w:proofErr w:type="spellEnd"/>
      <w:r>
        <w:t xml:space="preserve">, </w:t>
      </w:r>
      <w:proofErr w:type="spellStart"/>
      <w:r>
        <w:t>assim</w:t>
      </w:r>
      <w:proofErr w:type="spellEnd"/>
      <w:r>
        <w:t xml:space="preserve">, </w:t>
      </w:r>
      <w:proofErr w:type="spellStart"/>
      <w:r>
        <w:t>tem</w:t>
      </w:r>
      <w:proofErr w:type="spellEnd"/>
      <w:r>
        <w:t xml:space="preserve"> </w:t>
      </w:r>
      <w:proofErr w:type="spellStart"/>
      <w:r>
        <w:t>sua</w:t>
      </w:r>
      <w:proofErr w:type="spellEnd"/>
      <w:r>
        <w:t xml:space="preserve"> </w:t>
      </w:r>
      <w:proofErr w:type="spellStart"/>
      <w:r>
        <w:t>vantagem</w:t>
      </w:r>
      <w:proofErr w:type="spellEnd"/>
      <w:r>
        <w:t xml:space="preserve">? </w:t>
      </w:r>
      <w:r w:rsidRPr="2437454F">
        <w:rPr>
          <w:lang w:val="es-MX"/>
        </w:rPr>
        <w:t>Tem, mas para a pessoa é mais cômod</w:t>
      </w:r>
      <w:r w:rsidR="10BCD1BA" w:rsidRPr="2437454F">
        <w:rPr>
          <w:lang w:val="es-MX"/>
        </w:rPr>
        <w:t xml:space="preserve">oo ficar perto </w:t>
      </w:r>
      <w:r w:rsidRPr="2437454F">
        <w:rPr>
          <w:lang w:val="es-MX"/>
        </w:rPr>
        <w:t>de família,</w:t>
      </w:r>
    </w:p>
    <w:p w14:paraId="56EE3CE7" w14:textId="77777777" w:rsidR="00712E8C" w:rsidRPr="00712E8C" w:rsidRDefault="00712E8C" w:rsidP="00712E8C">
      <w:pPr>
        <w:jc w:val="both"/>
        <w:rPr>
          <w:lang w:val="es-MX"/>
        </w:rPr>
      </w:pPr>
      <w:r w:rsidRPr="00712E8C">
        <w:rPr>
          <w:lang w:val="es-MX"/>
        </w:rPr>
        <w:lastRenderedPageBreak/>
        <w:t>[17:20 - 17:33] ou alguma coisa assim. Mas é forma de você fazer um contato, né? É uma coisa interessante também. E aí entram também aspectos políticos nessa perspectiva, né? Sociais, de relacionamento, né?</w:t>
      </w:r>
    </w:p>
    <w:p w14:paraId="0CA35811" w14:textId="77777777" w:rsidR="00712E8C" w:rsidRPr="00712E8C" w:rsidRDefault="00712E8C" w:rsidP="00712E8C">
      <w:pPr>
        <w:jc w:val="both"/>
        <w:rPr>
          <w:lang w:val="es-MX"/>
        </w:rPr>
      </w:pPr>
      <w:r w:rsidRPr="00712E8C">
        <w:rPr>
          <w:lang w:val="es-MX"/>
        </w:rPr>
        <w:t>[17:33 - 17:45] Acho bem interessante. Agora, uma coisa que eu acho que é interessante também quando a gente pensa nessa questão do florescimento humano, e eu no caso das pesquisas de qualidade de vida no trabalho, tem um outro tema no Brasil,</w:t>
      </w:r>
    </w:p>
    <w:p w14:paraId="71763819" w14:textId="77777777" w:rsidR="00712E8C" w:rsidRPr="00712E8C" w:rsidRDefault="00712E8C" w:rsidP="649190A0">
      <w:pPr>
        <w:jc w:val="both"/>
        <w:rPr>
          <w:lang w:val="pt-BR"/>
        </w:rPr>
      </w:pPr>
      <w:r w:rsidRPr="649190A0">
        <w:rPr>
          <w:lang w:val="pt-BR"/>
        </w:rPr>
        <w:t xml:space="preserve">[17:45 - 17:57] se você é </w:t>
      </w:r>
      <w:proofErr w:type="gramStart"/>
      <w:r w:rsidRPr="649190A0">
        <w:rPr>
          <w:lang w:val="pt-BR"/>
        </w:rPr>
        <w:t>daqui, você</w:t>
      </w:r>
      <w:proofErr w:type="gramEnd"/>
      <w:r w:rsidRPr="649190A0">
        <w:rPr>
          <w:lang w:val="pt-BR"/>
        </w:rPr>
        <w:t xml:space="preserve"> vai saber, que é o </w:t>
      </w:r>
      <w:r w:rsidRPr="649190A0">
        <w:rPr>
          <w:highlight w:val="yellow"/>
          <w:lang w:val="pt-BR"/>
        </w:rPr>
        <w:t>IDH,</w:t>
      </w:r>
      <w:r w:rsidRPr="649190A0">
        <w:rPr>
          <w:lang w:val="pt-BR"/>
        </w:rPr>
        <w:t xml:space="preserve"> o Índice de Desenvolvimento Humano. Vocês estão levando em consideração os estudos desses? Vocês vão trabalhar com alguma coisa nessa perspectiva?</w:t>
      </w:r>
    </w:p>
    <w:p w14:paraId="5F531290" w14:textId="77777777" w:rsidR="00712E8C" w:rsidRPr="00712E8C" w:rsidRDefault="00712E8C" w:rsidP="00712E8C">
      <w:pPr>
        <w:jc w:val="both"/>
        <w:rPr>
          <w:lang w:val="es-MX"/>
        </w:rPr>
      </w:pPr>
      <w:r w:rsidRPr="00712E8C">
        <w:rPr>
          <w:lang w:val="es-MX"/>
        </w:rPr>
        <w:t>[17:57 - 18:09] Que esse é um estudo... Você falou da política, eu lembrei, porque essa é uma coisa mais econômica, né? Isso tem a ver com uma questão de governo, uma questão de país, né? Então, é interessante.</w:t>
      </w:r>
    </w:p>
    <w:p w14:paraId="10FC0558" w14:textId="77777777" w:rsidR="00712E8C" w:rsidRPr="00712E8C" w:rsidRDefault="00712E8C" w:rsidP="00712E8C">
      <w:pPr>
        <w:jc w:val="both"/>
        <w:rPr>
          <w:lang w:val="es-MX"/>
        </w:rPr>
      </w:pPr>
      <w:r w:rsidRPr="649190A0">
        <w:rPr>
          <w:lang w:val="es-MX"/>
        </w:rPr>
        <w:t>[18:10 - 18:19] Então, aí eu queria saber se vocês estão trabalhando, se está sendo abordado em algum momento, ou se seria uma coisa que poderia passar a figurar nessa perspectiva, né?</w:t>
      </w:r>
    </w:p>
    <w:p w14:paraId="6A60FB40" w14:textId="77777777" w:rsidR="00712E8C" w:rsidRPr="00712E8C" w:rsidRDefault="00712E8C" w:rsidP="649190A0">
      <w:pPr>
        <w:jc w:val="both"/>
        <w:rPr>
          <w:b/>
          <w:bCs/>
          <w:lang w:val="es-MX"/>
        </w:rPr>
      </w:pPr>
      <w:r w:rsidRPr="649190A0">
        <w:rPr>
          <w:b/>
          <w:bCs/>
          <w:lang w:val="es-MX"/>
        </w:rPr>
        <w:t>Iara</w:t>
      </w:r>
    </w:p>
    <w:p w14:paraId="2593B00D" w14:textId="77777777" w:rsidR="00712E8C" w:rsidRPr="00712E8C" w:rsidRDefault="00712E8C" w:rsidP="00712E8C">
      <w:pPr>
        <w:jc w:val="both"/>
        <w:rPr>
          <w:lang w:val="es-MX"/>
        </w:rPr>
      </w:pPr>
      <w:r w:rsidRPr="00712E8C">
        <w:rPr>
          <w:lang w:val="es-MX"/>
        </w:rPr>
        <w:t>[18:21 - 18:33] Tem alguns pesquisadores da análise bibliométrica que definiu a amostra para cada país, que eles trabalham com esses indicadores, né? Desde o IDH até o Índice de Felicidade, etc. É...</w:t>
      </w:r>
    </w:p>
    <w:p w14:paraId="2DD5A87B" w14:textId="77777777" w:rsidR="00712E8C" w:rsidRPr="00712E8C" w:rsidRDefault="00712E8C" w:rsidP="00712E8C">
      <w:pPr>
        <w:jc w:val="both"/>
        <w:rPr>
          <w:lang w:val="es-MX"/>
        </w:rPr>
      </w:pPr>
      <w:r w:rsidRPr="00712E8C">
        <w:rPr>
          <w:lang w:val="es-MX"/>
        </w:rPr>
        <w:t>[18:33 - 18:44] Mas a gente, nesse exercício, está focado em construir uma amostra baseada na performance, né? Então, a gente não está dividindo assim, por exemplo,</w:t>
      </w:r>
    </w:p>
    <w:p w14:paraId="78AD54A4" w14:textId="77777777" w:rsidR="00712E8C" w:rsidRPr="00712E8C" w:rsidRDefault="00712E8C" w:rsidP="00712E8C">
      <w:pPr>
        <w:jc w:val="both"/>
        <w:rPr>
          <w:lang w:val="es-MX"/>
        </w:rPr>
      </w:pPr>
      <w:r w:rsidRPr="00712E8C">
        <w:rPr>
          <w:lang w:val="es-MX"/>
        </w:rPr>
        <w:t>[18:44 - 18:55] ah, queremos tantos pesquisadores de neurociência, tantos pesquisadores de qualidade de vida, tantos pesquisadores... A gente está... O nosso critério, ele é mais de quais que são as forças</w:t>
      </w:r>
    </w:p>
    <w:p w14:paraId="2C950F3D" w14:textId="77777777" w:rsidR="00712E8C" w:rsidRPr="00712E8C" w:rsidRDefault="00712E8C" w:rsidP="00712E8C">
      <w:pPr>
        <w:jc w:val="both"/>
        <w:rPr>
          <w:lang w:val="es-MX"/>
        </w:rPr>
      </w:pPr>
      <w:r w:rsidRPr="00712E8C">
        <w:rPr>
          <w:lang w:val="es-MX"/>
        </w:rPr>
        <w:t>[18:56 - 19:05] que estão melhor desempenhando do ponto de vista quantitativo, né? Na academia, para entender também, a partir disso, quais que são os temas que têm mais tração.</w:t>
      </w:r>
    </w:p>
    <w:p w14:paraId="6D767425" w14:textId="77777777" w:rsidR="00712E8C" w:rsidRPr="00712E8C" w:rsidRDefault="00712E8C" w:rsidP="00712E8C">
      <w:pPr>
        <w:jc w:val="both"/>
        <w:rPr>
          <w:lang w:val="es-MX"/>
        </w:rPr>
      </w:pPr>
      <w:r w:rsidRPr="00712E8C">
        <w:rPr>
          <w:lang w:val="es-MX"/>
        </w:rPr>
        <w:t>[19:06 - 19:16] Mas, sim, dentro dessa recorte, tem alguns pesquisadores que trabalham mais com indicadores econômicos de larga escala que foram identificados, sim.</w:t>
      </w:r>
    </w:p>
    <w:p w14:paraId="7452993D" w14:textId="77777777" w:rsidR="00712E8C" w:rsidRPr="00712E8C" w:rsidRDefault="00712E8C" w:rsidP="00712E8C">
      <w:pPr>
        <w:jc w:val="both"/>
        <w:rPr>
          <w:lang w:val="es-MX"/>
        </w:rPr>
      </w:pPr>
      <w:r w:rsidRPr="00712E8C">
        <w:rPr>
          <w:lang w:val="es-MX"/>
        </w:rPr>
        <w:t>[19:16 - 19:20] Espero que a gente tenha a oportunidade de conhecê-los. E agradeço também a todos.</w:t>
      </w:r>
    </w:p>
    <w:p w14:paraId="1FCDA549" w14:textId="77777777" w:rsidR="00712E8C" w:rsidRPr="00712E8C" w:rsidRDefault="00712E8C" w:rsidP="00712E8C">
      <w:pPr>
        <w:jc w:val="both"/>
        <w:rPr>
          <w:lang w:val="es-MX"/>
        </w:rPr>
      </w:pPr>
    </w:p>
    <w:p w14:paraId="2F4A9931" w14:textId="5493D08F" w:rsidR="00712E8C" w:rsidRPr="00712E8C" w:rsidRDefault="5C1F1C08" w:rsidP="649190A0">
      <w:pPr>
        <w:jc w:val="both"/>
        <w:rPr>
          <w:b/>
          <w:bCs/>
          <w:lang w:val="es-MX"/>
        </w:rPr>
      </w:pPr>
      <w:r w:rsidRPr="649190A0">
        <w:rPr>
          <w:b/>
          <w:bCs/>
          <w:lang w:val="es-MX"/>
        </w:rPr>
        <w:lastRenderedPageBreak/>
        <w:t>Ana Alice Vilas</w:t>
      </w:r>
    </w:p>
    <w:p w14:paraId="5BE3C511" w14:textId="0D05D05F" w:rsidR="00712E8C" w:rsidRPr="00712E8C" w:rsidRDefault="00712E8C" w:rsidP="5D31DDBD">
      <w:pPr>
        <w:jc w:val="both"/>
        <w:rPr>
          <w:lang w:val="pt-BR"/>
        </w:rPr>
      </w:pPr>
      <w:r w:rsidRPr="2437454F">
        <w:rPr>
          <w:lang w:val="pt-BR"/>
        </w:rPr>
        <w:t>[19:21 - 19:27</w:t>
      </w:r>
      <w:proofErr w:type="gramStart"/>
      <w:r w:rsidRPr="2437454F">
        <w:rPr>
          <w:lang w:val="pt-BR"/>
        </w:rPr>
        <w:t>] Eu</w:t>
      </w:r>
      <w:proofErr w:type="gramEnd"/>
      <w:r w:rsidRPr="2437454F">
        <w:rPr>
          <w:lang w:val="pt-BR"/>
        </w:rPr>
        <w:t xml:space="preserve"> tenho uma pesquisa sobre Índice de Felicidade também. </w:t>
      </w:r>
      <w:r w:rsidR="45B9ADFC" w:rsidRPr="2437454F">
        <w:rPr>
          <w:lang w:val="pt-BR"/>
        </w:rPr>
        <w:t>U</w:t>
      </w:r>
      <w:r w:rsidRPr="2437454F">
        <w:rPr>
          <w:lang w:val="pt-BR"/>
        </w:rPr>
        <w:t>m ano de mestrado.</w:t>
      </w:r>
    </w:p>
    <w:p w14:paraId="4C0BF5F7" w14:textId="77777777" w:rsidR="00712E8C" w:rsidRPr="00712E8C" w:rsidRDefault="00712E8C" w:rsidP="00712E8C">
      <w:pPr>
        <w:jc w:val="both"/>
        <w:rPr>
          <w:lang w:val="es-MX"/>
        </w:rPr>
      </w:pPr>
    </w:p>
    <w:p w14:paraId="01E7E7F1" w14:textId="77777777" w:rsidR="00712E8C" w:rsidRPr="00712E8C" w:rsidRDefault="00712E8C" w:rsidP="649190A0">
      <w:pPr>
        <w:jc w:val="both"/>
        <w:rPr>
          <w:b/>
          <w:bCs/>
          <w:lang w:val="es-MX"/>
        </w:rPr>
      </w:pPr>
      <w:r w:rsidRPr="649190A0">
        <w:rPr>
          <w:b/>
          <w:bCs/>
          <w:lang w:val="es-MX"/>
        </w:rPr>
        <w:t>Iara</w:t>
      </w:r>
    </w:p>
    <w:p w14:paraId="38B9A88C" w14:textId="77777777" w:rsidR="00712E8C" w:rsidRPr="00712E8C" w:rsidRDefault="00712E8C" w:rsidP="00712E8C">
      <w:pPr>
        <w:jc w:val="both"/>
        <w:rPr>
          <w:lang w:val="es-MX"/>
        </w:rPr>
      </w:pPr>
      <w:r w:rsidRPr="00712E8C">
        <w:rPr>
          <w:lang w:val="es-MX"/>
        </w:rPr>
        <w:t>[19:29 - 19:34] É interessante, né? É, ainda mais que é uma coisa assim que vem do botão, muda um pouco, né?</w:t>
      </w:r>
    </w:p>
    <w:p w14:paraId="4583CBD8" w14:textId="77777777" w:rsidR="00712E8C" w:rsidRPr="00712E8C" w:rsidRDefault="00712E8C" w:rsidP="649190A0">
      <w:pPr>
        <w:jc w:val="both"/>
        <w:rPr>
          <w:b/>
          <w:bCs/>
          <w:lang w:val="es-MX"/>
        </w:rPr>
      </w:pPr>
    </w:p>
    <w:p w14:paraId="6C2FE4CC" w14:textId="3F080C64" w:rsidR="00712E8C" w:rsidRPr="00712E8C" w:rsidRDefault="5C1F1C08" w:rsidP="649190A0">
      <w:pPr>
        <w:jc w:val="both"/>
        <w:rPr>
          <w:b/>
          <w:bCs/>
          <w:lang w:val="es-MX"/>
        </w:rPr>
      </w:pPr>
      <w:r w:rsidRPr="649190A0">
        <w:rPr>
          <w:b/>
          <w:bCs/>
          <w:lang w:val="es-MX"/>
        </w:rPr>
        <w:t>Ana Alice Vilas</w:t>
      </w:r>
    </w:p>
    <w:p w14:paraId="04696352" w14:textId="77777777" w:rsidR="00712E8C" w:rsidRPr="00712E8C" w:rsidRDefault="00712E8C" w:rsidP="00712E8C">
      <w:pPr>
        <w:jc w:val="both"/>
        <w:rPr>
          <w:lang w:val="es-MX"/>
        </w:rPr>
      </w:pPr>
      <w:r w:rsidRPr="00712E8C">
        <w:rPr>
          <w:lang w:val="es-MX"/>
        </w:rPr>
        <w:t>[19:35 - 19:36] Sim, é. A ideia é ela. Nosso framework.</w:t>
      </w:r>
    </w:p>
    <w:p w14:paraId="5A13E1FB" w14:textId="77777777" w:rsidR="00712E8C" w:rsidRPr="00712E8C" w:rsidRDefault="00712E8C" w:rsidP="00712E8C">
      <w:pPr>
        <w:jc w:val="both"/>
        <w:rPr>
          <w:lang w:val="es-MX"/>
        </w:rPr>
      </w:pPr>
    </w:p>
    <w:p w14:paraId="47D145EE" w14:textId="77777777" w:rsidR="00712E8C" w:rsidRPr="00712E8C" w:rsidRDefault="00712E8C" w:rsidP="649190A0">
      <w:pPr>
        <w:jc w:val="both"/>
        <w:rPr>
          <w:b/>
          <w:bCs/>
          <w:lang w:val="es-MX"/>
        </w:rPr>
      </w:pPr>
      <w:r w:rsidRPr="649190A0">
        <w:rPr>
          <w:b/>
          <w:bCs/>
          <w:lang w:val="es-MX"/>
        </w:rPr>
        <w:t>Iara</w:t>
      </w:r>
    </w:p>
    <w:p w14:paraId="42749CF1" w14:textId="77777777" w:rsidR="00712E8C" w:rsidRPr="00712E8C" w:rsidRDefault="00712E8C" w:rsidP="00712E8C">
      <w:pPr>
        <w:jc w:val="both"/>
        <w:rPr>
          <w:lang w:val="es-MX"/>
        </w:rPr>
      </w:pPr>
      <w:r w:rsidRPr="00712E8C">
        <w:rPr>
          <w:lang w:val="es-MX"/>
        </w:rPr>
        <w:t>[19:39 - 19:48] Mas interessante ouvir isso de que a qualidade de vida, nesse caso, é quase como a motivação de boa parte dos atores</w:t>
      </w:r>
    </w:p>
    <w:p w14:paraId="0EB5AF75" w14:textId="77777777" w:rsidR="00712E8C" w:rsidRPr="00712E8C" w:rsidRDefault="00712E8C" w:rsidP="00712E8C">
      <w:pPr>
        <w:jc w:val="both"/>
        <w:rPr>
          <w:lang w:val="es-MX"/>
        </w:rPr>
      </w:pPr>
      <w:r w:rsidRPr="00712E8C">
        <w:rPr>
          <w:lang w:val="es-MX"/>
        </w:rPr>
        <w:t>[19:51 - 20:03] de dar uma manutenção na sua própria estrutura produtiva, né? Não necessariamente apenas entregar a qualidade de vida, mas a qualidade de vida como um objetivo lá para frente.</w:t>
      </w:r>
    </w:p>
    <w:p w14:paraId="6B18D02D" w14:textId="77777777" w:rsidR="00712E8C" w:rsidRPr="00712E8C" w:rsidRDefault="00712E8C" w:rsidP="00712E8C">
      <w:pPr>
        <w:jc w:val="both"/>
        <w:rPr>
          <w:lang w:val="es-MX"/>
        </w:rPr>
      </w:pPr>
      <w:r w:rsidRPr="00712E8C">
        <w:rPr>
          <w:lang w:val="es-MX"/>
        </w:rPr>
        <w:t>[20:03 - 20:14] Imagino que deve ser interessante esse ambiente tão aplicado, né? Que é diferente de boa parte do cenário nas universidades federais, onde as coisas ficam mais teóricas, né?</w:t>
      </w:r>
    </w:p>
    <w:p w14:paraId="31F742CA" w14:textId="77777777" w:rsidR="00712E8C" w:rsidRPr="00712E8C" w:rsidRDefault="00712E8C" w:rsidP="00712E8C">
      <w:pPr>
        <w:jc w:val="both"/>
        <w:rPr>
          <w:lang w:val="es-MX"/>
        </w:rPr>
      </w:pPr>
      <w:r w:rsidRPr="00712E8C">
        <w:rPr>
          <w:lang w:val="es-MX"/>
        </w:rPr>
        <w:t>[20:14 - 20:18] Tem um longo espaço de tempo até elas virem a serem aplicadas.</w:t>
      </w:r>
    </w:p>
    <w:p w14:paraId="75C9FD58" w14:textId="77777777" w:rsidR="00712E8C" w:rsidRPr="00712E8C" w:rsidRDefault="00712E8C" w:rsidP="649190A0">
      <w:pPr>
        <w:jc w:val="both"/>
        <w:rPr>
          <w:b/>
          <w:bCs/>
          <w:lang w:val="es-MX"/>
        </w:rPr>
      </w:pPr>
    </w:p>
    <w:p w14:paraId="6109217D" w14:textId="1BF067E8" w:rsidR="00712E8C" w:rsidRPr="00712E8C" w:rsidRDefault="5C1F1C08" w:rsidP="649190A0">
      <w:pPr>
        <w:jc w:val="both"/>
        <w:rPr>
          <w:b/>
          <w:bCs/>
          <w:lang w:val="es-MX"/>
        </w:rPr>
      </w:pPr>
      <w:r w:rsidRPr="649190A0">
        <w:rPr>
          <w:b/>
          <w:bCs/>
          <w:lang w:val="es-MX"/>
        </w:rPr>
        <w:t>Ana Alice Vilas</w:t>
      </w:r>
    </w:p>
    <w:p w14:paraId="36569074" w14:textId="77777777" w:rsidR="00712E8C" w:rsidRPr="00712E8C" w:rsidRDefault="00712E8C" w:rsidP="00712E8C">
      <w:pPr>
        <w:jc w:val="both"/>
        <w:rPr>
          <w:lang w:val="es-MX"/>
        </w:rPr>
      </w:pPr>
      <w:r w:rsidRPr="00712E8C">
        <w:rPr>
          <w:lang w:val="es-MX"/>
        </w:rPr>
        <w:t>[20:20 - 20:32] É, e tem uma pesquisadora, não sei se você vai fazer a pergunta depois, que tem um núcleo de estudo de qualidade de vida no trabalho. Aí é mais voltado para essa questão mais de produtividade das empresas,</w:t>
      </w:r>
    </w:p>
    <w:p w14:paraId="31F07607" w14:textId="77777777" w:rsidR="00712E8C" w:rsidRPr="00712E8C" w:rsidRDefault="00712E8C" w:rsidP="00712E8C">
      <w:pPr>
        <w:jc w:val="both"/>
        <w:rPr>
          <w:lang w:val="es-MX"/>
        </w:rPr>
      </w:pPr>
      <w:r w:rsidRPr="00712E8C">
        <w:rPr>
          <w:lang w:val="es-MX"/>
        </w:rPr>
        <w:t>[20:32 - 20:45] de apoio às empresas, né? Então, tem gente trabalhando nas duas linhas. Tem um pessoal mais crítico, né? Da qualidade de vida, como às vezes até uma exploração, né? Diz que está melhorando a qualidade de vida,</w:t>
      </w:r>
    </w:p>
    <w:p w14:paraId="70ECB3BF" w14:textId="77777777" w:rsidR="00712E8C" w:rsidRPr="00712E8C" w:rsidRDefault="00712E8C" w:rsidP="00712E8C">
      <w:pPr>
        <w:jc w:val="both"/>
        <w:rPr>
          <w:lang w:val="es-MX"/>
        </w:rPr>
      </w:pPr>
      <w:r w:rsidRPr="00712E8C">
        <w:rPr>
          <w:lang w:val="es-MX"/>
        </w:rPr>
        <w:lastRenderedPageBreak/>
        <w:t>[20:45 - 20:57] mas que está preocupado com as pessoas, com a saúde do trabalhador. Mas, na verdade, seria mais uma ideia assim de não, vamos fazer isso para melhorar a produtividade, para o pessoal não ver que a gente está explorando eles, né?</w:t>
      </w:r>
    </w:p>
    <w:p w14:paraId="43B891FC" w14:textId="77777777" w:rsidR="00712E8C" w:rsidRPr="00712E8C" w:rsidRDefault="00712E8C" w:rsidP="00712E8C">
      <w:pPr>
        <w:jc w:val="both"/>
        <w:rPr>
          <w:lang w:val="es-MX"/>
        </w:rPr>
      </w:pPr>
      <w:r w:rsidRPr="00712E8C">
        <w:rPr>
          <w:lang w:val="es-MX"/>
        </w:rPr>
        <w:t>[20:58 - 21:02] Exatamente. Então, assim, tem uma equipe pesquisando também nessa perspectiva, né?</w:t>
      </w:r>
    </w:p>
    <w:p w14:paraId="1AC54418" w14:textId="77777777" w:rsidR="00712E8C" w:rsidRPr="00712E8C" w:rsidRDefault="00712E8C" w:rsidP="00712E8C">
      <w:pPr>
        <w:jc w:val="both"/>
        <w:rPr>
          <w:lang w:val="es-MX"/>
        </w:rPr>
      </w:pPr>
    </w:p>
    <w:p w14:paraId="1CD21481" w14:textId="77777777" w:rsidR="00712E8C" w:rsidRPr="00712E8C" w:rsidRDefault="00712E8C" w:rsidP="649190A0">
      <w:pPr>
        <w:jc w:val="both"/>
        <w:rPr>
          <w:b/>
          <w:bCs/>
          <w:lang w:val="es-MX"/>
        </w:rPr>
      </w:pPr>
      <w:r w:rsidRPr="649190A0">
        <w:rPr>
          <w:b/>
          <w:bCs/>
          <w:lang w:val="es-MX"/>
        </w:rPr>
        <w:t>Iara</w:t>
      </w:r>
    </w:p>
    <w:p w14:paraId="42694CCA" w14:textId="77777777" w:rsidR="00712E8C" w:rsidRPr="00712E8C" w:rsidRDefault="00712E8C" w:rsidP="00712E8C">
      <w:pPr>
        <w:jc w:val="both"/>
        <w:rPr>
          <w:lang w:val="es-MX"/>
        </w:rPr>
      </w:pPr>
      <w:r w:rsidRPr="00712E8C">
        <w:rPr>
          <w:lang w:val="es-MX"/>
        </w:rPr>
        <w:t>[21:04 - 21:16] E, normalmente, é muito raro, né? Por exemplo, na sociologia, que é de onde eu venho, eu dificilmente, dentro do mesmo guarda-chuva teórico, tenho o pessoal crítico e o pessoal meio pro-establishment,</w:t>
      </w:r>
    </w:p>
    <w:p w14:paraId="5CB3B680" w14:textId="77777777" w:rsidR="00712E8C" w:rsidRPr="00712E8C" w:rsidRDefault="00712E8C" w:rsidP="00712E8C">
      <w:pPr>
        <w:jc w:val="both"/>
        <w:rPr>
          <w:lang w:val="es-MX"/>
        </w:rPr>
      </w:pPr>
      <w:r w:rsidRPr="00712E8C">
        <w:rPr>
          <w:lang w:val="es-MX"/>
        </w:rPr>
        <w:t>[21:16 - 21:19] usando os mesmos conceitos, né? Então, porque achei interessante isso.</w:t>
      </w:r>
    </w:p>
    <w:p w14:paraId="3C27AF17" w14:textId="77777777" w:rsidR="00712E8C" w:rsidRPr="00712E8C" w:rsidRDefault="00712E8C" w:rsidP="00712E8C">
      <w:pPr>
        <w:jc w:val="both"/>
        <w:rPr>
          <w:lang w:val="es-MX"/>
        </w:rPr>
      </w:pPr>
      <w:r w:rsidRPr="00712E8C">
        <w:rPr>
          <w:lang w:val="es-MX"/>
        </w:rPr>
        <w:t>[21:20 - 21:23] E deve ser muita briga, né?</w:t>
      </w:r>
    </w:p>
    <w:p w14:paraId="5974D6CD" w14:textId="77777777" w:rsidR="00712E8C" w:rsidRDefault="00712E8C" w:rsidP="00712E8C">
      <w:pPr>
        <w:jc w:val="both"/>
        <w:rPr>
          <w:lang w:val="es-MX"/>
        </w:rPr>
      </w:pPr>
      <w:r w:rsidRPr="00712E8C">
        <w:rPr>
          <w:lang w:val="es-MX"/>
        </w:rPr>
        <w:t>[21:25 - 21:29] Meu Deus, os congressos devem ser um caos. Só um parênteses.</w:t>
      </w:r>
    </w:p>
    <w:p w14:paraId="7124A8F7" w14:textId="77777777" w:rsidR="00E2595C" w:rsidRDefault="00E2595C" w:rsidP="649190A0">
      <w:pPr>
        <w:jc w:val="both"/>
        <w:rPr>
          <w:b/>
          <w:bCs/>
          <w:lang w:val="es-MX"/>
        </w:rPr>
      </w:pPr>
    </w:p>
    <w:p w14:paraId="278F16B6" w14:textId="58617C56" w:rsidR="00E2595C" w:rsidRPr="00712E8C" w:rsidRDefault="5C1F1C08" w:rsidP="649190A0">
      <w:pPr>
        <w:jc w:val="both"/>
        <w:rPr>
          <w:b/>
          <w:bCs/>
          <w:lang w:val="es-MX"/>
        </w:rPr>
      </w:pPr>
      <w:r w:rsidRPr="649190A0">
        <w:rPr>
          <w:b/>
          <w:bCs/>
          <w:lang w:val="es-MX"/>
        </w:rPr>
        <w:t>Ana Alice Vilas</w:t>
      </w:r>
    </w:p>
    <w:p w14:paraId="72616151" w14:textId="77777777" w:rsidR="00712E8C" w:rsidRPr="00712E8C" w:rsidRDefault="00712E8C" w:rsidP="00712E8C">
      <w:pPr>
        <w:jc w:val="both"/>
        <w:rPr>
          <w:lang w:val="es-MX"/>
        </w:rPr>
      </w:pPr>
      <w:r w:rsidRPr="00712E8C">
        <w:rPr>
          <w:lang w:val="es-MX"/>
        </w:rPr>
        <w:t>[21:30 - 21:40] É, porque é complicado, porque tem gente que é crítico, mas crítico mesmo, concordo. Você fala que a qualidade de vida é a maior coisa, totalmente pejorativa. Sim. É.</w:t>
      </w:r>
    </w:p>
    <w:p w14:paraId="1CDF6161" w14:textId="77777777" w:rsidR="00712E8C" w:rsidRPr="00712E8C" w:rsidRDefault="00712E8C" w:rsidP="649190A0">
      <w:pPr>
        <w:jc w:val="both"/>
        <w:rPr>
          <w:b/>
          <w:bCs/>
          <w:lang w:val="es-MX"/>
        </w:rPr>
      </w:pPr>
    </w:p>
    <w:p w14:paraId="40A790F1" w14:textId="77777777" w:rsidR="00712E8C" w:rsidRPr="00712E8C" w:rsidRDefault="00712E8C" w:rsidP="649190A0">
      <w:pPr>
        <w:jc w:val="both"/>
        <w:rPr>
          <w:b/>
          <w:bCs/>
          <w:lang w:val="es-MX"/>
        </w:rPr>
      </w:pPr>
      <w:r w:rsidRPr="649190A0">
        <w:rPr>
          <w:b/>
          <w:bCs/>
          <w:lang w:val="es-MX"/>
        </w:rPr>
        <w:t>Iara</w:t>
      </w:r>
    </w:p>
    <w:p w14:paraId="77704B0F" w14:textId="77777777" w:rsidR="00712E8C" w:rsidRPr="00712E8C" w:rsidRDefault="00712E8C" w:rsidP="00712E8C">
      <w:pPr>
        <w:jc w:val="both"/>
        <w:rPr>
          <w:lang w:val="es-MX"/>
        </w:rPr>
      </w:pPr>
      <w:r w:rsidRPr="00712E8C">
        <w:rPr>
          <w:lang w:val="es-MX"/>
        </w:rPr>
        <w:t>[21:42 - 21:54] Complicado. E aí, quais os recursos que a senhora diria que são necessários, assim, né? Para promover a capacidade de pesquisa nesse tema, aqui no Brasil e na América Latina? A senhora mencionou algumas coisas como acesso ao recurso,</w:t>
      </w:r>
    </w:p>
    <w:p w14:paraId="29FC72AA" w14:textId="77777777" w:rsidR="00712E8C" w:rsidRPr="00712E8C" w:rsidRDefault="00712E8C" w:rsidP="00712E8C">
      <w:pPr>
        <w:jc w:val="both"/>
        <w:rPr>
          <w:lang w:val="es-MX"/>
        </w:rPr>
      </w:pPr>
      <w:r w:rsidRPr="00712E8C">
        <w:rPr>
          <w:lang w:val="es-MX"/>
        </w:rPr>
        <w:t>[21:54 - 22:00] verba para mobilidade acadêmica, conexão com redes. Poderia contar um pouquinho mais sobre a gente?</w:t>
      </w:r>
    </w:p>
    <w:p w14:paraId="54C7B31B" w14:textId="77777777" w:rsidR="00712E8C" w:rsidRPr="00712E8C" w:rsidRDefault="00712E8C" w:rsidP="00712E8C">
      <w:pPr>
        <w:jc w:val="both"/>
        <w:rPr>
          <w:lang w:val="es-MX"/>
        </w:rPr>
      </w:pPr>
    </w:p>
    <w:p w14:paraId="0C2EFA5D" w14:textId="301BBC1E" w:rsidR="00712E8C" w:rsidRPr="00712E8C" w:rsidRDefault="5C1F1C08" w:rsidP="649190A0">
      <w:pPr>
        <w:jc w:val="both"/>
        <w:rPr>
          <w:b/>
          <w:bCs/>
          <w:lang w:val="es-MX"/>
        </w:rPr>
      </w:pPr>
      <w:r w:rsidRPr="649190A0">
        <w:rPr>
          <w:b/>
          <w:bCs/>
          <w:lang w:val="es-MX"/>
        </w:rPr>
        <w:t>Ana Alice Vilas</w:t>
      </w:r>
    </w:p>
    <w:p w14:paraId="01477650" w14:textId="3D80BC55" w:rsidR="00712E8C" w:rsidRPr="00712E8C" w:rsidRDefault="00712E8C" w:rsidP="649190A0">
      <w:pPr>
        <w:jc w:val="both"/>
        <w:rPr>
          <w:lang w:val="pt-BR"/>
        </w:rPr>
      </w:pPr>
      <w:r w:rsidRPr="2437454F">
        <w:rPr>
          <w:lang w:val="pt-BR"/>
        </w:rPr>
        <w:t xml:space="preserve">[22:01 - 22:14] Sim, é. Então, no caso dessa minha pesquisa, inicialmente, eu fui fazer, ela foi </w:t>
      </w:r>
      <w:proofErr w:type="spellStart"/>
      <w:r w:rsidRPr="2437454F">
        <w:rPr>
          <w:lang w:val="pt-BR"/>
        </w:rPr>
        <w:t>pós-doutorada</w:t>
      </w:r>
      <w:proofErr w:type="spellEnd"/>
      <w:r w:rsidRPr="2437454F">
        <w:rPr>
          <w:lang w:val="pt-BR"/>
        </w:rPr>
        <w:t xml:space="preserve">. Então, a gente tem financiamento da </w:t>
      </w:r>
      <w:r w:rsidRPr="2437454F">
        <w:rPr>
          <w:highlight w:val="yellow"/>
          <w:lang w:val="pt-BR"/>
        </w:rPr>
        <w:t>CAPES,</w:t>
      </w:r>
      <w:r w:rsidRPr="2437454F">
        <w:rPr>
          <w:lang w:val="pt-BR"/>
        </w:rPr>
        <w:t xml:space="preserve"> né? Normalmente, pode ter outro tipo de financiamento, mas a CAPES é o principal dela, </w:t>
      </w:r>
      <w:r w:rsidRPr="2437454F">
        <w:rPr>
          <w:highlight w:val="yellow"/>
          <w:lang w:val="pt-BR"/>
        </w:rPr>
        <w:t>CN</w:t>
      </w:r>
      <w:r w:rsidR="01C7EE16" w:rsidRPr="2437454F">
        <w:rPr>
          <w:highlight w:val="yellow"/>
          <w:lang w:val="pt-BR"/>
        </w:rPr>
        <w:t>P</w:t>
      </w:r>
      <w:r w:rsidRPr="2437454F">
        <w:rPr>
          <w:highlight w:val="yellow"/>
          <w:lang w:val="pt-BR"/>
        </w:rPr>
        <w:t>Q</w:t>
      </w:r>
      <w:r w:rsidRPr="2437454F">
        <w:rPr>
          <w:lang w:val="pt-BR"/>
        </w:rPr>
        <w:t>, né?</w:t>
      </w:r>
    </w:p>
    <w:p w14:paraId="2D929B34" w14:textId="77777777" w:rsidR="00712E8C" w:rsidRPr="00712E8C" w:rsidRDefault="00712E8C" w:rsidP="00712E8C">
      <w:pPr>
        <w:jc w:val="both"/>
        <w:rPr>
          <w:lang w:val="es-MX"/>
        </w:rPr>
      </w:pPr>
      <w:r w:rsidRPr="649190A0">
        <w:rPr>
          <w:lang w:val="es-MX"/>
        </w:rPr>
        <w:lastRenderedPageBreak/>
        <w:t xml:space="preserve">[22:14 - 22:26] E tem as próprias universidades que têm o apoio também, que colaboram em projetos, assim, internacionais. A gente aqui na universidade, aqui na </w:t>
      </w:r>
      <w:r w:rsidRPr="649190A0">
        <w:rPr>
          <w:highlight w:val="yellow"/>
          <w:lang w:val="es-MX"/>
        </w:rPr>
        <w:t>UFLA,</w:t>
      </w:r>
      <w:r w:rsidRPr="649190A0">
        <w:rPr>
          <w:lang w:val="es-MX"/>
        </w:rPr>
        <w:t xml:space="preserve"> a gente tem uma diretoria de relações internacionais.</w:t>
      </w:r>
    </w:p>
    <w:p w14:paraId="6C58DFF3" w14:textId="77777777" w:rsidR="00712E8C" w:rsidRPr="00712E8C" w:rsidRDefault="00712E8C" w:rsidP="00712E8C">
      <w:pPr>
        <w:jc w:val="both"/>
        <w:rPr>
          <w:lang w:val="es-MX"/>
        </w:rPr>
      </w:pPr>
      <w:r w:rsidRPr="00712E8C">
        <w:rPr>
          <w:lang w:val="es-MX"/>
        </w:rPr>
        <w:t>[22:26 - 22:37] Aí, eles já facilitam também um pouco os convênios. No meu caso, na época, não tinha, o meu não foi feito por um convênio assim. Mas, às vezes, tem situações ou pesquisas</w:t>
      </w:r>
    </w:p>
    <w:p w14:paraId="28944C40" w14:textId="77777777" w:rsidR="00712E8C" w:rsidRPr="00712E8C" w:rsidRDefault="00712E8C" w:rsidP="00712E8C">
      <w:pPr>
        <w:jc w:val="both"/>
        <w:rPr>
          <w:lang w:val="es-MX"/>
        </w:rPr>
      </w:pPr>
      <w:r w:rsidRPr="00712E8C">
        <w:rPr>
          <w:lang w:val="es-MX"/>
        </w:rPr>
        <w:t>[22:37 - 22:49] que é muito de ter uma equipe já preparada já e faz os convênios com diferentes universidades de outros países, né? Então, assim, uma forma é essa aí. Então, esse financiamento.</w:t>
      </w:r>
    </w:p>
    <w:p w14:paraId="5C3E02BF" w14:textId="4919B49E" w:rsidR="00712E8C" w:rsidRPr="00712E8C" w:rsidRDefault="00712E8C" w:rsidP="00712E8C">
      <w:pPr>
        <w:jc w:val="both"/>
        <w:rPr>
          <w:lang w:val="es-MX"/>
        </w:rPr>
      </w:pPr>
      <w:r w:rsidRPr="2437454F">
        <w:rPr>
          <w:lang w:val="es-MX"/>
        </w:rPr>
        <w:t xml:space="preserve">[22:49 - 23:01] E, no meu caso, quando eu voltei do doutorado, do pós-doutorado, que eu tinha desenvolvido o modelo lá com a professora e tudo, aí eu consegui, eu fiz um projeto, submeti ao </w:t>
      </w:r>
      <w:r w:rsidRPr="2437454F">
        <w:rPr>
          <w:highlight w:val="yellow"/>
          <w:lang w:val="es-MX"/>
        </w:rPr>
        <w:t>CN</w:t>
      </w:r>
      <w:r w:rsidR="565B0E92" w:rsidRPr="2437454F">
        <w:rPr>
          <w:highlight w:val="yellow"/>
          <w:lang w:val="es-MX"/>
        </w:rPr>
        <w:t>P</w:t>
      </w:r>
      <w:r w:rsidRPr="2437454F">
        <w:rPr>
          <w:highlight w:val="yellow"/>
          <w:lang w:val="es-MX"/>
        </w:rPr>
        <w:t>Q,</w:t>
      </w:r>
    </w:p>
    <w:p w14:paraId="51FC4EE0" w14:textId="77777777" w:rsidR="00712E8C" w:rsidRPr="00712E8C" w:rsidRDefault="00712E8C" w:rsidP="00712E8C">
      <w:pPr>
        <w:jc w:val="both"/>
        <w:rPr>
          <w:lang w:val="es-MX"/>
        </w:rPr>
      </w:pPr>
      <w:r w:rsidRPr="649190A0">
        <w:rPr>
          <w:lang w:val="es-MX"/>
        </w:rPr>
        <w:t xml:space="preserve">[23:01 - 23:13] aí eu consegui verba do CNTQ para fazer pesquisa. E, assim, cada estado tem a sua, né? Igual, por exemplo, você deve ter lá no Acre e tal. Aqui a gente tem a </w:t>
      </w:r>
      <w:r w:rsidRPr="649190A0">
        <w:rPr>
          <w:highlight w:val="yellow"/>
          <w:lang w:val="es-MX"/>
        </w:rPr>
        <w:t>FAPERJ. A FAPERJ</w:t>
      </w:r>
      <w:r w:rsidRPr="649190A0">
        <w:rPr>
          <w:lang w:val="es-MX"/>
        </w:rPr>
        <w:t xml:space="preserve"> é a do Rio, que eu trabalhei lá. A </w:t>
      </w:r>
      <w:r w:rsidRPr="649190A0">
        <w:rPr>
          <w:highlight w:val="yellow"/>
          <w:lang w:val="es-MX"/>
        </w:rPr>
        <w:t>FAPEMIG,</w:t>
      </w:r>
      <w:r w:rsidRPr="649190A0">
        <w:rPr>
          <w:lang w:val="es-MX"/>
        </w:rPr>
        <w:t xml:space="preserve"> né?</w:t>
      </w:r>
    </w:p>
    <w:p w14:paraId="576ABA05" w14:textId="77777777" w:rsidR="00712E8C" w:rsidRPr="00712E8C" w:rsidRDefault="00712E8C" w:rsidP="00712E8C">
      <w:pPr>
        <w:jc w:val="both"/>
        <w:rPr>
          <w:lang w:val="es-MX"/>
        </w:rPr>
      </w:pPr>
      <w:r w:rsidRPr="00712E8C">
        <w:rPr>
          <w:lang w:val="es-MX"/>
        </w:rPr>
        <w:t>[23:13 - 23:24] Então, a FAPEMIG financeia as pesquisas. Aí, depende muito da pessoa fazer projetos, né? E quase todo ano tem, tem verba para pesquisa. E aí, inclui, né? Equipamento,</w:t>
      </w:r>
    </w:p>
    <w:p w14:paraId="346F3912" w14:textId="77777777" w:rsidR="00712E8C" w:rsidRPr="00712E8C" w:rsidRDefault="00712E8C" w:rsidP="00712E8C">
      <w:pPr>
        <w:jc w:val="both"/>
        <w:rPr>
          <w:lang w:val="es-MX"/>
        </w:rPr>
      </w:pPr>
      <w:r w:rsidRPr="00712E8C">
        <w:rPr>
          <w:lang w:val="es-MX"/>
        </w:rPr>
        <w:t>[23:24 - 23:37] inclui diárias, inclui aquisição de livros. Então, assim, por exemplo, essa segunda pesquisa que eu fiz, eu fiz em várias universidades, eu não consegui uma amostra, eu consegui uma amostra muito grande, na verdade.</w:t>
      </w:r>
    </w:p>
    <w:p w14:paraId="29ED268E" w14:textId="77777777" w:rsidR="00712E8C" w:rsidRPr="00712E8C" w:rsidRDefault="00712E8C" w:rsidP="00712E8C">
      <w:pPr>
        <w:jc w:val="both"/>
        <w:rPr>
          <w:lang w:val="es-MX"/>
        </w:rPr>
      </w:pPr>
      <w:r w:rsidRPr="00712E8C">
        <w:rPr>
          <w:lang w:val="es-MX"/>
        </w:rPr>
        <w:t>[23:37 - 23:48] Mas, por universidade, as amostras foram pequenas, por falta de envolvimento das próprias pró-reitorias das instituições. Porque o que que eu queria? Eu entrava em contato,</w:t>
      </w:r>
    </w:p>
    <w:p w14:paraId="09ECE636" w14:textId="77777777" w:rsidR="00712E8C" w:rsidRPr="00712E8C" w:rsidRDefault="00712E8C" w:rsidP="00712E8C">
      <w:pPr>
        <w:jc w:val="both"/>
        <w:rPr>
          <w:lang w:val="es-MX"/>
        </w:rPr>
      </w:pPr>
      <w:r w:rsidRPr="00712E8C">
        <w:rPr>
          <w:lang w:val="es-MX"/>
        </w:rPr>
        <w:t>[23:48 - 23:59] eu mesma, eu coloquei a aluna primeiro, mas depois não deu, eu mesma entrei em contato. Solicitei nas pró-reitorias, né? De gestão de pessoas, cada uma tem um nome, né? O setor lá.</w:t>
      </w:r>
    </w:p>
    <w:p w14:paraId="60486A2D" w14:textId="77777777" w:rsidR="00712E8C" w:rsidRPr="00712E8C" w:rsidRDefault="00712E8C" w:rsidP="00712E8C">
      <w:pPr>
        <w:jc w:val="both"/>
        <w:rPr>
          <w:lang w:val="es-MX"/>
        </w:rPr>
      </w:pPr>
      <w:r w:rsidRPr="00712E8C">
        <w:rPr>
          <w:lang w:val="es-MX"/>
        </w:rPr>
        <w:t>[23:59 - 24:12] Eu solicitava um acesso à lista de e-mail dos professores para a gente mandar o instrumento. Somente a Universidade Federal Rural Federal de Juiz de Fora que me mandou e a Universidade do Espírito Santo</w:t>
      </w:r>
    </w:p>
    <w:p w14:paraId="551E21E7" w14:textId="77777777" w:rsidR="00712E8C" w:rsidRPr="00712E8C" w:rsidRDefault="00712E8C" w:rsidP="00712E8C">
      <w:pPr>
        <w:jc w:val="both"/>
        <w:rPr>
          <w:lang w:val="es-MX"/>
        </w:rPr>
      </w:pPr>
      <w:r w:rsidRPr="00712E8C">
        <w:rPr>
          <w:lang w:val="es-MX"/>
        </w:rPr>
        <w:t>[24:12 - 24:24] falou que não podia me liberar o acesso, mas poderia que eu mandasse o instrumento para eles e eles repassariam para os professores. Aí, fizeram isso na primeira porta. E aí, a segunda parte da pesquisa, a pesquisa desenvolvida em duas etapas.</w:t>
      </w:r>
    </w:p>
    <w:p w14:paraId="000787CB" w14:textId="77777777" w:rsidR="00712E8C" w:rsidRPr="00712E8C" w:rsidRDefault="00712E8C" w:rsidP="00712E8C">
      <w:pPr>
        <w:jc w:val="both"/>
        <w:rPr>
          <w:lang w:val="es-MX"/>
        </w:rPr>
      </w:pPr>
      <w:r w:rsidRPr="00712E8C">
        <w:rPr>
          <w:lang w:val="es-MX"/>
        </w:rPr>
        <w:lastRenderedPageBreak/>
        <w:t>[24:25 - 24:35] Depois da segunda etapa, tinha mudado o pró-reitor, não conseguia acesso mais. Então, assim, a dificuldade de acesso, às vezes, é boa vontade das próprias instituições de participar, né?</w:t>
      </w:r>
    </w:p>
    <w:p w14:paraId="3BF1274D" w14:textId="77777777" w:rsidR="00712E8C" w:rsidRPr="00712E8C" w:rsidRDefault="00712E8C" w:rsidP="00712E8C">
      <w:pPr>
        <w:jc w:val="both"/>
        <w:rPr>
          <w:lang w:val="es-MX"/>
        </w:rPr>
      </w:pPr>
      <w:r w:rsidRPr="00712E8C">
        <w:rPr>
          <w:lang w:val="es-MX"/>
        </w:rPr>
        <w:t>[24:36 - 24:47] Porque, por exemplo, teria feito uma pesquisa bem maior, eu consegui no questionário 1.300 e poucos na primeira parte e 900 e poucos na segunda parte.</w:t>
      </w:r>
    </w:p>
    <w:p w14:paraId="2D7D836D" w14:textId="77777777" w:rsidR="00712E8C" w:rsidRPr="00712E8C" w:rsidRDefault="00712E8C" w:rsidP="00712E8C">
      <w:pPr>
        <w:jc w:val="both"/>
        <w:rPr>
          <w:lang w:val="es-MX"/>
        </w:rPr>
      </w:pPr>
      <w:r w:rsidRPr="00712E8C">
        <w:rPr>
          <w:lang w:val="es-MX"/>
        </w:rPr>
        <w:t>[24:47 - 24:58] Mas se a gente tivesse o acesso à lista de e-mail dos professores, a gente conseguia uma amostra muito maior. Apesar que eu ainda tenho informações que eu não publiquei,</w:t>
      </w:r>
    </w:p>
    <w:p w14:paraId="4327B487" w14:textId="77777777" w:rsidR="00712E8C" w:rsidRPr="00712E8C" w:rsidRDefault="00712E8C" w:rsidP="00712E8C">
      <w:pPr>
        <w:jc w:val="both"/>
        <w:rPr>
          <w:lang w:val="es-MX"/>
        </w:rPr>
      </w:pPr>
      <w:r w:rsidRPr="00712E8C">
        <w:rPr>
          <w:lang w:val="es-MX"/>
        </w:rPr>
        <w:t>[24:58 - 25:09] porque depois eu não estive orientando na área específica, mas que eu poderia ter explorado e ter publicado outros trabalhos, né? Mas, assim, acesso a recursos tem, a pessoa fazer os projetos, né?</w:t>
      </w:r>
    </w:p>
    <w:p w14:paraId="65458744" w14:textId="77777777" w:rsidR="00712E8C" w:rsidRPr="00712E8C" w:rsidRDefault="00712E8C" w:rsidP="00712E8C">
      <w:pPr>
        <w:jc w:val="both"/>
        <w:rPr>
          <w:lang w:val="es-MX"/>
        </w:rPr>
      </w:pPr>
      <w:r w:rsidRPr="00712E8C">
        <w:rPr>
          <w:lang w:val="es-MX"/>
        </w:rPr>
        <w:t>[25:09 - 25:21] E aí, sempre tem, tem essas fundações estaduais, né? Tipo a FAPEMIG, ou a FAPEG, ou a FAPESP, né? E tem, depois, o CNPq e a CAPES. E aí, todas elas financiam...</w:t>
      </w:r>
    </w:p>
    <w:p w14:paraId="37632EF2" w14:textId="77777777" w:rsidR="00712E8C" w:rsidRPr="00712E8C" w:rsidRDefault="00712E8C" w:rsidP="00712E8C">
      <w:pPr>
        <w:jc w:val="both"/>
        <w:rPr>
          <w:lang w:val="es-MX"/>
        </w:rPr>
      </w:pPr>
      <w:r w:rsidRPr="00712E8C">
        <w:rPr>
          <w:lang w:val="es-MX"/>
        </w:rPr>
        <w:t>[25:21 - 25:32] Hoje, material, a gente não tem. A gente nem gasta tanto mais, né? Equipamento, essas coisas, não é tanto. Mas a questão de passagens, eu tinha diária para visitar as universidades, nós visitamos algumas, sabe?</w:t>
      </w:r>
    </w:p>
    <w:p w14:paraId="730CBB53" w14:textId="77777777" w:rsidR="00712E8C" w:rsidRPr="00712E8C" w:rsidRDefault="00712E8C" w:rsidP="00712E8C">
      <w:pPr>
        <w:jc w:val="both"/>
        <w:rPr>
          <w:lang w:val="es-MX"/>
        </w:rPr>
      </w:pPr>
      <w:r w:rsidRPr="00712E8C">
        <w:rPr>
          <w:lang w:val="es-MX"/>
        </w:rPr>
        <w:t>[25:33 - 25:45] Mas é a questão, assim, o que prejudicou um pouco foi as próprias instituições não retornarem da forma que a gente queria. Mas é mais nesse sentido aí.</w:t>
      </w:r>
    </w:p>
    <w:p w14:paraId="4A7B4EF2" w14:textId="77777777" w:rsidR="00712E8C" w:rsidRPr="00712E8C" w:rsidRDefault="00712E8C" w:rsidP="00712E8C">
      <w:pPr>
        <w:jc w:val="both"/>
        <w:rPr>
          <w:lang w:val="es-MX"/>
        </w:rPr>
      </w:pPr>
      <w:r w:rsidRPr="00712E8C">
        <w:rPr>
          <w:lang w:val="es-MX"/>
        </w:rPr>
        <w:t>[25:45 - 25:58] E quando tem cooperação internacional, aí, geralmente, a própria instituição de fora, às vezes, custeia passagem, ou custeia alguma coisa, e aí facilita também, né? Para a publicação. Eu publiquei o livro.</w:t>
      </w:r>
    </w:p>
    <w:p w14:paraId="7790740D" w14:textId="77777777" w:rsidR="00712E8C" w:rsidRPr="00712E8C" w:rsidRDefault="00712E8C" w:rsidP="00712E8C">
      <w:pPr>
        <w:jc w:val="both"/>
        <w:rPr>
          <w:lang w:val="es-MX"/>
        </w:rPr>
      </w:pPr>
      <w:r w:rsidRPr="00712E8C">
        <w:rPr>
          <w:lang w:val="es-MX"/>
        </w:rPr>
        <w:t>[25:58 - 26:01] Então, o livro foi tudo por recursos da pesquisa.</w:t>
      </w:r>
    </w:p>
    <w:p w14:paraId="7BC10444" w14:textId="77777777" w:rsidR="00712E8C" w:rsidRPr="00712E8C" w:rsidRDefault="00712E8C" w:rsidP="649190A0">
      <w:pPr>
        <w:jc w:val="both"/>
        <w:rPr>
          <w:b/>
          <w:bCs/>
          <w:lang w:val="es-MX"/>
        </w:rPr>
      </w:pPr>
    </w:p>
    <w:p w14:paraId="36CD941F" w14:textId="77777777" w:rsidR="00712E8C" w:rsidRPr="00712E8C" w:rsidRDefault="00712E8C" w:rsidP="649190A0">
      <w:pPr>
        <w:jc w:val="both"/>
        <w:rPr>
          <w:b/>
          <w:bCs/>
          <w:lang w:val="es-MX"/>
        </w:rPr>
      </w:pPr>
      <w:r w:rsidRPr="649190A0">
        <w:rPr>
          <w:b/>
          <w:bCs/>
          <w:lang w:val="es-MX"/>
        </w:rPr>
        <w:t>Iara</w:t>
      </w:r>
    </w:p>
    <w:p w14:paraId="07B84700" w14:textId="77777777" w:rsidR="00712E8C" w:rsidRPr="00712E8C" w:rsidRDefault="00712E8C" w:rsidP="00712E8C">
      <w:pPr>
        <w:jc w:val="both"/>
        <w:rPr>
          <w:lang w:val="es-MX"/>
        </w:rPr>
      </w:pPr>
      <w:r w:rsidRPr="00712E8C">
        <w:rPr>
          <w:lang w:val="es-MX"/>
        </w:rPr>
        <w:t>[26:08 - 26:18] Perfeito. É interessante essa parte da motivação das próprias... próprios sujeitos e colaboradores de pesquisa, né? Que sem isso, não vai para frente.</w:t>
      </w:r>
    </w:p>
    <w:p w14:paraId="43888764" w14:textId="77777777" w:rsidR="00712E8C" w:rsidRPr="00712E8C" w:rsidRDefault="00712E8C" w:rsidP="00712E8C">
      <w:pPr>
        <w:jc w:val="both"/>
        <w:rPr>
          <w:lang w:val="es-MX"/>
        </w:rPr>
      </w:pPr>
      <w:r w:rsidRPr="00712E8C">
        <w:rPr>
          <w:lang w:val="es-MX"/>
        </w:rPr>
        <w:t>[26:18 - 26:31] A gente tem encontrado esse desafio também, desse lado aqui. E quais que a senhora diria que são os principais órgãos de pesquisa sobre florescimento humano aqui no Brasil e na América Latina?</w:t>
      </w:r>
    </w:p>
    <w:p w14:paraId="67BEF09A" w14:textId="77777777" w:rsidR="00712E8C" w:rsidRPr="00712E8C" w:rsidRDefault="00712E8C" w:rsidP="00712E8C">
      <w:pPr>
        <w:jc w:val="both"/>
        <w:rPr>
          <w:lang w:val="es-MX"/>
        </w:rPr>
      </w:pPr>
      <w:r w:rsidRPr="00712E8C">
        <w:rPr>
          <w:lang w:val="es-MX"/>
        </w:rPr>
        <w:t>[26:31 - 26:42] Pensando, assim, as redes, como a senhora mencionou, né? A rede de qualidade de trabalho, mas também associações profissionais, hubs, coalizões.</w:t>
      </w:r>
    </w:p>
    <w:p w14:paraId="232125A7" w14:textId="77777777" w:rsidR="00712E8C" w:rsidRPr="00712E8C" w:rsidRDefault="00712E8C" w:rsidP="00712E8C">
      <w:pPr>
        <w:jc w:val="both"/>
        <w:rPr>
          <w:lang w:val="es-MX"/>
        </w:rPr>
      </w:pPr>
      <w:r w:rsidRPr="00712E8C">
        <w:rPr>
          <w:lang w:val="es-MX"/>
        </w:rPr>
        <w:lastRenderedPageBreak/>
        <w:t>[26:43 - 26:44] O que a senhora pode contar para a gente nesse sentido?</w:t>
      </w:r>
    </w:p>
    <w:p w14:paraId="49AE4C1D" w14:textId="77777777" w:rsidR="00712E8C" w:rsidRPr="00712E8C" w:rsidRDefault="00712E8C" w:rsidP="649190A0">
      <w:pPr>
        <w:jc w:val="both"/>
        <w:rPr>
          <w:b/>
          <w:bCs/>
          <w:lang w:val="es-MX"/>
        </w:rPr>
      </w:pPr>
    </w:p>
    <w:p w14:paraId="3EAAC336" w14:textId="328FD4DB" w:rsidR="00712E8C" w:rsidRPr="00712E8C" w:rsidRDefault="5C1F1C08" w:rsidP="649190A0">
      <w:pPr>
        <w:jc w:val="both"/>
        <w:rPr>
          <w:b/>
          <w:bCs/>
          <w:lang w:val="es-MX"/>
        </w:rPr>
      </w:pPr>
      <w:r w:rsidRPr="649190A0">
        <w:rPr>
          <w:b/>
          <w:bCs/>
          <w:lang w:val="es-MX"/>
        </w:rPr>
        <w:t>Ana Alice Vilas</w:t>
      </w:r>
    </w:p>
    <w:p w14:paraId="380FBDD1" w14:textId="177CE68D" w:rsidR="00712E8C" w:rsidRPr="00712E8C" w:rsidRDefault="00712E8C" w:rsidP="00712E8C">
      <w:pPr>
        <w:jc w:val="both"/>
        <w:rPr>
          <w:lang w:val="es-MX"/>
        </w:rPr>
      </w:pPr>
      <w:r w:rsidRPr="649190A0">
        <w:rPr>
          <w:lang w:val="es-MX"/>
        </w:rPr>
        <w:t>[26:45 - 26:57] Então, assim, essa questão, das próprias instituições, do desenvolvimento dessas instituições. E, assim, essa questão do... Hoje a gente tem as plataformas, tipo o LinkedIn, né?</w:t>
      </w:r>
    </w:p>
    <w:p w14:paraId="4EF1D48A" w14:textId="77777777" w:rsidR="00712E8C" w:rsidRPr="00712E8C" w:rsidRDefault="00712E8C" w:rsidP="00712E8C">
      <w:pPr>
        <w:jc w:val="both"/>
        <w:rPr>
          <w:lang w:val="es-MX"/>
        </w:rPr>
      </w:pPr>
      <w:r w:rsidRPr="00712E8C">
        <w:rPr>
          <w:lang w:val="es-MX"/>
        </w:rPr>
        <w:t>[26:57 - 27:07] Para você divulgar as pesquisas, divulgar trabalhos. Então isso aí é bem interessante, essa participação de congressos, né? Então, por exemplo, nessa questão da qualidade de vida,</w:t>
      </w:r>
    </w:p>
    <w:p w14:paraId="2E739544" w14:textId="77777777" w:rsidR="00712E8C" w:rsidRPr="00712E8C" w:rsidRDefault="00712E8C" w:rsidP="00712E8C">
      <w:pPr>
        <w:jc w:val="both"/>
        <w:rPr>
          <w:lang w:val="es-MX"/>
        </w:rPr>
      </w:pPr>
      <w:r w:rsidRPr="649190A0">
        <w:rPr>
          <w:lang w:val="es-MX"/>
        </w:rPr>
        <w:t xml:space="preserve">[27:07 - 27:18] a gente tem lá a </w:t>
      </w:r>
      <w:r w:rsidRPr="649190A0">
        <w:rPr>
          <w:highlight w:val="yellow"/>
          <w:lang w:val="es-MX"/>
        </w:rPr>
        <w:t>Associação Brasileira de Recursos Humanos</w:t>
      </w:r>
      <w:r w:rsidRPr="649190A0">
        <w:rPr>
          <w:lang w:val="es-MX"/>
        </w:rPr>
        <w:t>. Também foca a questão da qualidade de vida, né? O congresso no Rio Grande do Sul, a gente tem um congresso sobre qualidade de vida.</w:t>
      </w:r>
    </w:p>
    <w:p w14:paraId="23321118" w14:textId="77777777" w:rsidR="00712E8C" w:rsidRPr="00712E8C" w:rsidRDefault="00712E8C" w:rsidP="00712E8C">
      <w:pPr>
        <w:jc w:val="both"/>
        <w:rPr>
          <w:lang w:val="es-MX"/>
        </w:rPr>
      </w:pPr>
      <w:r w:rsidRPr="649190A0">
        <w:rPr>
          <w:lang w:val="es-MX"/>
        </w:rPr>
        <w:t xml:space="preserve">[27:18 - 27:30] Aí ele está envolvido em qualidade de vida na segurança pública, qualidade de vida do servidor público, o próprio... O </w:t>
      </w:r>
      <w:r w:rsidRPr="649190A0">
        <w:rPr>
          <w:highlight w:val="yellow"/>
          <w:lang w:val="es-MX"/>
        </w:rPr>
        <w:t>ISMA</w:t>
      </w:r>
      <w:r w:rsidRPr="649190A0">
        <w:rPr>
          <w:lang w:val="es-MX"/>
        </w:rPr>
        <w:t>, né? Que é o de estresse, né? Administração do estresse, que também é importante.</w:t>
      </w:r>
    </w:p>
    <w:p w14:paraId="52C692D2" w14:textId="77777777" w:rsidR="00712E8C" w:rsidRPr="00712E8C" w:rsidRDefault="00712E8C" w:rsidP="00712E8C">
      <w:pPr>
        <w:jc w:val="both"/>
        <w:rPr>
          <w:lang w:val="es-MX"/>
        </w:rPr>
      </w:pPr>
      <w:r w:rsidRPr="00712E8C">
        <w:rPr>
          <w:lang w:val="es-MX"/>
        </w:rPr>
        <w:t>[27:30 - 27:39] Então a gente tem alguns eventos importantes que fazem esse link. Então na segurança pública tem uma equipe, uma rede de pessoas envolvidas nesse aspecto de segurança pública</w:t>
      </w:r>
    </w:p>
    <w:p w14:paraId="26FB589C" w14:textId="77777777" w:rsidR="00712E8C" w:rsidRPr="00712E8C" w:rsidRDefault="00712E8C" w:rsidP="00712E8C">
      <w:pPr>
        <w:jc w:val="both"/>
        <w:rPr>
          <w:lang w:val="es-MX"/>
        </w:rPr>
      </w:pPr>
      <w:r w:rsidRPr="00712E8C">
        <w:rPr>
          <w:lang w:val="es-MX"/>
        </w:rPr>
        <w:t>[27:39 - 27:51] e que trafegam entre eles as informações das pesquisas, né? E, assim, interessante os núcleos de pesquisa. Então esse núcleo que eu te falei, o núcleo de gestão da qualidade de vida no trabalho, faz esse tipo de trabalho.</w:t>
      </w:r>
    </w:p>
    <w:p w14:paraId="138315BE" w14:textId="77777777" w:rsidR="00712E8C" w:rsidRPr="00712E8C" w:rsidRDefault="00712E8C" w:rsidP="00712E8C">
      <w:pPr>
        <w:jc w:val="both"/>
        <w:rPr>
          <w:lang w:val="es-MX"/>
        </w:rPr>
      </w:pPr>
      <w:r w:rsidRPr="00712E8C">
        <w:rPr>
          <w:lang w:val="es-MX"/>
        </w:rPr>
        <w:t>[27:52 - 28:04] Aí publica artigos. Então o ISMA tem o acesso na plataforma deles, que tem lá os artigos, os livros publicados. Então é uma forma de ter acesso a pessoas que fazem esse tipo de pesquisa, né?</w:t>
      </w:r>
    </w:p>
    <w:p w14:paraId="26E5CEED" w14:textId="77777777" w:rsidR="00712E8C" w:rsidRPr="00712E8C" w:rsidRDefault="00712E8C" w:rsidP="00712E8C">
      <w:pPr>
        <w:jc w:val="both"/>
        <w:rPr>
          <w:lang w:val="es-MX"/>
        </w:rPr>
      </w:pPr>
      <w:r w:rsidRPr="00712E8C">
        <w:rPr>
          <w:lang w:val="es-MX"/>
        </w:rPr>
        <w:t>[28:04 - 28:15] E lá é interessante que eles fazem separado, né? Só servidor público, só segurança pública, o geral de qualidade de vida e o de estresse. Então você vê, num evento reúne pessoas de várias áreas</w:t>
      </w:r>
    </w:p>
    <w:p w14:paraId="594016B7" w14:textId="77777777" w:rsidR="00712E8C" w:rsidRPr="00712E8C" w:rsidRDefault="00712E8C" w:rsidP="00712E8C">
      <w:pPr>
        <w:jc w:val="both"/>
        <w:rPr>
          <w:lang w:val="es-MX"/>
        </w:rPr>
      </w:pPr>
      <w:r w:rsidRPr="00712E8C">
        <w:rPr>
          <w:lang w:val="es-MX"/>
        </w:rPr>
        <w:t>[28:16 - 28:27] trabalhando com isso no Brasil e em outros lugares. Então é bem interessante. E, por exemplo, a Estelle Mohan, ela tinha o núcleo de pesquisa, até o núcleo de pesquisa dela, ela acabou encerrando o núcleo de pesquisa,</w:t>
      </w:r>
    </w:p>
    <w:p w14:paraId="0AB4424D" w14:textId="77777777" w:rsidR="00712E8C" w:rsidRPr="00712E8C" w:rsidRDefault="00712E8C" w:rsidP="00712E8C">
      <w:pPr>
        <w:jc w:val="both"/>
        <w:rPr>
          <w:lang w:val="es-MX"/>
        </w:rPr>
      </w:pPr>
      <w:r w:rsidRPr="00712E8C">
        <w:rPr>
          <w:lang w:val="es-MX"/>
        </w:rPr>
        <w:lastRenderedPageBreak/>
        <w:t>[28:27 - 28:38] porque ela já estava... Ela continua trabalhando com essa parte também, mas ela... Temos assim na universidade que chega um momento que às vezes a pessoa acaba mudando um pouco de foco</w:t>
      </w:r>
    </w:p>
    <w:p w14:paraId="406032F4" w14:textId="77777777" w:rsidR="00712E8C" w:rsidRPr="00712E8C" w:rsidRDefault="00712E8C" w:rsidP="2437454F">
      <w:pPr>
        <w:jc w:val="both"/>
        <w:rPr>
          <w:lang w:val="pt-BR"/>
        </w:rPr>
      </w:pPr>
      <w:r w:rsidRPr="2437454F">
        <w:rPr>
          <w:lang w:val="pt-BR"/>
        </w:rPr>
        <w:t xml:space="preserve">[28:38 - 28:50] e ela já está mais pensando em questão de aposentadoria também e tal. E acabou não fazendo também tantas outras pesquisas a ponto de ter uma equipe que conseguisse manter o núcleo, sabe? Que a tia chama </w:t>
      </w:r>
      <w:proofErr w:type="spellStart"/>
      <w:r w:rsidRPr="2437454F">
        <w:rPr>
          <w:highlight w:val="yellow"/>
          <w:lang w:val="pt-BR"/>
        </w:rPr>
        <w:t>Criteus</w:t>
      </w:r>
      <w:proofErr w:type="spellEnd"/>
      <w:r w:rsidRPr="2437454F">
        <w:rPr>
          <w:highlight w:val="yellow"/>
          <w:lang w:val="pt-BR"/>
        </w:rPr>
        <w:t>.</w:t>
      </w:r>
    </w:p>
    <w:p w14:paraId="458F9035" w14:textId="77777777" w:rsidR="00712E8C" w:rsidRPr="00712E8C" w:rsidRDefault="00712E8C" w:rsidP="00712E8C">
      <w:pPr>
        <w:jc w:val="both"/>
        <w:rPr>
          <w:lang w:val="es-MX"/>
        </w:rPr>
      </w:pPr>
      <w:r w:rsidRPr="00712E8C">
        <w:rPr>
          <w:lang w:val="es-MX"/>
        </w:rPr>
        <w:t>[28:51 - 29:03] Então o núcleo tinha... Tinha muito trabalho, tinha muitas pessoas envolvidas e representado em vários países, que eram os países onde ela trabalhava com as pesquisas. Inclusive ela até me propôs administrar o núcleo, sabe?</w:t>
      </w:r>
    </w:p>
    <w:p w14:paraId="2F9C2BBA" w14:textId="77777777" w:rsidR="00712E8C" w:rsidRPr="00712E8C" w:rsidRDefault="00712E8C" w:rsidP="00712E8C">
      <w:pPr>
        <w:jc w:val="both"/>
        <w:rPr>
          <w:lang w:val="es-MX"/>
        </w:rPr>
      </w:pPr>
      <w:r w:rsidRPr="00712E8C">
        <w:rPr>
          <w:lang w:val="es-MX"/>
        </w:rPr>
        <w:t>[29:03 - 29:16] Só que eu também estou... Como diz o outro, eu também já estou em final de carreira, eu estou me afastando também. E eu falei para ela, eu não vou conseguir manter também com essa possibilidade. E eu adotei uma menina há pouco tempo</w:t>
      </w:r>
    </w:p>
    <w:p w14:paraId="15465CAF" w14:textId="77777777" w:rsidR="00712E8C" w:rsidRPr="00712E8C" w:rsidRDefault="00712E8C" w:rsidP="00712E8C">
      <w:pPr>
        <w:jc w:val="both"/>
        <w:rPr>
          <w:lang w:val="es-MX"/>
        </w:rPr>
      </w:pPr>
      <w:r w:rsidRPr="00712E8C">
        <w:rPr>
          <w:lang w:val="es-MX"/>
        </w:rPr>
        <w:t>[29:16 - 29:28] e a menina é pequena, isso aí me dificulta viagens. Então eu não posso ficar saindo muito. Então antes eu tinha mais disponibilidade, eu tinha filhos maiores, aí era mais fácil. Então essa questão pessoal acaba complicando também.</w:t>
      </w:r>
    </w:p>
    <w:p w14:paraId="475E5E72" w14:textId="77777777" w:rsidR="00712E8C" w:rsidRPr="00712E8C" w:rsidRDefault="00712E8C" w:rsidP="00712E8C">
      <w:pPr>
        <w:jc w:val="both"/>
        <w:rPr>
          <w:lang w:val="es-MX"/>
        </w:rPr>
      </w:pPr>
      <w:r w:rsidRPr="649190A0">
        <w:rPr>
          <w:lang w:val="es-MX"/>
        </w:rPr>
        <w:t xml:space="preserve">[29:28 - 29:41] Ela acabou parando porque ela começou a trabalhar mais em termos de consultoria, porque esse trabalho dela eles são muito vendidos como consultoria. E a universidade permite, a </w:t>
      </w:r>
      <w:r w:rsidRPr="649190A0">
        <w:rPr>
          <w:highlight w:val="yellow"/>
          <w:lang w:val="es-MX"/>
        </w:rPr>
        <w:t>AXC</w:t>
      </w:r>
      <w:r w:rsidRPr="649190A0">
        <w:rPr>
          <w:lang w:val="es-MX"/>
        </w:rPr>
        <w:t xml:space="preserve"> permite esse tipo de coisa.</w:t>
      </w:r>
    </w:p>
    <w:p w14:paraId="0A5A1016" w14:textId="77777777" w:rsidR="00712E8C" w:rsidRPr="00712E8C" w:rsidRDefault="00712E8C" w:rsidP="00712E8C">
      <w:pPr>
        <w:jc w:val="both"/>
        <w:rPr>
          <w:lang w:val="es-MX"/>
        </w:rPr>
      </w:pPr>
      <w:r w:rsidRPr="00712E8C">
        <w:rPr>
          <w:lang w:val="es-MX"/>
        </w:rPr>
        <w:t>[29:41 - 29:53] Só que aí como ela também está parando com as atividades na universidade, ela acabou com o núcleo. Então são esses núcleos de pesquisas em universidades maiores com pessoas que fazem, mais pesquisas, por exemplo, a Azélia Kilinick</w:t>
      </w:r>
    </w:p>
    <w:p w14:paraId="3C27D936" w14:textId="77777777" w:rsidR="00712E8C" w:rsidRPr="00712E8C" w:rsidRDefault="00712E8C" w:rsidP="00712E8C">
      <w:pPr>
        <w:jc w:val="both"/>
        <w:rPr>
          <w:lang w:val="es-MX"/>
        </w:rPr>
      </w:pPr>
      <w:r w:rsidRPr="649190A0">
        <w:rPr>
          <w:lang w:val="es-MX"/>
        </w:rPr>
        <w:t xml:space="preserve">[29:54 - 30:07] na Universidade Federal aqui de Minas Gerais, ela também trabalha com essa questão da qualidade de vida. Aí ela tem um pessoal da </w:t>
      </w:r>
      <w:r w:rsidRPr="649190A0">
        <w:rPr>
          <w:highlight w:val="yellow"/>
          <w:lang w:val="es-MX"/>
        </w:rPr>
        <w:t>Fundação Dom Cabral</w:t>
      </w:r>
      <w:r w:rsidRPr="649190A0">
        <w:rPr>
          <w:lang w:val="es-MX"/>
        </w:rPr>
        <w:t>. Então assim, tem alguns grupos,</w:t>
      </w:r>
    </w:p>
    <w:p w14:paraId="5FC4AF74" w14:textId="77777777" w:rsidR="00712E8C" w:rsidRPr="00712E8C" w:rsidRDefault="00712E8C" w:rsidP="00712E8C">
      <w:pPr>
        <w:jc w:val="both"/>
        <w:rPr>
          <w:lang w:val="es-MX"/>
        </w:rPr>
      </w:pPr>
      <w:r w:rsidRPr="00712E8C">
        <w:rPr>
          <w:lang w:val="es-MX"/>
        </w:rPr>
        <w:t>[30:07 - 30:18] e aí esses grupos é que fazem mais esse movimento. E outro também que é bem interessante e que tem muito trabalho é o da Ampad, porque a Ampad ela tem... Você é da área de administração ou não?</w:t>
      </w:r>
    </w:p>
    <w:p w14:paraId="178BCFE2" w14:textId="77777777" w:rsidR="00712E8C" w:rsidRPr="00712E8C" w:rsidRDefault="00712E8C" w:rsidP="649190A0">
      <w:pPr>
        <w:jc w:val="both"/>
        <w:rPr>
          <w:b/>
          <w:bCs/>
          <w:lang w:val="es-MX"/>
        </w:rPr>
      </w:pPr>
    </w:p>
    <w:p w14:paraId="69B2C34D" w14:textId="77777777" w:rsidR="00712E8C" w:rsidRPr="00712E8C" w:rsidRDefault="00712E8C" w:rsidP="649190A0">
      <w:pPr>
        <w:jc w:val="both"/>
        <w:rPr>
          <w:b/>
          <w:bCs/>
          <w:lang w:val="es-MX"/>
        </w:rPr>
      </w:pPr>
      <w:r w:rsidRPr="649190A0">
        <w:rPr>
          <w:b/>
          <w:bCs/>
          <w:lang w:val="es-MX"/>
        </w:rPr>
        <w:t>Iara</w:t>
      </w:r>
    </w:p>
    <w:p w14:paraId="09FB55A4" w14:textId="77777777" w:rsidR="00712E8C" w:rsidRPr="00712E8C" w:rsidRDefault="00712E8C" w:rsidP="00712E8C">
      <w:pPr>
        <w:jc w:val="both"/>
        <w:rPr>
          <w:lang w:val="es-MX"/>
        </w:rPr>
      </w:pPr>
      <w:r w:rsidRPr="00712E8C">
        <w:rPr>
          <w:lang w:val="es-MX"/>
        </w:rPr>
        <w:t>[30:18 - 30:25] Eu sou da área de Ciências Sociais, mas como Ciências Sociais aplicadas a gente acompanha também.</w:t>
      </w:r>
    </w:p>
    <w:p w14:paraId="0A1120F0" w14:textId="77777777" w:rsidR="00712E8C" w:rsidRPr="00712E8C" w:rsidRDefault="00712E8C" w:rsidP="649190A0">
      <w:pPr>
        <w:jc w:val="both"/>
        <w:rPr>
          <w:b/>
          <w:bCs/>
          <w:lang w:val="es-MX"/>
        </w:rPr>
      </w:pPr>
    </w:p>
    <w:p w14:paraId="4E295F0B" w14:textId="593284AE" w:rsidR="00712E8C" w:rsidRPr="00712E8C" w:rsidRDefault="5C1F1C08" w:rsidP="649190A0">
      <w:pPr>
        <w:jc w:val="both"/>
        <w:rPr>
          <w:b/>
          <w:bCs/>
          <w:lang w:val="es-MX"/>
        </w:rPr>
      </w:pPr>
      <w:r w:rsidRPr="649190A0">
        <w:rPr>
          <w:b/>
          <w:bCs/>
          <w:lang w:val="es-MX"/>
        </w:rPr>
        <w:lastRenderedPageBreak/>
        <w:t>Ana Alice Vilas</w:t>
      </w:r>
    </w:p>
    <w:p w14:paraId="24300A41" w14:textId="77777777" w:rsidR="00712E8C" w:rsidRPr="00712E8C" w:rsidRDefault="00712E8C" w:rsidP="00712E8C">
      <w:pPr>
        <w:jc w:val="both"/>
        <w:rPr>
          <w:lang w:val="es-MX"/>
        </w:rPr>
      </w:pPr>
      <w:r w:rsidRPr="00712E8C">
        <w:rPr>
          <w:lang w:val="es-MX"/>
        </w:rPr>
        <w:t>[30:26 - 30:38] Então, a Ampad tem os congressos dela, e aí na Ampad também tem uma equipe grande de pessoas trabalhando com essa parte. Aí tem um tema que é específico,</w:t>
      </w:r>
    </w:p>
    <w:p w14:paraId="6206309C" w14:textId="77777777" w:rsidR="00712E8C" w:rsidRPr="00712E8C" w:rsidRDefault="00712E8C" w:rsidP="00712E8C">
      <w:pPr>
        <w:jc w:val="both"/>
        <w:rPr>
          <w:lang w:val="es-MX"/>
        </w:rPr>
      </w:pPr>
      <w:r w:rsidRPr="00712E8C">
        <w:rPr>
          <w:lang w:val="es-MX"/>
        </w:rPr>
        <w:t>[30:38 - 30:50] que está voltado para a questão da qualidade de vida no trabalho. Aí é outro local de convergência de pessoas que estudam esse tema. E de certa forma estaria ligado a essa questão do florescimento também. O florescimento humano.</w:t>
      </w:r>
    </w:p>
    <w:p w14:paraId="2283B813" w14:textId="77777777" w:rsidR="00712E8C" w:rsidRPr="00712E8C" w:rsidRDefault="00712E8C" w:rsidP="649190A0">
      <w:pPr>
        <w:jc w:val="both"/>
        <w:rPr>
          <w:b/>
          <w:bCs/>
          <w:lang w:val="es-MX"/>
        </w:rPr>
      </w:pPr>
    </w:p>
    <w:p w14:paraId="32397DDB" w14:textId="77777777" w:rsidR="00712E8C" w:rsidRPr="00712E8C" w:rsidRDefault="00712E8C" w:rsidP="649190A0">
      <w:pPr>
        <w:jc w:val="both"/>
        <w:rPr>
          <w:b/>
          <w:bCs/>
          <w:lang w:val="es-MX"/>
        </w:rPr>
      </w:pPr>
      <w:r w:rsidRPr="649190A0">
        <w:rPr>
          <w:b/>
          <w:bCs/>
          <w:lang w:val="es-MX"/>
        </w:rPr>
        <w:t>Iara</w:t>
      </w:r>
    </w:p>
    <w:p w14:paraId="629E02F0" w14:textId="77777777" w:rsidR="00712E8C" w:rsidRPr="00712E8C" w:rsidRDefault="00712E8C" w:rsidP="00712E8C">
      <w:pPr>
        <w:jc w:val="both"/>
        <w:rPr>
          <w:lang w:val="es-MX"/>
        </w:rPr>
      </w:pPr>
      <w:r w:rsidRPr="00712E8C">
        <w:rPr>
          <w:lang w:val="es-MX"/>
        </w:rPr>
        <w:t>[30:54 - 31:05] Ah, incrível. E quais que são as suas estratégias para a divulgação dos resultados de pesquisa? A senhora mencionou o LinkedIn, tem as publicações formais,</w:t>
      </w:r>
    </w:p>
    <w:p w14:paraId="62E39CDC" w14:textId="77777777" w:rsidR="00712E8C" w:rsidRPr="00712E8C" w:rsidRDefault="00712E8C" w:rsidP="00712E8C">
      <w:pPr>
        <w:jc w:val="both"/>
        <w:rPr>
          <w:lang w:val="es-MX"/>
        </w:rPr>
      </w:pPr>
      <w:r w:rsidRPr="00712E8C">
        <w:rPr>
          <w:lang w:val="es-MX"/>
        </w:rPr>
        <w:t>[31:05 - 31:15] mas tem os que a senhora usa mesmo. Tem alguns seminários específicos, revistas específicas, conferências que são especialmente estratégicas...</w:t>
      </w:r>
    </w:p>
    <w:p w14:paraId="51057E6F" w14:textId="77777777" w:rsidR="00712E8C" w:rsidRPr="00712E8C" w:rsidRDefault="00712E8C" w:rsidP="00712E8C">
      <w:pPr>
        <w:jc w:val="both"/>
        <w:rPr>
          <w:lang w:val="es-MX"/>
        </w:rPr>
      </w:pPr>
    </w:p>
    <w:p w14:paraId="5AD05259" w14:textId="4474DE16" w:rsidR="00712E8C" w:rsidRPr="00712E8C" w:rsidRDefault="5C1F1C08" w:rsidP="649190A0">
      <w:pPr>
        <w:jc w:val="both"/>
        <w:rPr>
          <w:b/>
          <w:bCs/>
          <w:lang w:val="es-MX"/>
        </w:rPr>
      </w:pPr>
      <w:r w:rsidRPr="649190A0">
        <w:rPr>
          <w:b/>
          <w:bCs/>
          <w:lang w:val="es-MX"/>
        </w:rPr>
        <w:t>Ana Alice Vilas</w:t>
      </w:r>
    </w:p>
    <w:p w14:paraId="04F3FB00" w14:textId="77777777" w:rsidR="00712E8C" w:rsidRPr="00712E8C" w:rsidRDefault="00712E8C" w:rsidP="649190A0">
      <w:pPr>
        <w:jc w:val="both"/>
        <w:rPr>
          <w:lang w:val="pt-BR"/>
        </w:rPr>
      </w:pPr>
      <w:r w:rsidRPr="649190A0">
        <w:rPr>
          <w:lang w:val="pt-BR"/>
        </w:rPr>
        <w:t xml:space="preserve">[31:16 - 31:28] Então, aí as principais seriam essas. Essa do </w:t>
      </w:r>
      <w:proofErr w:type="spellStart"/>
      <w:r w:rsidRPr="649190A0">
        <w:rPr>
          <w:lang w:val="pt-BR"/>
        </w:rPr>
        <w:t>Enampad</w:t>
      </w:r>
      <w:proofErr w:type="spellEnd"/>
      <w:r w:rsidRPr="649190A0">
        <w:rPr>
          <w:lang w:val="pt-BR"/>
        </w:rPr>
        <w:t xml:space="preserve">, né? Eu até fui líder da... Eu fui líder da área há um tempo. Então, o do </w:t>
      </w:r>
      <w:proofErr w:type="spellStart"/>
      <w:r w:rsidRPr="649190A0">
        <w:rPr>
          <w:highlight w:val="yellow"/>
          <w:lang w:val="pt-BR"/>
        </w:rPr>
        <w:t>Enampad</w:t>
      </w:r>
      <w:proofErr w:type="spellEnd"/>
      <w:r w:rsidRPr="649190A0">
        <w:rPr>
          <w:lang w:val="pt-BR"/>
        </w:rPr>
        <w:t>. Esses do Rio Grande do Sul, que é do ISMA, né?</w:t>
      </w:r>
    </w:p>
    <w:p w14:paraId="1EF0DA3C" w14:textId="0737FE6A" w:rsidR="00712E8C" w:rsidRPr="00712E8C" w:rsidRDefault="00712E8C" w:rsidP="649190A0">
      <w:pPr>
        <w:jc w:val="both"/>
        <w:rPr>
          <w:lang w:val="pt-BR"/>
        </w:rPr>
      </w:pPr>
      <w:r w:rsidRPr="649190A0">
        <w:rPr>
          <w:lang w:val="pt-BR"/>
        </w:rPr>
        <w:t xml:space="preserve">[31:28 - 31:40] </w:t>
      </w:r>
      <w:proofErr w:type="spellStart"/>
      <w:r w:rsidRPr="649190A0">
        <w:rPr>
          <w:lang w:val="pt-BR"/>
        </w:rPr>
        <w:t>International</w:t>
      </w:r>
      <w:proofErr w:type="spellEnd"/>
      <w:r w:rsidRPr="649190A0">
        <w:rPr>
          <w:lang w:val="pt-BR"/>
        </w:rPr>
        <w:t xml:space="preserve"> Stress M</w:t>
      </w:r>
      <w:r w:rsidR="6B78A607" w:rsidRPr="649190A0">
        <w:rPr>
          <w:lang w:val="pt-BR"/>
        </w:rPr>
        <w:t>ana</w:t>
      </w:r>
      <w:r w:rsidRPr="649190A0">
        <w:rPr>
          <w:lang w:val="pt-BR"/>
        </w:rPr>
        <w:t>gement. Então, esse grupo também, e esses congressos relacionados a ele. Também trabalhei na coordenação desse do... Qualidade de Vida no Trabalho no Serviço Público, né?</w:t>
      </w:r>
    </w:p>
    <w:p w14:paraId="18F10239" w14:textId="77777777" w:rsidR="00712E8C" w:rsidRPr="00712E8C" w:rsidRDefault="00712E8C" w:rsidP="00712E8C">
      <w:pPr>
        <w:jc w:val="both"/>
        <w:rPr>
          <w:lang w:val="es-MX"/>
        </w:rPr>
      </w:pPr>
      <w:r w:rsidRPr="00712E8C">
        <w:rPr>
          <w:lang w:val="es-MX"/>
        </w:rPr>
        <w:t>[31:40 - 31:53] Que estaria ligado mais à área, por causa das minhas pesquisas, sendo serviço público. Então, esse aí. E a questão da publicação de livros e revistas específicas, né? Tem uma revista brasileira de qualidade de vida no trabalho,</w:t>
      </w:r>
    </w:p>
    <w:p w14:paraId="70EEF0B0" w14:textId="77777777" w:rsidR="00712E8C" w:rsidRPr="00712E8C" w:rsidRDefault="00712E8C" w:rsidP="00712E8C">
      <w:pPr>
        <w:jc w:val="both"/>
        <w:rPr>
          <w:lang w:val="es-MX"/>
        </w:rPr>
      </w:pPr>
      <w:r w:rsidRPr="00712E8C">
        <w:rPr>
          <w:lang w:val="es-MX"/>
        </w:rPr>
        <w:t>[31:54 - 31:58] tem algumas revistas que trabalham mais com esses temas também, né?</w:t>
      </w:r>
    </w:p>
    <w:p w14:paraId="199481AE" w14:textId="77777777" w:rsidR="00712E8C" w:rsidRPr="00712E8C" w:rsidRDefault="00712E8C" w:rsidP="00712E8C">
      <w:pPr>
        <w:jc w:val="both"/>
        <w:rPr>
          <w:lang w:val="es-MX"/>
        </w:rPr>
      </w:pPr>
    </w:p>
    <w:p w14:paraId="713FBFDB" w14:textId="77777777" w:rsidR="00712E8C" w:rsidRPr="00712E8C" w:rsidRDefault="00712E8C" w:rsidP="00712E8C">
      <w:pPr>
        <w:jc w:val="both"/>
        <w:rPr>
          <w:lang w:val="es-MX"/>
        </w:rPr>
      </w:pPr>
      <w:r w:rsidRPr="00712E8C">
        <w:rPr>
          <w:lang w:val="es-MX"/>
        </w:rPr>
        <w:t>Iara</w:t>
      </w:r>
    </w:p>
    <w:p w14:paraId="35B037FC" w14:textId="77777777" w:rsidR="00712E8C" w:rsidRPr="00712E8C" w:rsidRDefault="00712E8C" w:rsidP="00712E8C">
      <w:pPr>
        <w:jc w:val="both"/>
        <w:rPr>
          <w:lang w:val="es-MX"/>
        </w:rPr>
      </w:pPr>
      <w:r w:rsidRPr="00712E8C">
        <w:rPr>
          <w:lang w:val="es-MX"/>
        </w:rPr>
        <w:t>[32:02 - 32:13] Perfeito. E aí, quais são os pesquisadores que a senhora indicaria, assim, que seria interessante essa pesquisa conversar, né?</w:t>
      </w:r>
    </w:p>
    <w:p w14:paraId="4460891A" w14:textId="77777777" w:rsidR="00712E8C" w:rsidRPr="00712E8C" w:rsidRDefault="00712E8C" w:rsidP="00712E8C">
      <w:pPr>
        <w:jc w:val="both"/>
        <w:rPr>
          <w:lang w:val="es-MX"/>
        </w:rPr>
      </w:pPr>
      <w:r w:rsidRPr="00712E8C">
        <w:rPr>
          <w:lang w:val="es-MX"/>
        </w:rPr>
        <w:t>[32:13 - 32:20] Que a senhora considera, assim, os mais relevantes dentro dessa área de qualidade de vida do trabalho, além de ti mesma, né?</w:t>
      </w:r>
    </w:p>
    <w:p w14:paraId="46787A05" w14:textId="77777777" w:rsidR="00712E8C" w:rsidRPr="00712E8C" w:rsidRDefault="00712E8C" w:rsidP="00712E8C">
      <w:pPr>
        <w:jc w:val="both"/>
        <w:rPr>
          <w:lang w:val="es-MX"/>
        </w:rPr>
      </w:pPr>
    </w:p>
    <w:p w14:paraId="16EDE7E9" w14:textId="16E91B47" w:rsidR="00712E8C" w:rsidRPr="00712E8C" w:rsidRDefault="5C1F1C08" w:rsidP="649190A0">
      <w:pPr>
        <w:jc w:val="both"/>
        <w:rPr>
          <w:b/>
          <w:bCs/>
          <w:lang w:val="es-MX"/>
        </w:rPr>
      </w:pPr>
      <w:r w:rsidRPr="649190A0">
        <w:rPr>
          <w:b/>
          <w:bCs/>
          <w:lang w:val="es-MX"/>
        </w:rPr>
        <w:t>Ana Alice Vilas</w:t>
      </w:r>
    </w:p>
    <w:p w14:paraId="3FE6A42B" w14:textId="77777777" w:rsidR="00712E8C" w:rsidRPr="00712E8C" w:rsidRDefault="00712E8C" w:rsidP="649190A0">
      <w:pPr>
        <w:jc w:val="both"/>
        <w:rPr>
          <w:lang w:val="pt-BR"/>
        </w:rPr>
      </w:pPr>
      <w:r w:rsidRPr="649190A0">
        <w:rPr>
          <w:lang w:val="pt-BR"/>
        </w:rPr>
        <w:t xml:space="preserve">[32:21 - 32:32] Obrigada. Então, aí tem as... A </w:t>
      </w:r>
      <w:r w:rsidRPr="649190A0">
        <w:rPr>
          <w:highlight w:val="yellow"/>
          <w:lang w:val="pt-BR"/>
        </w:rPr>
        <w:t xml:space="preserve">Zélia </w:t>
      </w:r>
      <w:proofErr w:type="spellStart"/>
      <w:r w:rsidRPr="649190A0">
        <w:rPr>
          <w:highlight w:val="yellow"/>
          <w:lang w:val="pt-BR"/>
        </w:rPr>
        <w:t>Kilinik</w:t>
      </w:r>
      <w:proofErr w:type="spellEnd"/>
      <w:r w:rsidRPr="649190A0">
        <w:rPr>
          <w:highlight w:val="yellow"/>
          <w:lang w:val="pt-BR"/>
        </w:rPr>
        <w:t>,</w:t>
      </w:r>
      <w:r w:rsidRPr="649190A0">
        <w:rPr>
          <w:lang w:val="pt-BR"/>
        </w:rPr>
        <w:t xml:space="preserve"> né? Posso depois... Pelo nome, acho que vai conseguir... É, o nome dela é meio... O nome do show...</w:t>
      </w:r>
    </w:p>
    <w:p w14:paraId="0E34ED40" w14:textId="77777777" w:rsidR="00712E8C" w:rsidRPr="00712E8C" w:rsidRDefault="00712E8C" w:rsidP="00712E8C">
      <w:pPr>
        <w:jc w:val="both"/>
        <w:rPr>
          <w:lang w:val="es-MX"/>
        </w:rPr>
      </w:pPr>
      <w:r w:rsidRPr="00712E8C">
        <w:rPr>
          <w:lang w:val="es-MX"/>
        </w:rPr>
        <w:t>[32:34 - 32:45] É Kilinik, no final. Aí tem ela, que é da FAC, né? Daqui de Minas Gerais. Aí ela tem uma equipe, né?</w:t>
      </w:r>
    </w:p>
    <w:p w14:paraId="1F7E6BBF" w14:textId="77777777" w:rsidR="00712E8C" w:rsidRPr="00712E8C" w:rsidRDefault="00712E8C" w:rsidP="00712E8C">
      <w:pPr>
        <w:jc w:val="both"/>
        <w:rPr>
          <w:lang w:val="es-MX"/>
        </w:rPr>
      </w:pPr>
      <w:r w:rsidRPr="649190A0">
        <w:rPr>
          <w:lang w:val="es-MX"/>
        </w:rPr>
        <w:t xml:space="preserve">[32:45 - 32:57] Junto com o Anderson e com outros professores. </w:t>
      </w:r>
      <w:r w:rsidRPr="649190A0">
        <w:rPr>
          <w:highlight w:val="yellow"/>
          <w:lang w:val="es-MX"/>
        </w:rPr>
        <w:t>Tem o Jader dos Reis Sampaio</w:t>
      </w:r>
      <w:r w:rsidRPr="649190A0">
        <w:rPr>
          <w:lang w:val="es-MX"/>
        </w:rPr>
        <w:t>, também, que trabalha com pesquisa nessa área. Inclusive, tem um artigo lá, nem é tão recente o artigo,</w:t>
      </w:r>
    </w:p>
    <w:p w14:paraId="4FF83A67" w14:textId="3BBD39A5" w:rsidR="00712E8C" w:rsidRPr="00712E8C" w:rsidRDefault="00712E8C" w:rsidP="00712E8C">
      <w:pPr>
        <w:jc w:val="both"/>
        <w:rPr>
          <w:lang w:val="es-MX"/>
        </w:rPr>
      </w:pPr>
      <w:r w:rsidRPr="649190A0">
        <w:rPr>
          <w:lang w:val="es-MX"/>
        </w:rPr>
        <w:t xml:space="preserve">[32:57 - 33:09] mas ele traz uma análise, assim, bem geral das perspectivas de qualidade de vida no trabalho, dos desafios, né? Tem a </w:t>
      </w:r>
      <w:r w:rsidR="5C1F1C08" w:rsidRPr="649190A0">
        <w:rPr>
          <w:highlight w:val="yellow"/>
          <w:lang w:val="es-MX"/>
        </w:rPr>
        <w:t>Ana</w:t>
      </w:r>
      <w:r w:rsidRPr="649190A0">
        <w:rPr>
          <w:highlight w:val="yellow"/>
          <w:lang w:val="es-MX"/>
        </w:rPr>
        <w:t xml:space="preserve"> Cristina Limões de França,</w:t>
      </w:r>
      <w:r w:rsidRPr="649190A0">
        <w:rPr>
          <w:lang w:val="es-MX"/>
        </w:rPr>
        <w:t xml:space="preserve"> da USP. Ela que coordena, né? É uma das coordenadoras, né?</w:t>
      </w:r>
    </w:p>
    <w:p w14:paraId="00E56E38" w14:textId="77777777" w:rsidR="00712E8C" w:rsidRPr="00712E8C" w:rsidRDefault="00712E8C" w:rsidP="00712E8C">
      <w:pPr>
        <w:jc w:val="both"/>
        <w:rPr>
          <w:lang w:val="es-MX"/>
        </w:rPr>
      </w:pPr>
      <w:r w:rsidRPr="649190A0">
        <w:rPr>
          <w:lang w:val="es-MX"/>
        </w:rPr>
        <w:t xml:space="preserve">[33:09 - 33:21] Desse núcleo de gestão da qualidade de vida no trabalho. Então, tem ela. Tem a </w:t>
      </w:r>
      <w:r w:rsidRPr="649190A0">
        <w:rPr>
          <w:highlight w:val="yellow"/>
          <w:lang w:val="es-MX"/>
        </w:rPr>
        <w:t>Valquíria Padilha,</w:t>
      </w:r>
      <w:r w:rsidRPr="649190A0">
        <w:rPr>
          <w:lang w:val="es-MX"/>
        </w:rPr>
        <w:t xml:space="preserve"> mas essa já é de uma área mais crítica da qualidade de vida, nessa perspectiva da qualidade de vida</w:t>
      </w:r>
    </w:p>
    <w:p w14:paraId="7CC203ED" w14:textId="77777777" w:rsidR="00712E8C" w:rsidRPr="00712E8C" w:rsidRDefault="00712E8C" w:rsidP="00712E8C">
      <w:pPr>
        <w:jc w:val="both"/>
        <w:rPr>
          <w:lang w:val="es-MX"/>
        </w:rPr>
      </w:pPr>
      <w:r w:rsidRPr="00712E8C">
        <w:rPr>
          <w:lang w:val="es-MX"/>
        </w:rPr>
        <w:t>[33:21 - 33:34] como exploração do ser humano, sabe? Então, aí tem ela, a Valquíria Padilha, uma das pessoas que fazem essa análise mais crítica. Tem o Mário Ferreira, da UNB,</w:t>
      </w:r>
    </w:p>
    <w:p w14:paraId="3A1D9409" w14:textId="77777777" w:rsidR="00712E8C" w:rsidRPr="00712E8C" w:rsidRDefault="00712E8C" w:rsidP="00712E8C">
      <w:pPr>
        <w:jc w:val="both"/>
        <w:rPr>
          <w:lang w:val="es-MX"/>
        </w:rPr>
      </w:pPr>
      <w:r w:rsidRPr="00712E8C">
        <w:rPr>
          <w:lang w:val="es-MX"/>
        </w:rPr>
        <w:t>[33:34 - 33:44] Universidade de Brasília, que também trabalha nessa perspectiva de qualidade de vida. Então, assim, no momento, os principais que eu vejo trabalhando mais nessa área seriam esses aí.</w:t>
      </w:r>
    </w:p>
    <w:p w14:paraId="1BC4E2BB" w14:textId="77777777" w:rsidR="00712E8C" w:rsidRPr="00712E8C" w:rsidRDefault="00712E8C" w:rsidP="00712E8C">
      <w:pPr>
        <w:jc w:val="both"/>
        <w:rPr>
          <w:lang w:val="es-MX"/>
        </w:rPr>
      </w:pPr>
    </w:p>
    <w:p w14:paraId="6B3AE205" w14:textId="77777777" w:rsidR="00712E8C" w:rsidRPr="00712E8C" w:rsidRDefault="00712E8C" w:rsidP="649190A0">
      <w:pPr>
        <w:jc w:val="both"/>
        <w:rPr>
          <w:b/>
          <w:bCs/>
          <w:lang w:val="es-MX"/>
        </w:rPr>
      </w:pPr>
      <w:r w:rsidRPr="649190A0">
        <w:rPr>
          <w:b/>
          <w:bCs/>
          <w:lang w:val="es-MX"/>
        </w:rPr>
        <w:t>Iara</w:t>
      </w:r>
    </w:p>
    <w:p w14:paraId="4CFDBB99" w14:textId="77777777" w:rsidR="00712E8C" w:rsidRPr="00712E8C" w:rsidRDefault="00712E8C" w:rsidP="00712E8C">
      <w:pPr>
        <w:jc w:val="both"/>
        <w:rPr>
          <w:lang w:val="es-MX"/>
        </w:rPr>
      </w:pPr>
      <w:r w:rsidRPr="00712E8C">
        <w:rPr>
          <w:lang w:val="es-MX"/>
        </w:rPr>
        <w:t>[33:48 - 33:59] Perfeito. E aí, doutora, já encerrando e te agradecendo muito pelo seu tempo, a senhora tem alguma... Queria saber se a senhora tem alguma estratégia</w:t>
      </w:r>
    </w:p>
    <w:p w14:paraId="3D12B812" w14:textId="77777777" w:rsidR="00712E8C" w:rsidRPr="00712E8C" w:rsidRDefault="00712E8C" w:rsidP="00712E8C">
      <w:pPr>
        <w:jc w:val="both"/>
        <w:rPr>
          <w:lang w:val="es-MX"/>
        </w:rPr>
      </w:pPr>
      <w:r w:rsidRPr="00712E8C">
        <w:rPr>
          <w:lang w:val="es-MX"/>
        </w:rPr>
        <w:t>[33:59 - 34:10] de financiamento de pesquisas alternativa, além do financiamento da própria CAP, da CAPES, da FAPMIG e dos convênios internacionais? Ou são esses os principais?</w:t>
      </w:r>
    </w:p>
    <w:p w14:paraId="122C5C10" w14:textId="77777777" w:rsidR="00712E8C" w:rsidRPr="00712E8C" w:rsidRDefault="00712E8C" w:rsidP="649190A0">
      <w:pPr>
        <w:jc w:val="both"/>
        <w:rPr>
          <w:b/>
          <w:bCs/>
          <w:lang w:val="es-MX"/>
        </w:rPr>
      </w:pPr>
    </w:p>
    <w:p w14:paraId="4AD49D44" w14:textId="2CB5904B" w:rsidR="00712E8C" w:rsidRPr="00712E8C" w:rsidRDefault="5C1F1C08" w:rsidP="649190A0">
      <w:pPr>
        <w:jc w:val="both"/>
        <w:rPr>
          <w:b/>
          <w:bCs/>
          <w:lang w:val="es-MX"/>
        </w:rPr>
      </w:pPr>
      <w:r w:rsidRPr="649190A0">
        <w:rPr>
          <w:b/>
          <w:bCs/>
          <w:lang w:val="es-MX"/>
        </w:rPr>
        <w:t>Ana Alice Vilas</w:t>
      </w:r>
    </w:p>
    <w:p w14:paraId="59A2102B" w14:textId="77777777" w:rsidR="00712E8C" w:rsidRPr="00712E8C" w:rsidRDefault="00712E8C" w:rsidP="00712E8C">
      <w:pPr>
        <w:jc w:val="both"/>
        <w:rPr>
          <w:lang w:val="es-MX"/>
        </w:rPr>
      </w:pPr>
      <w:r w:rsidRPr="00712E8C">
        <w:rPr>
          <w:lang w:val="es-MX"/>
        </w:rPr>
        <w:lastRenderedPageBreak/>
        <w:t>[34:10 - 34:22] As universidades têm hoje esse verbo, às vezes, para financiamento em termos de passagem, ou de aluno, e, por exemplo, eles fazem separado dos projetos, e às vezes é possível conseguir nessa perspectiva.</w:t>
      </w:r>
    </w:p>
    <w:p w14:paraId="395332FD" w14:textId="77777777" w:rsidR="00712E8C" w:rsidRPr="00712E8C" w:rsidRDefault="00712E8C" w:rsidP="00712E8C">
      <w:pPr>
        <w:jc w:val="both"/>
        <w:rPr>
          <w:lang w:val="es-MX"/>
        </w:rPr>
      </w:pPr>
      <w:r w:rsidRPr="00712E8C">
        <w:rPr>
          <w:lang w:val="es-MX"/>
        </w:rPr>
        <w:t>[34:23 - 34:34] E até empresas, né? Certas empresas, certos setores, eles também, às vezes, financiam. Igual, por exemplo, no caso da Estéreo lá, que, por exemplo, ela tem pesquisas sobre qualidade de vida no exército da França,</w:t>
      </w:r>
    </w:p>
    <w:p w14:paraId="47D7E6EE" w14:textId="77777777" w:rsidR="00712E8C" w:rsidRPr="00712E8C" w:rsidRDefault="00712E8C" w:rsidP="00712E8C">
      <w:pPr>
        <w:jc w:val="both"/>
        <w:rPr>
          <w:lang w:val="es-MX"/>
        </w:rPr>
      </w:pPr>
      <w:r w:rsidRPr="00712E8C">
        <w:rPr>
          <w:lang w:val="es-MX"/>
        </w:rPr>
        <w:t>[34:34 - 34:47] no exército de outros lugares que ela já fez. Então, aí, quem financia são as próprias instituições, certo? Então, por exemplo, a Embrapa. A gente estava com a proposta de pesquisa da Embrapa. A Embrapa iria custear, certo?</w:t>
      </w:r>
    </w:p>
    <w:p w14:paraId="40C31C31" w14:textId="77777777" w:rsidR="00712E8C" w:rsidRPr="00712E8C" w:rsidRDefault="00712E8C" w:rsidP="00712E8C">
      <w:pPr>
        <w:jc w:val="both"/>
        <w:rPr>
          <w:lang w:val="es-MX"/>
        </w:rPr>
      </w:pPr>
      <w:r w:rsidRPr="00712E8C">
        <w:rPr>
          <w:lang w:val="es-MX"/>
        </w:rPr>
        <w:t>[34:47 - 34:59] Então, assim, as empresas também, elas custeiam essas pesquisas. Em termos, assim, de custear, já no termos, assim, de passagem, de aplicação, de questionar aplicação, hoje não é tanto, porque é tudo internet, né?</w:t>
      </w:r>
    </w:p>
    <w:p w14:paraId="181D5494" w14:textId="77777777" w:rsidR="00712E8C" w:rsidRPr="00712E8C" w:rsidRDefault="00712E8C" w:rsidP="00712E8C">
      <w:pPr>
        <w:jc w:val="both"/>
        <w:rPr>
          <w:lang w:val="es-MX"/>
        </w:rPr>
      </w:pPr>
      <w:r w:rsidRPr="00712E8C">
        <w:rPr>
          <w:lang w:val="es-MX"/>
        </w:rPr>
        <w:t>[34:59 - 35:12] Mas é mais a questão, assim, de passagem, né? Participação de congresso, então, você faz os trabalhos, você vai publicar um trabalho sobre a Embrapa. Aí, a Embrapa custeia a viagem, sabe? Ou a própria taxa de publicação.</w:t>
      </w:r>
    </w:p>
    <w:p w14:paraId="38425DE6" w14:textId="77777777" w:rsidR="00712E8C" w:rsidRDefault="00712E8C" w:rsidP="00712E8C">
      <w:pPr>
        <w:jc w:val="both"/>
      </w:pPr>
      <w:r>
        <w:t xml:space="preserve">[35:12 - 35:13] </w:t>
      </w:r>
      <w:proofErr w:type="spellStart"/>
      <w:r>
        <w:t>Então</w:t>
      </w:r>
      <w:proofErr w:type="spellEnd"/>
      <w:r>
        <w:t xml:space="preserve">, </w:t>
      </w:r>
      <w:proofErr w:type="spellStart"/>
      <w:r>
        <w:t>isso</w:t>
      </w:r>
      <w:proofErr w:type="spellEnd"/>
      <w:r>
        <w:t xml:space="preserve"> é </w:t>
      </w:r>
      <w:proofErr w:type="spellStart"/>
      <w:r>
        <w:t>bem</w:t>
      </w:r>
      <w:proofErr w:type="spellEnd"/>
      <w:r>
        <w:t xml:space="preserve"> </w:t>
      </w:r>
      <w:proofErr w:type="spellStart"/>
      <w:r>
        <w:t>comum</w:t>
      </w:r>
      <w:proofErr w:type="spellEnd"/>
      <w:r>
        <w:t xml:space="preserve"> </w:t>
      </w:r>
      <w:proofErr w:type="spellStart"/>
      <w:r>
        <w:t>também</w:t>
      </w:r>
      <w:proofErr w:type="spellEnd"/>
      <w:r>
        <w:t>.</w:t>
      </w:r>
    </w:p>
    <w:p w14:paraId="651919DE" w14:textId="77777777" w:rsidR="00712E8C" w:rsidRDefault="00712E8C" w:rsidP="00712E8C">
      <w:pPr>
        <w:jc w:val="both"/>
      </w:pPr>
    </w:p>
    <w:p w14:paraId="0F024746" w14:textId="77777777" w:rsidR="00712E8C" w:rsidRPr="00712E8C" w:rsidRDefault="00712E8C" w:rsidP="649190A0">
      <w:pPr>
        <w:jc w:val="both"/>
        <w:rPr>
          <w:b/>
          <w:bCs/>
          <w:lang w:val="es-MX"/>
        </w:rPr>
      </w:pPr>
      <w:r w:rsidRPr="649190A0">
        <w:rPr>
          <w:b/>
          <w:bCs/>
          <w:lang w:val="es-MX"/>
        </w:rPr>
        <w:t>Iara</w:t>
      </w:r>
    </w:p>
    <w:p w14:paraId="6574F1F0" w14:textId="77777777" w:rsidR="00712E8C" w:rsidRPr="00712E8C" w:rsidRDefault="00712E8C" w:rsidP="00712E8C">
      <w:pPr>
        <w:jc w:val="both"/>
        <w:rPr>
          <w:lang w:val="es-MX"/>
        </w:rPr>
      </w:pPr>
      <w:r w:rsidRPr="00712E8C">
        <w:rPr>
          <w:lang w:val="es-MX"/>
        </w:rPr>
        <w:t>[35:21 - 35:31] Não, então, perfeito. É, isso é interessante ver, né? Nas ciências sociais aplicadas, sempre tem essa possibilidade das consultorias. Soplantarem o que, às vezes, falta, né?</w:t>
      </w:r>
    </w:p>
    <w:p w14:paraId="52727627" w14:textId="77777777" w:rsidR="00712E8C" w:rsidRPr="00712E8C" w:rsidRDefault="00712E8C" w:rsidP="00712E8C">
      <w:pPr>
        <w:jc w:val="both"/>
        <w:rPr>
          <w:lang w:val="es-MX"/>
        </w:rPr>
      </w:pPr>
    </w:p>
    <w:p w14:paraId="0C2B9A93" w14:textId="3921D48E" w:rsidR="00712E8C" w:rsidRPr="00712E8C" w:rsidRDefault="5C1F1C08" w:rsidP="649190A0">
      <w:pPr>
        <w:jc w:val="both"/>
        <w:rPr>
          <w:b/>
          <w:bCs/>
          <w:lang w:val="es-MX"/>
        </w:rPr>
      </w:pPr>
      <w:r w:rsidRPr="649190A0">
        <w:rPr>
          <w:b/>
          <w:bCs/>
          <w:lang w:val="es-MX"/>
        </w:rPr>
        <w:t>Ana Alice Vilas</w:t>
      </w:r>
    </w:p>
    <w:p w14:paraId="7FD5BC29" w14:textId="3FF310E4" w:rsidR="00712E8C" w:rsidRPr="00712E8C" w:rsidRDefault="00712E8C" w:rsidP="649190A0">
      <w:pPr>
        <w:jc w:val="both"/>
        <w:rPr>
          <w:lang w:val="pt-BR"/>
        </w:rPr>
      </w:pPr>
      <w:r w:rsidRPr="649190A0">
        <w:rPr>
          <w:lang w:val="pt-BR"/>
        </w:rPr>
        <w:t xml:space="preserve">[35:32 - 35:45] Sim, essa questão da consultoria é interessante, porque a </w:t>
      </w:r>
      <w:proofErr w:type="spellStart"/>
      <w:r w:rsidRPr="649190A0">
        <w:rPr>
          <w:lang w:val="pt-BR"/>
        </w:rPr>
        <w:t>Estélia</w:t>
      </w:r>
      <w:proofErr w:type="spellEnd"/>
      <w:r w:rsidRPr="649190A0">
        <w:rPr>
          <w:lang w:val="pt-BR"/>
        </w:rPr>
        <w:t>, mas lá é diferente, ela faz no C</w:t>
      </w:r>
      <w:r w:rsidR="03A9CFFA" w:rsidRPr="649190A0">
        <w:rPr>
          <w:lang w:val="pt-BR"/>
        </w:rPr>
        <w:t>ana</w:t>
      </w:r>
      <w:r w:rsidRPr="649190A0">
        <w:rPr>
          <w:lang w:val="pt-BR"/>
        </w:rPr>
        <w:t>dá, então não tem muito problema. Agora, aqui, já, às vezes, é mais complicado, né? Aqui tem uma guerra entre essa parte da empresa pública para fazer caça de serviço em todos os lugares, né?</w:t>
      </w:r>
    </w:p>
    <w:p w14:paraId="45A06B07" w14:textId="77777777" w:rsidR="00712E8C" w:rsidRPr="00712E8C" w:rsidRDefault="00712E8C" w:rsidP="00712E8C">
      <w:pPr>
        <w:jc w:val="both"/>
        <w:rPr>
          <w:lang w:val="es-MX"/>
        </w:rPr>
      </w:pPr>
      <w:r w:rsidRPr="00712E8C">
        <w:rPr>
          <w:lang w:val="es-MX"/>
        </w:rPr>
        <w:t>[35:45 - 35:56] Aí, às vezes, complica um pouquinho, mas lá ela consegue fazer direto. Hospitais, hospitais, assim, ela tem várias pesquisas com hospitais. E aí, tudo custeado pelos próprios hospitais.</w:t>
      </w:r>
    </w:p>
    <w:p w14:paraId="3636C861" w14:textId="77777777" w:rsidR="00712E8C" w:rsidRPr="00712E8C" w:rsidRDefault="00712E8C" w:rsidP="00712E8C">
      <w:pPr>
        <w:jc w:val="both"/>
        <w:rPr>
          <w:lang w:val="es-MX"/>
        </w:rPr>
      </w:pPr>
    </w:p>
    <w:p w14:paraId="6EB20D19" w14:textId="77777777" w:rsidR="00712E8C" w:rsidRPr="00712E8C" w:rsidRDefault="00712E8C" w:rsidP="649190A0">
      <w:pPr>
        <w:jc w:val="both"/>
        <w:rPr>
          <w:b/>
          <w:bCs/>
          <w:lang w:val="es-MX"/>
        </w:rPr>
      </w:pPr>
      <w:r w:rsidRPr="649190A0">
        <w:rPr>
          <w:b/>
          <w:bCs/>
          <w:lang w:val="es-MX"/>
        </w:rPr>
        <w:lastRenderedPageBreak/>
        <w:t>Iara</w:t>
      </w:r>
    </w:p>
    <w:p w14:paraId="3FAD6C72" w14:textId="77777777" w:rsidR="00712E8C" w:rsidRPr="00712E8C" w:rsidRDefault="00712E8C" w:rsidP="00712E8C">
      <w:pPr>
        <w:jc w:val="both"/>
        <w:rPr>
          <w:lang w:val="es-MX"/>
        </w:rPr>
      </w:pPr>
      <w:r w:rsidRPr="00712E8C">
        <w:rPr>
          <w:lang w:val="es-MX"/>
        </w:rPr>
        <w:t>[35:57 - 36:09] Hum, interessante. Ah, então, aqui, quando é vinculado à universidade pública, é mais nessas doações de insumos, ou custeio de insumos para pesquisa, e não num contrato de consultoria em si. Seria isso?</w:t>
      </w:r>
    </w:p>
    <w:p w14:paraId="7B262EB2" w14:textId="77777777" w:rsidR="00712E8C" w:rsidRPr="00712E8C" w:rsidRDefault="00712E8C" w:rsidP="00712E8C">
      <w:pPr>
        <w:jc w:val="both"/>
        <w:rPr>
          <w:lang w:val="es-MX"/>
        </w:rPr>
      </w:pPr>
    </w:p>
    <w:p w14:paraId="02DA6857" w14:textId="5796BE70" w:rsidR="00712E8C" w:rsidRPr="00712E8C" w:rsidRDefault="5C1F1C08" w:rsidP="649190A0">
      <w:pPr>
        <w:jc w:val="both"/>
        <w:rPr>
          <w:b/>
          <w:bCs/>
          <w:lang w:val="es-MX"/>
        </w:rPr>
      </w:pPr>
      <w:r w:rsidRPr="649190A0">
        <w:rPr>
          <w:b/>
          <w:bCs/>
          <w:lang w:val="es-MX"/>
        </w:rPr>
        <w:t>Ana Alice Vilas</w:t>
      </w:r>
    </w:p>
    <w:p w14:paraId="0FE186E2" w14:textId="77777777" w:rsidR="00712E8C" w:rsidRPr="00712E8C" w:rsidRDefault="00712E8C" w:rsidP="00712E8C">
      <w:pPr>
        <w:jc w:val="both"/>
        <w:rPr>
          <w:lang w:val="es-MX"/>
        </w:rPr>
      </w:pPr>
      <w:r w:rsidRPr="649190A0">
        <w:rPr>
          <w:lang w:val="es-MX"/>
        </w:rPr>
        <w:t xml:space="preserve">[36:09 - 36:21] É, não como consultoria, não. A gente não pode fazer como consultoria. Então, por exemplo, eu não posso pegar esse meu modelo, oferecer e, por exemplo, pegar uma </w:t>
      </w:r>
      <w:r w:rsidRPr="649190A0">
        <w:rPr>
          <w:highlight w:val="yellow"/>
          <w:lang w:val="es-MX"/>
        </w:rPr>
        <w:t>Gerda</w:t>
      </w:r>
      <w:r w:rsidRPr="649190A0">
        <w:rPr>
          <w:lang w:val="es-MX"/>
        </w:rPr>
        <w:t>u, por exemplo, avaliar a qualidade de vida lá na Gerdau.</w:t>
      </w:r>
    </w:p>
    <w:p w14:paraId="5A004533" w14:textId="77777777" w:rsidR="00712E8C" w:rsidRPr="00712E8C" w:rsidRDefault="00712E8C" w:rsidP="00712E8C">
      <w:pPr>
        <w:jc w:val="both"/>
        <w:rPr>
          <w:lang w:val="es-MX"/>
        </w:rPr>
      </w:pPr>
      <w:r w:rsidRPr="00712E8C">
        <w:rPr>
          <w:lang w:val="es-MX"/>
        </w:rPr>
        <w:t>[36:21 - 36:33] Aí é complicado. Tem hoje até alguns projetos, às vezes, que o pessoal faz, mas aí, já dentro de uma perspectiva de... É um projeto com a universidade. Até os núcleos maiores, às vezes, até conseguem, né?</w:t>
      </w:r>
    </w:p>
    <w:p w14:paraId="576B8FBD" w14:textId="77777777" w:rsidR="00712E8C" w:rsidRPr="00712E8C" w:rsidRDefault="00712E8C" w:rsidP="00712E8C">
      <w:pPr>
        <w:jc w:val="both"/>
        <w:rPr>
          <w:lang w:val="es-MX"/>
        </w:rPr>
      </w:pPr>
      <w:r w:rsidRPr="00712E8C">
        <w:rPr>
          <w:lang w:val="es-MX"/>
        </w:rPr>
        <w:t>[36:33 - 36:46] Por exemplo, a gente ofereceu o curso de administração do Banco do Brasil. Então, aí, foi feito parceria. O curso foi feito com o Exército. O Exército faz uma parceria e paga, teoricamente, né? Paga pelo custeio.</w:t>
      </w:r>
    </w:p>
    <w:p w14:paraId="54763A2C" w14:textId="77777777" w:rsidR="00712E8C" w:rsidRPr="00712E8C" w:rsidRDefault="00712E8C" w:rsidP="00712E8C">
      <w:pPr>
        <w:jc w:val="both"/>
        <w:rPr>
          <w:lang w:val="es-MX"/>
        </w:rPr>
      </w:pPr>
      <w:r w:rsidRPr="00712E8C">
        <w:rPr>
          <w:lang w:val="es-MX"/>
        </w:rPr>
        <w:t>[36:47 - 36:57] Custeio, ele custeia a pesquisa, por exemplo. Mas aí, agora, você pega uma empresa privada, já é mais complicado. Aí, você vem... Está vendendo a universidade. Aí, é complicado, né? Hum.</w:t>
      </w:r>
    </w:p>
    <w:p w14:paraId="56A29521" w14:textId="77777777" w:rsidR="00712E8C" w:rsidRPr="00712E8C" w:rsidRDefault="00712E8C" w:rsidP="00712E8C">
      <w:pPr>
        <w:jc w:val="both"/>
        <w:rPr>
          <w:lang w:val="es-MX"/>
        </w:rPr>
      </w:pPr>
    </w:p>
    <w:p w14:paraId="36400973" w14:textId="77777777" w:rsidR="00712E8C" w:rsidRPr="00712E8C" w:rsidRDefault="00712E8C" w:rsidP="649190A0">
      <w:pPr>
        <w:jc w:val="both"/>
        <w:rPr>
          <w:b/>
          <w:bCs/>
          <w:lang w:val="es-MX"/>
        </w:rPr>
      </w:pPr>
      <w:r w:rsidRPr="649190A0">
        <w:rPr>
          <w:b/>
          <w:bCs/>
          <w:lang w:val="es-MX"/>
        </w:rPr>
        <w:t>Iara</w:t>
      </w:r>
    </w:p>
    <w:p w14:paraId="51B76149" w14:textId="77777777" w:rsidR="00712E8C" w:rsidRPr="00712E8C" w:rsidRDefault="00712E8C" w:rsidP="00712E8C">
      <w:pPr>
        <w:jc w:val="both"/>
        <w:rPr>
          <w:lang w:val="es-MX"/>
        </w:rPr>
      </w:pPr>
      <w:r w:rsidRPr="00712E8C">
        <w:rPr>
          <w:lang w:val="es-MX"/>
        </w:rPr>
        <w:t>[36:58 - 37:01] É. Aí, vira falta de... São as polêmicas políticas, né?</w:t>
      </w:r>
    </w:p>
    <w:p w14:paraId="031C0590" w14:textId="77777777" w:rsidR="00712E8C" w:rsidRPr="00712E8C" w:rsidRDefault="00712E8C" w:rsidP="00712E8C">
      <w:pPr>
        <w:jc w:val="both"/>
        <w:rPr>
          <w:lang w:val="es-MX"/>
        </w:rPr>
      </w:pPr>
    </w:p>
    <w:p w14:paraId="650E2932" w14:textId="684D9E0F" w:rsidR="00712E8C" w:rsidRPr="00712E8C" w:rsidRDefault="5C1F1C08" w:rsidP="649190A0">
      <w:pPr>
        <w:jc w:val="both"/>
        <w:rPr>
          <w:b/>
          <w:bCs/>
          <w:lang w:val="es-MX"/>
        </w:rPr>
      </w:pPr>
      <w:r w:rsidRPr="649190A0">
        <w:rPr>
          <w:b/>
          <w:bCs/>
          <w:lang w:val="es-MX"/>
        </w:rPr>
        <w:t>Ana Alice Vilas</w:t>
      </w:r>
    </w:p>
    <w:p w14:paraId="6B4F52BB" w14:textId="77777777" w:rsidR="00712E8C" w:rsidRPr="00712E8C" w:rsidRDefault="00712E8C" w:rsidP="00712E8C">
      <w:pPr>
        <w:jc w:val="both"/>
        <w:rPr>
          <w:lang w:val="es-MX"/>
        </w:rPr>
      </w:pPr>
      <w:r w:rsidRPr="00712E8C">
        <w:rPr>
          <w:lang w:val="es-MX"/>
        </w:rPr>
        <w:t>[37:01 - 37:02] Falta sindical. É.</w:t>
      </w:r>
    </w:p>
    <w:p w14:paraId="5D25D288" w14:textId="77777777" w:rsidR="00712E8C" w:rsidRPr="00712E8C" w:rsidRDefault="00712E8C" w:rsidP="00712E8C">
      <w:pPr>
        <w:jc w:val="both"/>
        <w:rPr>
          <w:lang w:val="es-MX"/>
        </w:rPr>
      </w:pPr>
      <w:r w:rsidRPr="00712E8C">
        <w:rPr>
          <w:lang w:val="es-MX"/>
        </w:rPr>
        <w:t>[37:02 - 37:13] Sim. Mas, quando se trata de autarquias públicas ou de fundações de empresas públicas, a senhora enxerga, então, que o debate é menor?</w:t>
      </w:r>
    </w:p>
    <w:p w14:paraId="0F0A9C54" w14:textId="77777777" w:rsidR="00712E8C" w:rsidRPr="00712E8C" w:rsidRDefault="00712E8C" w:rsidP="00712E8C">
      <w:pPr>
        <w:jc w:val="both"/>
        <w:rPr>
          <w:lang w:val="es-MX"/>
        </w:rPr>
      </w:pPr>
      <w:r w:rsidRPr="00712E8C">
        <w:rPr>
          <w:lang w:val="es-MX"/>
        </w:rPr>
        <w:t>[37:13 - 37:23] É mais aceito pela própria comunidade acadêmica? É mais aceito, é. Tanto é que a gente trabalhou já com o Banco do Brasil, trabalhou com o Exército. Agora, quando é para particulares, aí é um pouco mais complicado.</w:t>
      </w:r>
    </w:p>
    <w:p w14:paraId="251BEBBA" w14:textId="77777777" w:rsidR="00712E8C" w:rsidRPr="00712E8C" w:rsidRDefault="00712E8C" w:rsidP="00712E8C">
      <w:pPr>
        <w:jc w:val="both"/>
        <w:rPr>
          <w:lang w:val="es-MX"/>
        </w:rPr>
      </w:pPr>
    </w:p>
    <w:p w14:paraId="3B2F14AA" w14:textId="77777777" w:rsidR="00712E8C" w:rsidRPr="00712E8C" w:rsidRDefault="00712E8C" w:rsidP="649190A0">
      <w:pPr>
        <w:jc w:val="both"/>
        <w:rPr>
          <w:b/>
          <w:bCs/>
          <w:lang w:val="es-MX"/>
        </w:rPr>
      </w:pPr>
      <w:r w:rsidRPr="649190A0">
        <w:rPr>
          <w:b/>
          <w:bCs/>
          <w:lang w:val="es-MX"/>
        </w:rPr>
        <w:lastRenderedPageBreak/>
        <w:t>Iara</w:t>
      </w:r>
    </w:p>
    <w:p w14:paraId="18388C49" w14:textId="77777777" w:rsidR="00712E8C" w:rsidRPr="00712E8C" w:rsidRDefault="00712E8C" w:rsidP="00712E8C">
      <w:pPr>
        <w:jc w:val="both"/>
        <w:rPr>
          <w:lang w:val="es-MX"/>
        </w:rPr>
      </w:pPr>
      <w:r w:rsidRPr="00712E8C">
        <w:rPr>
          <w:lang w:val="es-MX"/>
        </w:rPr>
        <w:t>[37:25 - 37:29] Sim. Ainda mais que vocês estão no olho do furacão, né?</w:t>
      </w:r>
    </w:p>
    <w:p w14:paraId="4C6A8DC8" w14:textId="77777777" w:rsidR="00712E8C" w:rsidRPr="00712E8C" w:rsidRDefault="00712E8C" w:rsidP="00712E8C">
      <w:pPr>
        <w:jc w:val="both"/>
        <w:rPr>
          <w:lang w:val="es-MX"/>
        </w:rPr>
      </w:pPr>
    </w:p>
    <w:p w14:paraId="2ECE1384" w14:textId="5E95FDCC" w:rsidR="00712E8C" w:rsidRPr="00712E8C" w:rsidRDefault="5C1F1C08" w:rsidP="649190A0">
      <w:pPr>
        <w:jc w:val="both"/>
        <w:rPr>
          <w:b/>
          <w:bCs/>
          <w:lang w:val="es-MX"/>
        </w:rPr>
      </w:pPr>
      <w:r w:rsidRPr="649190A0">
        <w:rPr>
          <w:b/>
          <w:bCs/>
          <w:lang w:val="es-MX"/>
        </w:rPr>
        <w:t>Ana Alice Vilas</w:t>
      </w:r>
    </w:p>
    <w:p w14:paraId="32CF6AF9" w14:textId="77777777" w:rsidR="00712E8C" w:rsidRPr="00712E8C" w:rsidRDefault="00712E8C" w:rsidP="00712E8C">
      <w:pPr>
        <w:jc w:val="both"/>
        <w:rPr>
          <w:lang w:val="es-MX"/>
        </w:rPr>
      </w:pPr>
      <w:r w:rsidRPr="00712E8C">
        <w:rPr>
          <w:lang w:val="es-MX"/>
        </w:rPr>
        <w:t>[37:29 - 37:34] Então, é. É mais difícil, né? Por causa dessas questões aí políticas.</w:t>
      </w:r>
    </w:p>
    <w:p w14:paraId="5A4798E3" w14:textId="77777777" w:rsidR="00712E8C" w:rsidRPr="00712E8C" w:rsidRDefault="00712E8C" w:rsidP="649190A0">
      <w:pPr>
        <w:jc w:val="both"/>
        <w:rPr>
          <w:b/>
          <w:bCs/>
          <w:lang w:val="es-MX"/>
        </w:rPr>
      </w:pPr>
    </w:p>
    <w:p w14:paraId="07C132C8" w14:textId="77777777" w:rsidR="00712E8C" w:rsidRPr="00712E8C" w:rsidRDefault="00712E8C" w:rsidP="649190A0">
      <w:pPr>
        <w:jc w:val="both"/>
        <w:rPr>
          <w:b/>
          <w:bCs/>
          <w:lang w:val="es-MX"/>
        </w:rPr>
      </w:pPr>
      <w:r w:rsidRPr="649190A0">
        <w:rPr>
          <w:b/>
          <w:bCs/>
          <w:lang w:val="es-MX"/>
        </w:rPr>
        <w:t>Iara</w:t>
      </w:r>
    </w:p>
    <w:p w14:paraId="19C5CEDE" w14:textId="2E4F11ED" w:rsidR="00712E8C" w:rsidRPr="00712E8C" w:rsidRDefault="00712E8C" w:rsidP="649190A0">
      <w:pPr>
        <w:jc w:val="both"/>
        <w:rPr>
          <w:lang w:val="pt-BR"/>
        </w:rPr>
      </w:pPr>
      <w:r w:rsidRPr="649190A0">
        <w:rPr>
          <w:lang w:val="pt-BR"/>
        </w:rPr>
        <w:t xml:space="preserve">[37:36 - 37:46] Sim. É um tema totalmente aplicado, né? Não dá nem para dizer que é algo que poderia estar livre dessas expressões políticas. Então, </w:t>
      </w:r>
      <w:proofErr w:type="gramStart"/>
      <w:r w:rsidRPr="649190A0">
        <w:rPr>
          <w:lang w:val="pt-BR"/>
        </w:rPr>
        <w:t>tá</w:t>
      </w:r>
      <w:proofErr w:type="gramEnd"/>
      <w:r w:rsidRPr="649190A0">
        <w:rPr>
          <w:lang w:val="pt-BR"/>
        </w:rPr>
        <w:t xml:space="preserve">. Doutora </w:t>
      </w:r>
      <w:r w:rsidR="5C1F1C08" w:rsidRPr="649190A0">
        <w:rPr>
          <w:lang w:val="pt-BR"/>
        </w:rPr>
        <w:t>Ana Alice</w:t>
      </w:r>
      <w:r w:rsidRPr="649190A0">
        <w:rPr>
          <w:lang w:val="pt-BR"/>
        </w:rPr>
        <w:t>, muito obrigada, viu?</w:t>
      </w:r>
    </w:p>
    <w:p w14:paraId="549DD491" w14:textId="77777777" w:rsidR="00712E8C" w:rsidRPr="00712E8C" w:rsidRDefault="00712E8C" w:rsidP="00712E8C">
      <w:pPr>
        <w:jc w:val="both"/>
        <w:rPr>
          <w:lang w:val="es-MX"/>
        </w:rPr>
      </w:pPr>
      <w:r w:rsidRPr="00712E8C">
        <w:rPr>
          <w:lang w:val="es-MX"/>
        </w:rPr>
        <w:t>[37:46 - 37:59] Foi um prazer ouvir a senhora, aprender com a senhora. A gente vai agora para a fase de tabulação e vamos trabalhar nessa publicação até o final do ano, mas a gente tem uma equipe bem grande, assim, dentro da Tecnica de Monte Rei, que tem uma equipe bem grande,</w:t>
      </w:r>
    </w:p>
    <w:p w14:paraId="45F0A82D" w14:textId="77777777" w:rsidR="00712E8C" w:rsidRPr="00712E8C" w:rsidRDefault="00712E8C" w:rsidP="00712E8C">
      <w:pPr>
        <w:jc w:val="both"/>
        <w:rPr>
          <w:lang w:val="es-MX"/>
        </w:rPr>
      </w:pPr>
      <w:r w:rsidRPr="00712E8C">
        <w:rPr>
          <w:lang w:val="es-MX"/>
        </w:rPr>
        <w:t>[37:59 - 38:12] que tem essa missão de manter essa comunidade dos nossos colaboradores de pesquisa, né? Dos pesquisadores, movimentadores do ecossistema que toparam dar essas entrevistas para a gente.</w:t>
      </w:r>
    </w:p>
    <w:p w14:paraId="3C709699" w14:textId="77777777" w:rsidR="00712E8C" w:rsidRPr="00712E8C" w:rsidRDefault="00712E8C" w:rsidP="00712E8C">
      <w:pPr>
        <w:jc w:val="both"/>
        <w:rPr>
          <w:lang w:val="es-MX"/>
        </w:rPr>
      </w:pPr>
      <w:r w:rsidRPr="00712E8C">
        <w:rPr>
          <w:lang w:val="es-MX"/>
        </w:rPr>
        <w:t>[38:12 - 38:24] A missão desse time é apoiar nesses relacionamentos, entre outras coisas, né? Então, a senhora vai receber mais uns e-mails da gente em breve, contando as nossas novidades da pesquisa,</w:t>
      </w:r>
    </w:p>
    <w:p w14:paraId="464E33AA" w14:textId="2ABC0A7B" w:rsidR="00712E8C" w:rsidRPr="00712E8C" w:rsidRDefault="00712E8C" w:rsidP="00712E8C">
      <w:pPr>
        <w:jc w:val="both"/>
        <w:rPr>
          <w:lang w:val="es-MX"/>
        </w:rPr>
      </w:pPr>
      <w:r w:rsidRPr="649190A0">
        <w:rPr>
          <w:lang w:val="es-MX"/>
        </w:rPr>
        <w:t>[38:24 - 38:34] no que pudermos colaborar também com os desafios aí. É só nos falar. E é isso. Tenha uma ótima sem</w:t>
      </w:r>
      <w:r w:rsidR="5F9C6E87" w:rsidRPr="649190A0">
        <w:rPr>
          <w:lang w:val="es-MX"/>
        </w:rPr>
        <w:t>ana</w:t>
      </w:r>
      <w:r w:rsidRPr="649190A0">
        <w:rPr>
          <w:lang w:val="es-MX"/>
        </w:rPr>
        <w:t>. E agradeço novamente muito pelo seu tempo, viu?</w:t>
      </w:r>
    </w:p>
    <w:p w14:paraId="4120D08F" w14:textId="77777777" w:rsidR="00712E8C" w:rsidRPr="00712E8C" w:rsidRDefault="00712E8C" w:rsidP="00712E8C">
      <w:pPr>
        <w:jc w:val="both"/>
        <w:rPr>
          <w:lang w:val="es-MX"/>
        </w:rPr>
      </w:pPr>
    </w:p>
    <w:p w14:paraId="22EDC296" w14:textId="2CD35BFD" w:rsidR="00712E8C" w:rsidRPr="00712E8C" w:rsidRDefault="5C1F1C08" w:rsidP="649190A0">
      <w:pPr>
        <w:jc w:val="both"/>
        <w:rPr>
          <w:b/>
          <w:bCs/>
          <w:lang w:val="es-MX"/>
        </w:rPr>
      </w:pPr>
      <w:r w:rsidRPr="649190A0">
        <w:rPr>
          <w:b/>
          <w:bCs/>
          <w:lang w:val="es-MX"/>
        </w:rPr>
        <w:t>Ana Alice Vilas</w:t>
      </w:r>
    </w:p>
    <w:p w14:paraId="164EB6A8" w14:textId="77777777" w:rsidR="00712E8C" w:rsidRPr="00712E8C" w:rsidRDefault="00712E8C" w:rsidP="00712E8C">
      <w:pPr>
        <w:jc w:val="both"/>
        <w:rPr>
          <w:lang w:val="es-MX"/>
        </w:rPr>
      </w:pPr>
      <w:r w:rsidRPr="00712E8C">
        <w:rPr>
          <w:lang w:val="es-MX"/>
        </w:rPr>
        <w:t>[38:35 - 38:47] Eu que fico feliz com o convite. Muito obrigada. Aí, assim, o livro tem lá os detalhes do modelo, né? Os indicadores. Vocês podem dar uma explorada depois também. Até para comparar os indicadores, que aí às vezes fica mais fácil.</w:t>
      </w:r>
    </w:p>
    <w:p w14:paraId="64C20D6A" w14:textId="076A7FD7" w:rsidR="00712E8C" w:rsidRPr="00712E8C" w:rsidRDefault="00712E8C" w:rsidP="649190A0">
      <w:pPr>
        <w:jc w:val="both"/>
        <w:rPr>
          <w:lang w:val="pt-BR"/>
        </w:rPr>
      </w:pPr>
      <w:r w:rsidRPr="649190A0">
        <w:rPr>
          <w:lang w:val="pt-BR"/>
        </w:rPr>
        <w:t xml:space="preserve">[38:48 - 39:00] Às vezes vocês me mandaram um relatório aqui, mas acabou que eu acabei não </w:t>
      </w:r>
      <w:proofErr w:type="spellStart"/>
      <w:r w:rsidR="0BA5D8DA" w:rsidRPr="649190A0">
        <w:rPr>
          <w:lang w:val="pt-BR"/>
        </w:rPr>
        <w:t>ana</w:t>
      </w:r>
      <w:r w:rsidRPr="649190A0">
        <w:rPr>
          <w:lang w:val="pt-BR"/>
        </w:rPr>
        <w:t>isando</w:t>
      </w:r>
      <w:proofErr w:type="spellEnd"/>
      <w:r w:rsidRPr="649190A0">
        <w:rPr>
          <w:lang w:val="pt-BR"/>
        </w:rPr>
        <w:t xml:space="preserve"> o relatório para ver as informações completas. Mas aí dá para poder tirar informações, né? Fazer uma avaliação de quais os temas que estão, que estariam mais relacionados, né?</w:t>
      </w:r>
    </w:p>
    <w:p w14:paraId="0389992B" w14:textId="77777777" w:rsidR="00712E8C" w:rsidRPr="00712E8C" w:rsidRDefault="00712E8C" w:rsidP="00712E8C">
      <w:pPr>
        <w:jc w:val="both"/>
        <w:rPr>
          <w:lang w:val="es-MX"/>
        </w:rPr>
      </w:pPr>
      <w:r w:rsidRPr="00712E8C">
        <w:rPr>
          <w:lang w:val="es-MX"/>
        </w:rPr>
        <w:lastRenderedPageBreak/>
        <w:t>[39:01 - 39:07] Mas fico muito grata com o convite, pelo reconhecimento aí pelo meu trabalho. Muito obrigada a vocês. Com certeza. Muito obrigada, Hugo.</w:t>
      </w:r>
    </w:p>
    <w:p w14:paraId="50C5AB2F" w14:textId="77777777" w:rsidR="00712E8C" w:rsidRPr="00712E8C" w:rsidRDefault="00712E8C" w:rsidP="00712E8C">
      <w:pPr>
        <w:jc w:val="both"/>
        <w:rPr>
          <w:lang w:val="es-MX"/>
        </w:rPr>
      </w:pPr>
    </w:p>
    <w:p w14:paraId="4A451C7D" w14:textId="77777777" w:rsidR="00712E8C" w:rsidRPr="00712E8C" w:rsidRDefault="00712E8C" w:rsidP="649190A0">
      <w:pPr>
        <w:jc w:val="both"/>
        <w:rPr>
          <w:b/>
          <w:bCs/>
          <w:lang w:val="es-MX"/>
        </w:rPr>
      </w:pPr>
      <w:r w:rsidRPr="649190A0">
        <w:rPr>
          <w:b/>
          <w:bCs/>
          <w:lang w:val="es-MX"/>
        </w:rPr>
        <w:t>Iara</w:t>
      </w:r>
    </w:p>
    <w:p w14:paraId="5862CF42" w14:textId="77777777" w:rsidR="00712E8C" w:rsidRPr="00712E8C" w:rsidRDefault="00712E8C" w:rsidP="00712E8C">
      <w:pPr>
        <w:jc w:val="both"/>
        <w:rPr>
          <w:lang w:val="es-MX"/>
        </w:rPr>
      </w:pPr>
      <w:r w:rsidRPr="00712E8C">
        <w:rPr>
          <w:lang w:val="es-MX"/>
        </w:rPr>
        <w:t>[39:07 - 39:15] Thank you so much. E a gente vai utilizar a literatura complementar, sim. Principalmente as que surgiram nas entrevistas, né?</w:t>
      </w:r>
    </w:p>
    <w:p w14:paraId="61B60DBC" w14:textId="77777777" w:rsidR="00712E8C" w:rsidRPr="00712E8C" w:rsidRDefault="00712E8C" w:rsidP="00712E8C">
      <w:pPr>
        <w:jc w:val="both"/>
        <w:rPr>
          <w:lang w:val="es-MX"/>
        </w:rPr>
      </w:pPr>
      <w:r w:rsidRPr="00712E8C">
        <w:rPr>
          <w:lang w:val="es-MX"/>
        </w:rPr>
        <w:t>[39:18 - 39:28] Para ajudar a compreender os temas e os enfoques de cada pesquisador. Então, pode deixar que a gente vai consultar, sim. E é isso. Muito grata. Muito obrigada.</w:t>
      </w:r>
    </w:p>
    <w:p w14:paraId="2039E1AE" w14:textId="77777777" w:rsidR="00712E8C" w:rsidRPr="00712E8C" w:rsidRDefault="00712E8C" w:rsidP="00712E8C">
      <w:pPr>
        <w:jc w:val="both"/>
        <w:rPr>
          <w:lang w:val="es-MX"/>
        </w:rPr>
      </w:pPr>
    </w:p>
    <w:p w14:paraId="679397C4" w14:textId="3019EC2D" w:rsidR="00712E8C" w:rsidRPr="00712E8C" w:rsidRDefault="5C1F1C08" w:rsidP="649190A0">
      <w:pPr>
        <w:jc w:val="both"/>
        <w:rPr>
          <w:b/>
          <w:bCs/>
          <w:lang w:val="es-MX"/>
        </w:rPr>
      </w:pPr>
      <w:r w:rsidRPr="649190A0">
        <w:rPr>
          <w:b/>
          <w:bCs/>
          <w:lang w:val="es-MX"/>
        </w:rPr>
        <w:t>Ana Alice Vilas</w:t>
      </w:r>
    </w:p>
    <w:p w14:paraId="243225F4" w14:textId="77777777" w:rsidR="00712E8C" w:rsidRPr="00712E8C" w:rsidRDefault="00712E8C" w:rsidP="00712E8C">
      <w:pPr>
        <w:jc w:val="both"/>
        <w:rPr>
          <w:lang w:val="es-MX"/>
        </w:rPr>
      </w:pPr>
      <w:r w:rsidRPr="00712E8C">
        <w:rPr>
          <w:lang w:val="es-MX"/>
        </w:rPr>
        <w:t>[39:29 - 39:32] Eu que agradeço. Obrigada. Tchau. Tchau. Boa tarde.</w:t>
      </w:r>
    </w:p>
    <w:p w14:paraId="32E6BCC3" w14:textId="77777777" w:rsidR="00712E8C" w:rsidRPr="00712E8C" w:rsidRDefault="00712E8C" w:rsidP="649190A0">
      <w:pPr>
        <w:jc w:val="both"/>
        <w:rPr>
          <w:b/>
          <w:bCs/>
          <w:lang w:val="es-MX"/>
        </w:rPr>
      </w:pPr>
    </w:p>
    <w:p w14:paraId="58E44461" w14:textId="77777777" w:rsidR="00712E8C" w:rsidRPr="00712E8C" w:rsidRDefault="00712E8C" w:rsidP="649190A0">
      <w:pPr>
        <w:jc w:val="both"/>
        <w:rPr>
          <w:b/>
          <w:bCs/>
          <w:lang w:val="es-MX"/>
        </w:rPr>
      </w:pPr>
      <w:r w:rsidRPr="649190A0">
        <w:rPr>
          <w:b/>
          <w:bCs/>
          <w:lang w:val="es-MX"/>
        </w:rPr>
        <w:t>Iara</w:t>
      </w:r>
    </w:p>
    <w:p w14:paraId="48201847" w14:textId="77777777" w:rsidR="00712E8C" w:rsidRPr="00712E8C" w:rsidRDefault="00712E8C" w:rsidP="00712E8C">
      <w:pPr>
        <w:jc w:val="both"/>
        <w:rPr>
          <w:lang w:val="es-MX"/>
        </w:rPr>
      </w:pPr>
      <w:r w:rsidRPr="00712E8C">
        <w:rPr>
          <w:lang w:val="es-MX"/>
        </w:rPr>
        <w:t>[39:33 - 39:33] Boa tarde.</w:t>
      </w:r>
    </w:p>
    <w:p w14:paraId="428870F3" w14:textId="125029DF" w:rsidR="00712E8C" w:rsidRPr="00AC3233" w:rsidRDefault="00712E8C" w:rsidP="00712E8C">
      <w:pPr>
        <w:jc w:val="both"/>
      </w:pPr>
      <w:r>
        <w:t>[39:42 - 39:42] Hugo.</w:t>
      </w:r>
    </w:p>
    <w:sectPr w:rsidR="00712E8C" w:rsidRPr="00AC32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B1891B" w14:textId="77777777" w:rsidR="00A4672A" w:rsidRDefault="00A4672A" w:rsidP="007D5873">
      <w:pPr>
        <w:spacing w:after="0" w:line="240" w:lineRule="auto"/>
      </w:pPr>
      <w:r>
        <w:separator/>
      </w:r>
    </w:p>
  </w:endnote>
  <w:endnote w:type="continuationSeparator" w:id="0">
    <w:p w14:paraId="0680D127" w14:textId="77777777" w:rsidR="00A4672A" w:rsidRDefault="00A4672A" w:rsidP="007D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9383D" w14:textId="77777777" w:rsidR="00A4672A" w:rsidRDefault="00A4672A" w:rsidP="007D5873">
      <w:pPr>
        <w:spacing w:after="0" w:line="240" w:lineRule="auto"/>
      </w:pPr>
      <w:r>
        <w:separator/>
      </w:r>
    </w:p>
  </w:footnote>
  <w:footnote w:type="continuationSeparator" w:id="0">
    <w:p w14:paraId="5F4DE303" w14:textId="77777777" w:rsidR="00A4672A" w:rsidRDefault="00A4672A" w:rsidP="007D587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46E24"/>
    <w:rsid w:val="00055BC7"/>
    <w:rsid w:val="00057D86"/>
    <w:rsid w:val="000630B9"/>
    <w:rsid w:val="00095687"/>
    <w:rsid w:val="000A4739"/>
    <w:rsid w:val="000C0E5A"/>
    <w:rsid w:val="000D2DAE"/>
    <w:rsid w:val="000D6C1B"/>
    <w:rsid w:val="000F0332"/>
    <w:rsid w:val="000F34BC"/>
    <w:rsid w:val="001105A7"/>
    <w:rsid w:val="00116135"/>
    <w:rsid w:val="00141053"/>
    <w:rsid w:val="001A403F"/>
    <w:rsid w:val="001B56BC"/>
    <w:rsid w:val="001B575E"/>
    <w:rsid w:val="001D3527"/>
    <w:rsid w:val="001E7F41"/>
    <w:rsid w:val="001F5967"/>
    <w:rsid w:val="00202496"/>
    <w:rsid w:val="0021031D"/>
    <w:rsid w:val="002152D3"/>
    <w:rsid w:val="00233A55"/>
    <w:rsid w:val="00240C88"/>
    <w:rsid w:val="00243E8F"/>
    <w:rsid w:val="00247E19"/>
    <w:rsid w:val="00252AF6"/>
    <w:rsid w:val="00280DDF"/>
    <w:rsid w:val="00293EFD"/>
    <w:rsid w:val="0029733A"/>
    <w:rsid w:val="002A0DD7"/>
    <w:rsid w:val="002F711F"/>
    <w:rsid w:val="00302A7E"/>
    <w:rsid w:val="0031331D"/>
    <w:rsid w:val="0033332B"/>
    <w:rsid w:val="00344BF3"/>
    <w:rsid w:val="00352506"/>
    <w:rsid w:val="00354475"/>
    <w:rsid w:val="00385B34"/>
    <w:rsid w:val="003F2C9A"/>
    <w:rsid w:val="00402FC6"/>
    <w:rsid w:val="004033AF"/>
    <w:rsid w:val="0040440D"/>
    <w:rsid w:val="00406CC8"/>
    <w:rsid w:val="004072D4"/>
    <w:rsid w:val="00412BCE"/>
    <w:rsid w:val="00413CE0"/>
    <w:rsid w:val="0041423A"/>
    <w:rsid w:val="0048445E"/>
    <w:rsid w:val="00485868"/>
    <w:rsid w:val="004C5441"/>
    <w:rsid w:val="004D48A4"/>
    <w:rsid w:val="004D7048"/>
    <w:rsid w:val="004F6651"/>
    <w:rsid w:val="005203C1"/>
    <w:rsid w:val="00523D30"/>
    <w:rsid w:val="00566D9B"/>
    <w:rsid w:val="005740E2"/>
    <w:rsid w:val="00580AE2"/>
    <w:rsid w:val="005A3B7B"/>
    <w:rsid w:val="005D1257"/>
    <w:rsid w:val="005F3E0D"/>
    <w:rsid w:val="00614581"/>
    <w:rsid w:val="006145C3"/>
    <w:rsid w:val="006207C4"/>
    <w:rsid w:val="006C21F3"/>
    <w:rsid w:val="006D3829"/>
    <w:rsid w:val="006E055A"/>
    <w:rsid w:val="006E3A43"/>
    <w:rsid w:val="006E430A"/>
    <w:rsid w:val="006E7CD2"/>
    <w:rsid w:val="00712E8C"/>
    <w:rsid w:val="007754F8"/>
    <w:rsid w:val="00786B55"/>
    <w:rsid w:val="007A0F45"/>
    <w:rsid w:val="007C77DD"/>
    <w:rsid w:val="007D06FF"/>
    <w:rsid w:val="007D133D"/>
    <w:rsid w:val="007D5873"/>
    <w:rsid w:val="007D69C8"/>
    <w:rsid w:val="0080103F"/>
    <w:rsid w:val="00821A4B"/>
    <w:rsid w:val="00831049"/>
    <w:rsid w:val="008776E6"/>
    <w:rsid w:val="008874C5"/>
    <w:rsid w:val="008A5B41"/>
    <w:rsid w:val="00906FC0"/>
    <w:rsid w:val="0092082B"/>
    <w:rsid w:val="00937ED1"/>
    <w:rsid w:val="00946399"/>
    <w:rsid w:val="00947EB3"/>
    <w:rsid w:val="00990581"/>
    <w:rsid w:val="00993729"/>
    <w:rsid w:val="009A7CC8"/>
    <w:rsid w:val="009B72AB"/>
    <w:rsid w:val="00A01EE2"/>
    <w:rsid w:val="00A22E55"/>
    <w:rsid w:val="00A4558D"/>
    <w:rsid w:val="00A4672A"/>
    <w:rsid w:val="00A47C9D"/>
    <w:rsid w:val="00A67E7F"/>
    <w:rsid w:val="00A82559"/>
    <w:rsid w:val="00A846CD"/>
    <w:rsid w:val="00AA5356"/>
    <w:rsid w:val="00AC3233"/>
    <w:rsid w:val="00AE3BFB"/>
    <w:rsid w:val="00AE5376"/>
    <w:rsid w:val="00B0266C"/>
    <w:rsid w:val="00B36E85"/>
    <w:rsid w:val="00B37E61"/>
    <w:rsid w:val="00B43C19"/>
    <w:rsid w:val="00B7300B"/>
    <w:rsid w:val="00B732D0"/>
    <w:rsid w:val="00B916BC"/>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302B7"/>
    <w:rsid w:val="00D66ABA"/>
    <w:rsid w:val="00D709F4"/>
    <w:rsid w:val="00D75B32"/>
    <w:rsid w:val="00D75C42"/>
    <w:rsid w:val="00D87E6A"/>
    <w:rsid w:val="00DA1B64"/>
    <w:rsid w:val="00DA765C"/>
    <w:rsid w:val="00DB4A5B"/>
    <w:rsid w:val="00DE776E"/>
    <w:rsid w:val="00DF6B29"/>
    <w:rsid w:val="00E00EA9"/>
    <w:rsid w:val="00E04FE8"/>
    <w:rsid w:val="00E0772C"/>
    <w:rsid w:val="00E112E1"/>
    <w:rsid w:val="00E16AB0"/>
    <w:rsid w:val="00E2595C"/>
    <w:rsid w:val="00E3319C"/>
    <w:rsid w:val="00E359C8"/>
    <w:rsid w:val="00E752D9"/>
    <w:rsid w:val="00E86320"/>
    <w:rsid w:val="00EC488C"/>
    <w:rsid w:val="00ED0CA9"/>
    <w:rsid w:val="00ED228C"/>
    <w:rsid w:val="00F03BA3"/>
    <w:rsid w:val="00F22AF6"/>
    <w:rsid w:val="00F3139F"/>
    <w:rsid w:val="00F355C4"/>
    <w:rsid w:val="00F5644B"/>
    <w:rsid w:val="00F6614B"/>
    <w:rsid w:val="00F75873"/>
    <w:rsid w:val="00F76BD6"/>
    <w:rsid w:val="00F8207B"/>
    <w:rsid w:val="00F909C7"/>
    <w:rsid w:val="00FA52D8"/>
    <w:rsid w:val="00FC1F17"/>
    <w:rsid w:val="00FE33DB"/>
    <w:rsid w:val="0191F614"/>
    <w:rsid w:val="01C7EE16"/>
    <w:rsid w:val="02D43C8B"/>
    <w:rsid w:val="03A9CFFA"/>
    <w:rsid w:val="0AF53B89"/>
    <w:rsid w:val="0BA5D8DA"/>
    <w:rsid w:val="0D605B38"/>
    <w:rsid w:val="0FF8B408"/>
    <w:rsid w:val="10BCD1BA"/>
    <w:rsid w:val="12026060"/>
    <w:rsid w:val="121A30BA"/>
    <w:rsid w:val="12EC4545"/>
    <w:rsid w:val="130CB56F"/>
    <w:rsid w:val="19E56522"/>
    <w:rsid w:val="205954FC"/>
    <w:rsid w:val="218A594B"/>
    <w:rsid w:val="230E28D1"/>
    <w:rsid w:val="2407FCFF"/>
    <w:rsid w:val="2437454F"/>
    <w:rsid w:val="25539E59"/>
    <w:rsid w:val="27B3F1C8"/>
    <w:rsid w:val="2979FEE0"/>
    <w:rsid w:val="2BCCA98D"/>
    <w:rsid w:val="2CB52F6A"/>
    <w:rsid w:val="2CE21593"/>
    <w:rsid w:val="2E476485"/>
    <w:rsid w:val="2EC53D77"/>
    <w:rsid w:val="2F842831"/>
    <w:rsid w:val="340E37F2"/>
    <w:rsid w:val="34F83DDD"/>
    <w:rsid w:val="359DBF0B"/>
    <w:rsid w:val="3679A311"/>
    <w:rsid w:val="36ADAEA6"/>
    <w:rsid w:val="37A400ED"/>
    <w:rsid w:val="3FA2A5B8"/>
    <w:rsid w:val="41C9CC63"/>
    <w:rsid w:val="41E1D8D1"/>
    <w:rsid w:val="43C7BA5A"/>
    <w:rsid w:val="45B9ADFC"/>
    <w:rsid w:val="49E6E3CA"/>
    <w:rsid w:val="4DF7955C"/>
    <w:rsid w:val="4EA90699"/>
    <w:rsid w:val="52EE3C5B"/>
    <w:rsid w:val="539ED89A"/>
    <w:rsid w:val="565B0E92"/>
    <w:rsid w:val="565E2870"/>
    <w:rsid w:val="56E833D9"/>
    <w:rsid w:val="578D059A"/>
    <w:rsid w:val="5A2A3A0E"/>
    <w:rsid w:val="5B609A48"/>
    <w:rsid w:val="5BB89A99"/>
    <w:rsid w:val="5C1F1C08"/>
    <w:rsid w:val="5D0A67D9"/>
    <w:rsid w:val="5D31DDBD"/>
    <w:rsid w:val="5F9C6E87"/>
    <w:rsid w:val="642CAC43"/>
    <w:rsid w:val="649190A0"/>
    <w:rsid w:val="671487B6"/>
    <w:rsid w:val="69B9428D"/>
    <w:rsid w:val="6B78A607"/>
    <w:rsid w:val="6CAF83F0"/>
    <w:rsid w:val="6D6B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7D58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5873"/>
  </w:style>
  <w:style w:type="paragraph" w:styleId="Piedepgina">
    <w:name w:val="footer"/>
    <w:basedOn w:val="Normal"/>
    <w:link w:val="PiedepginaCar"/>
    <w:uiPriority w:val="99"/>
    <w:unhideWhenUsed/>
    <w:rsid w:val="007D58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90F76BB4-CC61-4F51-8480-6DA667043286}">
  <ds:schemaRefs>
    <ds:schemaRef ds:uri="http://schemas.microsoft.com/sharepoint/v3/contenttype/forms"/>
  </ds:schemaRefs>
</ds:datastoreItem>
</file>

<file path=customXml/itemProps2.xml><?xml version="1.0" encoding="utf-8"?>
<ds:datastoreItem xmlns:ds="http://schemas.openxmlformats.org/officeDocument/2006/customXml" ds:itemID="{C7006C84-0E55-4C1C-BD85-236ADE274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47AA73-3123-456C-8FE5-FE44918C9E0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6354</Words>
  <Characters>34953</Characters>
  <Application>Microsoft Office Word</Application>
  <DocSecurity>0</DocSecurity>
  <Lines>291</Lines>
  <Paragraphs>82</Paragraphs>
  <ScaleCrop>false</ScaleCrop>
  <Company/>
  <LinksUpToDate>false</LinksUpToDate>
  <CharactersWithSpaces>41225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2026-07-23T01:01:00Z</dcterms:created>
  <dcterms:modified xsi:type="dcterms:W3CDTF">2026-07-23T01:01:00Z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