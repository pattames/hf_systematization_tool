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282EE1D4" w:rsidR="00EC488C" w:rsidRPr="00EC488C" w:rsidRDefault="00EC488C" w:rsidP="008A5B41">
      <w:pPr>
        <w:jc w:val="center"/>
        <w:rPr>
          <w:rFonts w:ascii="Aptos" w:eastAsia="Aptos" w:hAnsi="Aptos" w:cs="Aptos"/>
          <w:b/>
          <w:bCs/>
          <w:color w:val="000000" w:themeColor="text1"/>
          <w:sz w:val="32"/>
          <w:szCs w:val="32"/>
          <w:lang w:val="es-MX"/>
        </w:rPr>
      </w:pPr>
      <w:r w:rsidRPr="00EC488C">
        <w:rPr>
          <w:rFonts w:ascii="Aptos" w:eastAsia="Aptos" w:hAnsi="Aptos" w:cs="Aptos"/>
          <w:b/>
          <w:bCs/>
          <w:color w:val="000000" w:themeColor="text1"/>
          <w:sz w:val="32"/>
          <w:szCs w:val="32"/>
          <w:lang w:val="es-MX"/>
        </w:rPr>
        <w:t>Transcrição da entrevista co</w:t>
      </w:r>
      <w:r w:rsidR="008A5B41">
        <w:rPr>
          <w:rFonts w:ascii="Aptos" w:eastAsia="Aptos" w:hAnsi="Aptos" w:cs="Aptos"/>
          <w:b/>
          <w:bCs/>
          <w:color w:val="000000" w:themeColor="text1"/>
          <w:sz w:val="32"/>
          <w:szCs w:val="32"/>
          <w:lang w:val="es-MX"/>
        </w:rPr>
        <w:t xml:space="preserve">m </w:t>
      </w:r>
      <w:r w:rsidR="00DB51E7">
        <w:rPr>
          <w:rFonts w:ascii="Aptos" w:eastAsia="Aptos" w:hAnsi="Aptos" w:cs="Aptos"/>
          <w:b/>
          <w:bCs/>
          <w:color w:val="000000" w:themeColor="text1"/>
          <w:sz w:val="32"/>
          <w:szCs w:val="32"/>
          <w:lang w:val="es-MX"/>
        </w:rPr>
        <w:t>Juliana Gonçalves</w:t>
      </w:r>
    </w:p>
    <w:p w14:paraId="3439C981" w14:textId="77777777" w:rsidR="00EC488C" w:rsidRPr="00EC488C" w:rsidRDefault="00EC488C" w:rsidP="00413CE0">
      <w:pPr>
        <w:jc w:val="both"/>
        <w:rPr>
          <w:rFonts w:ascii="Aptos" w:eastAsia="Aptos" w:hAnsi="Aptos" w:cs="Aptos"/>
          <w:b/>
          <w:bCs/>
          <w:color w:val="000000" w:themeColor="text1"/>
          <w:sz w:val="32"/>
          <w:szCs w:val="32"/>
          <w:lang w:val="es-MX"/>
        </w:rPr>
      </w:pPr>
    </w:p>
    <w:p w14:paraId="27F41FD9" w14:textId="299A5A5C"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w:t>
      </w:r>
      <w:r w:rsidRPr="00EC488C">
        <w:rPr>
          <w:rFonts w:ascii="Aptos" w:eastAsia="Aptos" w:hAnsi="Aptos" w:cs="Aptos"/>
          <w:color w:val="000000" w:themeColor="text1"/>
          <w:lang w:val="es-MX"/>
        </w:rPr>
        <w:t xml:space="preserve"> Dra. </w:t>
      </w:r>
      <w:r w:rsidR="00DB51E7">
        <w:rPr>
          <w:rFonts w:ascii="Aptos" w:eastAsia="Aptos" w:hAnsi="Aptos" w:cs="Aptos"/>
          <w:color w:val="000000" w:themeColor="text1"/>
          <w:lang w:val="es-MX"/>
        </w:rPr>
        <w:t>Juliana Gonçalves</w:t>
      </w:r>
    </w:p>
    <w:p w14:paraId="5B769455" w14:textId="3B26E15E"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7777777"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março de 2024</w:t>
      </w:r>
    </w:p>
    <w:p w14:paraId="09B3D863" w14:textId="286A8F5A"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w:t>
      </w:r>
      <w:r w:rsidR="00DB51E7">
        <w:rPr>
          <w:rFonts w:ascii="Aptos" w:eastAsia="Aptos" w:hAnsi="Aptos" w:cs="Aptos"/>
          <w:color w:val="000000" w:themeColor="text1"/>
          <w:lang w:val="es-MX"/>
        </w:rPr>
        <w:t>Iara Vicente</w:t>
      </w:r>
      <w:r w:rsidRPr="00EC488C">
        <w:rPr>
          <w:rFonts w:ascii="Aptos" w:eastAsia="Aptos" w:hAnsi="Aptos" w:cs="Aptos"/>
          <w:color w:val="000000" w:themeColor="text1"/>
          <w:lang w:val="es-MX"/>
        </w:rPr>
        <w:t xml:space="preserve"> Ven.</w:t>
      </w:r>
    </w:p>
    <w:p w14:paraId="5380FFF1" w14:textId="4FD349E4"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0</w:t>
      </w:r>
      <w:r w:rsidR="009B72AB">
        <w:rPr>
          <w:rFonts w:ascii="Aptos" w:eastAsia="Aptos" w:hAnsi="Aptos" w:cs="Aptos"/>
          <w:color w:val="000000" w:themeColor="text1"/>
          <w:lang w:val="es-MX"/>
        </w:rPr>
        <w:t>1</w:t>
      </w:r>
      <w:r w:rsidRPr="00EC488C">
        <w:rPr>
          <w:rFonts w:ascii="Aptos" w:eastAsia="Aptos" w:hAnsi="Aptos" w:cs="Aptos"/>
          <w:color w:val="000000" w:themeColor="text1"/>
          <w:lang w:val="es-MX"/>
        </w:rPr>
        <w:t>:</w:t>
      </w:r>
      <w:r w:rsidR="000F34BC">
        <w:rPr>
          <w:rFonts w:ascii="Aptos" w:eastAsia="Aptos" w:hAnsi="Aptos" w:cs="Aptos"/>
          <w:color w:val="000000" w:themeColor="text1"/>
          <w:lang w:val="es-MX"/>
        </w:rPr>
        <w:t>44</w:t>
      </w:r>
      <w:r w:rsidRPr="00EC488C">
        <w:rPr>
          <w:rFonts w:ascii="Aptos" w:eastAsia="Aptos" w:hAnsi="Aptos" w:cs="Aptos"/>
          <w:color w:val="000000" w:themeColor="text1"/>
          <w:lang w:val="es-MX"/>
        </w:rPr>
        <w:t>:</w:t>
      </w:r>
      <w:r w:rsidR="000F34BC">
        <w:rPr>
          <w:rFonts w:ascii="Aptos" w:eastAsia="Aptos" w:hAnsi="Aptos" w:cs="Aptos"/>
          <w:color w:val="000000" w:themeColor="text1"/>
          <w:lang w:val="es-MX"/>
        </w:rPr>
        <w:t>03</w:t>
      </w:r>
    </w:p>
    <w:p w14:paraId="16E7A050" w14:textId="5B4F7423" w:rsidR="00EC488C" w:rsidRPr="00EC488C" w:rsidRDefault="00EC488C" w:rsidP="00413CE0">
      <w:pPr>
        <w:jc w:val="both"/>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8A5B41">
        <w:rPr>
          <w:rFonts w:ascii="Aptos" w:eastAsia="Aptos" w:hAnsi="Aptos" w:cs="Aptos"/>
          <w:color w:val="000000" w:themeColor="text1"/>
          <w:lang w:val="es-MX"/>
        </w:rPr>
        <w:t>Grissel Galicia</w:t>
      </w:r>
    </w:p>
    <w:p w14:paraId="4EFDD5C8" w14:textId="1445DFA0" w:rsid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29C22EA6" w14:textId="77777777" w:rsidR="00F76BD6" w:rsidRDefault="00F76BD6" w:rsidP="00413CE0">
      <w:pPr>
        <w:jc w:val="both"/>
        <w:rPr>
          <w:rFonts w:ascii="Aptos" w:eastAsia="Aptos" w:hAnsi="Aptos" w:cs="Aptos"/>
          <w:color w:val="000000" w:themeColor="text1"/>
          <w:lang w:val="es-MX"/>
        </w:rPr>
      </w:pPr>
    </w:p>
    <w:p w14:paraId="5EEB6EB5" w14:textId="72863787" w:rsidR="00413CE0" w:rsidRPr="00413CE0" w:rsidRDefault="00DB51E7" w:rsidP="00413CE0">
      <w:pPr>
        <w:jc w:val="both"/>
        <w:rPr>
          <w:lang w:val="es-MX"/>
        </w:rPr>
      </w:pPr>
      <w:r>
        <w:rPr>
          <w:lang w:val="es-MX"/>
        </w:rPr>
        <w:t>Iara Vicente</w:t>
      </w:r>
    </w:p>
    <w:p w14:paraId="0902F118" w14:textId="77777777" w:rsidR="00413CE0" w:rsidRPr="00413CE0" w:rsidRDefault="00413CE0" w:rsidP="00413CE0">
      <w:pPr>
        <w:jc w:val="both"/>
        <w:rPr>
          <w:lang w:val="es-MX"/>
        </w:rPr>
      </w:pPr>
      <w:r w:rsidRPr="00413CE0">
        <w:rPr>
          <w:lang w:val="es-MX"/>
        </w:rPr>
        <w:t>Vou passar uma pop-up para você e você tem que liberar também. Clicar o ok.</w:t>
      </w:r>
    </w:p>
    <w:p w14:paraId="50E7E94E" w14:textId="77777777" w:rsidR="00413CE0" w:rsidRPr="00413CE0" w:rsidRDefault="00413CE0" w:rsidP="00413CE0">
      <w:pPr>
        <w:jc w:val="both"/>
        <w:rPr>
          <w:lang w:val="es-MX"/>
        </w:rPr>
      </w:pPr>
    </w:p>
    <w:p w14:paraId="6BEE2907" w14:textId="4D5309B9" w:rsidR="00413CE0" w:rsidRPr="00413CE0" w:rsidRDefault="00DB51E7" w:rsidP="00413CE0">
      <w:pPr>
        <w:jc w:val="both"/>
        <w:rPr>
          <w:lang w:val="es-MX"/>
        </w:rPr>
      </w:pPr>
      <w:r>
        <w:rPr>
          <w:lang w:val="es-MX"/>
        </w:rPr>
        <w:t>Juliana Gonçalves</w:t>
      </w:r>
    </w:p>
    <w:p w14:paraId="2AA8EDA0" w14:textId="77777777" w:rsidR="00413CE0" w:rsidRPr="00413CE0" w:rsidRDefault="00413CE0" w:rsidP="00413CE0">
      <w:pPr>
        <w:jc w:val="both"/>
        <w:rPr>
          <w:lang w:val="es-MX"/>
        </w:rPr>
      </w:pPr>
      <w:r w:rsidRPr="00413CE0">
        <w:rPr>
          <w:lang w:val="es-MX"/>
        </w:rPr>
        <w:t>Cliquei.</w:t>
      </w:r>
    </w:p>
    <w:p w14:paraId="2DB0E52C" w14:textId="77777777" w:rsidR="00413CE0" w:rsidRPr="00413CE0" w:rsidRDefault="00413CE0" w:rsidP="00413CE0">
      <w:pPr>
        <w:jc w:val="both"/>
        <w:rPr>
          <w:lang w:val="es-MX"/>
        </w:rPr>
      </w:pPr>
    </w:p>
    <w:p w14:paraId="76549ED9" w14:textId="6EE9EC03" w:rsidR="00413CE0" w:rsidRPr="00413CE0" w:rsidRDefault="00DB51E7" w:rsidP="00413CE0">
      <w:pPr>
        <w:jc w:val="both"/>
        <w:rPr>
          <w:lang w:val="es-MX"/>
        </w:rPr>
      </w:pPr>
      <w:r>
        <w:rPr>
          <w:lang w:val="es-MX"/>
        </w:rPr>
        <w:t>Iara Vicente</w:t>
      </w:r>
    </w:p>
    <w:p w14:paraId="275EF12E" w14:textId="77777777" w:rsidR="00413CE0" w:rsidRPr="00413CE0" w:rsidRDefault="00413CE0" w:rsidP="00413CE0">
      <w:pPr>
        <w:jc w:val="both"/>
        <w:rPr>
          <w:lang w:val="es-MX"/>
        </w:rPr>
      </w:pPr>
      <w:r w:rsidRPr="00413CE0">
        <w:rPr>
          <w:lang w:val="es-MX"/>
        </w:rPr>
        <w:t>Perfeito. Está certo, estamos gravando. Então, querida, espero de ser mais uma vez. Eu sei que essa semana está sendo babado, babado para você.</w:t>
      </w:r>
    </w:p>
    <w:p w14:paraId="63C9F54B" w14:textId="77777777" w:rsidR="00413CE0" w:rsidRPr="00413CE0" w:rsidRDefault="00413CE0" w:rsidP="00413CE0">
      <w:pPr>
        <w:jc w:val="both"/>
        <w:rPr>
          <w:lang w:val="es-MX"/>
        </w:rPr>
      </w:pPr>
      <w:r w:rsidRPr="00413CE0">
        <w:rPr>
          <w:lang w:val="es-MX"/>
        </w:rPr>
        <w:t>E você está aqui conosco. Muito obrigada. Essa pesquisa é a primeira pesquisa do gênero a fazer um levantamento sobre florescimento humano da perspectiva da América Latina.</w:t>
      </w:r>
    </w:p>
    <w:p w14:paraId="55D42AE4" w14:textId="58189E1B" w:rsidR="00413CE0" w:rsidRPr="00413CE0" w:rsidRDefault="00413CE0" w:rsidP="00413CE0">
      <w:pPr>
        <w:jc w:val="both"/>
        <w:rPr>
          <w:lang w:val="es-MX"/>
        </w:rPr>
      </w:pPr>
      <w:r w:rsidRPr="00413CE0">
        <w:rPr>
          <w:lang w:val="es-MX"/>
        </w:rPr>
        <w:t>É uma pesquisa liderada pela Tecnológica de Monte</w:t>
      </w:r>
      <w:r w:rsidR="00EA7B15">
        <w:rPr>
          <w:lang w:val="es-MX"/>
        </w:rPr>
        <w:t>rrey</w:t>
      </w:r>
      <w:r w:rsidRPr="00413CE0">
        <w:rPr>
          <w:lang w:val="es-MX"/>
        </w:rPr>
        <w:t>, que é a nossa cliente, a Nanostep, financiada pela Templeton University, a Templeton Foundation, desculpa,</w:t>
      </w:r>
    </w:p>
    <w:p w14:paraId="477E5534" w14:textId="77777777" w:rsidR="00413CE0" w:rsidRPr="00413CE0" w:rsidRDefault="00413CE0" w:rsidP="00413CE0">
      <w:pPr>
        <w:jc w:val="both"/>
        <w:rPr>
          <w:lang w:val="es-MX"/>
        </w:rPr>
      </w:pPr>
      <w:r w:rsidRPr="00413CE0">
        <w:rPr>
          <w:lang w:val="es-MX"/>
        </w:rPr>
        <w:lastRenderedPageBreak/>
        <w:t>que é uma das grandes financiadoras de pesquisas desse gênero. E eles querem que a gente ajude eles a entender o que tem de tendência, como estão as formações das novas lideranças,</w:t>
      </w:r>
    </w:p>
    <w:p w14:paraId="549786B4" w14:textId="77777777" w:rsidR="00413CE0" w:rsidRPr="00413CE0" w:rsidRDefault="00413CE0" w:rsidP="00413CE0">
      <w:pPr>
        <w:jc w:val="both"/>
        <w:rPr>
          <w:lang w:val="es-MX"/>
        </w:rPr>
      </w:pPr>
      <w:r w:rsidRPr="00413CE0">
        <w:rPr>
          <w:lang w:val="es-MX"/>
        </w:rPr>
        <w:t>o que está faltando em termos de capacity building, em termos de financiamento, e como a gente pode avançar. Qual é a carinha do desenvolvimento humano sob a perspectiva do florescimento humano na América Latina.</w:t>
      </w:r>
    </w:p>
    <w:p w14:paraId="541786EC" w14:textId="77777777" w:rsidR="00413CE0" w:rsidRPr="00413CE0" w:rsidRDefault="00413CE0" w:rsidP="00413CE0">
      <w:pPr>
        <w:jc w:val="both"/>
        <w:rPr>
          <w:lang w:val="es-MX"/>
        </w:rPr>
      </w:pPr>
      <w:r w:rsidRPr="00413CE0">
        <w:rPr>
          <w:lang w:val="es-MX"/>
        </w:rPr>
        <w:t>Então, a gente tem um grupo de pesquisadores bem diverso, com líderes de cada país, e eu sou a líder do Capítulo do Brasil. E aí, fiz questão de recomendar a sua pesquisa,</w:t>
      </w:r>
    </w:p>
    <w:p w14:paraId="259FFC47" w14:textId="77777777" w:rsidR="00413CE0" w:rsidRPr="00413CE0" w:rsidRDefault="00413CE0" w:rsidP="00413CE0">
      <w:pPr>
        <w:jc w:val="both"/>
        <w:rPr>
          <w:lang w:val="es-MX"/>
        </w:rPr>
      </w:pPr>
      <w:r w:rsidRPr="00413CE0">
        <w:rPr>
          <w:lang w:val="es-MX"/>
        </w:rPr>
        <w:t>porque é uma coisa inovadora,</w:t>
      </w:r>
    </w:p>
    <w:p w14:paraId="059E02E4" w14:textId="77777777" w:rsidR="00413CE0" w:rsidRPr="00413CE0" w:rsidRDefault="00413CE0" w:rsidP="00413CE0">
      <w:pPr>
        <w:jc w:val="both"/>
        <w:rPr>
          <w:lang w:val="es-MX"/>
        </w:rPr>
      </w:pPr>
    </w:p>
    <w:p w14:paraId="19E1A92A" w14:textId="48C85B07" w:rsidR="00413CE0" w:rsidRPr="00413CE0" w:rsidRDefault="00DB51E7" w:rsidP="00413CE0">
      <w:pPr>
        <w:jc w:val="both"/>
        <w:rPr>
          <w:lang w:val="es-MX"/>
        </w:rPr>
      </w:pPr>
      <w:r>
        <w:rPr>
          <w:lang w:val="es-MX"/>
        </w:rPr>
        <w:t>Iara Vicente</w:t>
      </w:r>
    </w:p>
    <w:p w14:paraId="01237CEA" w14:textId="77777777" w:rsidR="00413CE0" w:rsidRPr="00413CE0" w:rsidRDefault="00413CE0" w:rsidP="00413CE0">
      <w:pPr>
        <w:jc w:val="both"/>
        <w:rPr>
          <w:lang w:val="es-MX"/>
        </w:rPr>
      </w:pPr>
      <w:r w:rsidRPr="00413CE0">
        <w:rPr>
          <w:lang w:val="es-MX"/>
        </w:rPr>
        <w:t>e está no centro das discussões, o bem viver. Então, para a gente poder ouvir essas suas perspectivas, enquanto esse duplo chapéu,</w:t>
      </w:r>
    </w:p>
    <w:p w14:paraId="497BC984" w14:textId="77777777" w:rsidR="00413CE0" w:rsidRPr="00413CE0" w:rsidRDefault="00413CE0" w:rsidP="00413CE0">
      <w:pPr>
        <w:jc w:val="both"/>
        <w:rPr>
          <w:lang w:val="es-MX"/>
        </w:rPr>
      </w:pPr>
      <w:r w:rsidRPr="00413CE0">
        <w:rPr>
          <w:lang w:val="es-MX"/>
        </w:rPr>
        <w:t>de pesquisadora e também de sujeito do próprio tema que está sendo pesquisado, continuando no movimento social, é muito especial para a gente. Então, muito obrigada, tá? E agora a gente vai começar a pesquisa sem dirigir, tá bom?</w:t>
      </w:r>
    </w:p>
    <w:p w14:paraId="2CEEA2C0" w14:textId="77777777" w:rsidR="00413CE0" w:rsidRPr="00413CE0" w:rsidRDefault="00413CE0" w:rsidP="00413CE0">
      <w:pPr>
        <w:jc w:val="both"/>
        <w:rPr>
          <w:lang w:val="es-MX"/>
        </w:rPr>
      </w:pPr>
    </w:p>
    <w:p w14:paraId="59E65DDD" w14:textId="39A5F3D5" w:rsidR="00413CE0" w:rsidRPr="00413CE0" w:rsidRDefault="00DB51E7" w:rsidP="00413CE0">
      <w:pPr>
        <w:jc w:val="both"/>
        <w:rPr>
          <w:lang w:val="es-MX"/>
        </w:rPr>
      </w:pPr>
      <w:r>
        <w:rPr>
          <w:lang w:val="es-MX"/>
        </w:rPr>
        <w:t>Juliana Gonçalves</w:t>
      </w:r>
    </w:p>
    <w:p w14:paraId="75ABD760" w14:textId="77777777" w:rsidR="00413CE0" w:rsidRPr="00413CE0" w:rsidRDefault="00413CE0" w:rsidP="00413CE0">
      <w:pPr>
        <w:jc w:val="both"/>
        <w:rPr>
          <w:lang w:val="es-MX"/>
        </w:rPr>
      </w:pPr>
      <w:r w:rsidRPr="00413CE0">
        <w:rPr>
          <w:lang w:val="es-MX"/>
        </w:rPr>
        <w:t>Tá bom, perfeito. Eu que agradeço. Tem sido muito importante para mim compartilhar a sistematização dessa pesquisa.</w:t>
      </w:r>
    </w:p>
    <w:p w14:paraId="5C7273E3" w14:textId="77777777" w:rsidR="00413CE0" w:rsidRPr="00413CE0" w:rsidRDefault="00413CE0" w:rsidP="00413CE0">
      <w:pPr>
        <w:jc w:val="both"/>
        <w:rPr>
          <w:lang w:val="es-MX"/>
        </w:rPr>
      </w:pPr>
      <w:r w:rsidRPr="00413CE0">
        <w:rPr>
          <w:lang w:val="es-MX"/>
        </w:rPr>
        <w:t>Então, toda oportunidade que eu tenho, faço questão mesmo. Então, toda oportunidade que eu tenho, faço questão mesmo. Porque eu acho que é um conhecimento que não é meu, eu só sistematizei.</w:t>
      </w:r>
    </w:p>
    <w:p w14:paraId="2DD4A89A" w14:textId="77777777" w:rsidR="00413CE0" w:rsidRPr="00413CE0" w:rsidRDefault="00413CE0" w:rsidP="00413CE0">
      <w:pPr>
        <w:jc w:val="both"/>
        <w:rPr>
          <w:lang w:val="es-MX"/>
        </w:rPr>
      </w:pPr>
      <w:r w:rsidRPr="00413CE0">
        <w:rPr>
          <w:lang w:val="es-MX"/>
        </w:rPr>
        <w:t>Então, faço muita questão das pessoas ouvirem e entenderem a pesquisa. Aí, tenho só uma dúvida. Eu devo fazer uma apresentação formal da pesquisa ou a gente vai meio que conversando?</w:t>
      </w:r>
    </w:p>
    <w:p w14:paraId="5254ED51" w14:textId="77777777" w:rsidR="00413CE0" w:rsidRPr="00413CE0" w:rsidRDefault="00413CE0" w:rsidP="00413CE0">
      <w:pPr>
        <w:jc w:val="both"/>
        <w:rPr>
          <w:lang w:val="es-MX"/>
        </w:rPr>
      </w:pPr>
      <w:r w:rsidRPr="00413CE0">
        <w:rPr>
          <w:lang w:val="es-MX"/>
        </w:rPr>
        <w:t>Porque eu tenho uma apresentação que eu sempre coloco para as pessoas ajudarem a entender, mas eu não consigo entender se é esse nível de profundidade, teórico-acadêmica, ou se é mais algo livre.</w:t>
      </w:r>
    </w:p>
    <w:p w14:paraId="1F21204F" w14:textId="77777777" w:rsidR="00413CE0" w:rsidRPr="00413CE0" w:rsidRDefault="00413CE0" w:rsidP="00413CE0">
      <w:pPr>
        <w:jc w:val="both"/>
        <w:rPr>
          <w:lang w:val="es-MX"/>
        </w:rPr>
      </w:pPr>
      <w:r w:rsidRPr="00413CE0">
        <w:rPr>
          <w:lang w:val="es-MX"/>
        </w:rPr>
        <w:lastRenderedPageBreak/>
        <w:t>Mas eu posso também compartilhar a apresentação, se for esse o formato que vocês pensarem.</w:t>
      </w:r>
    </w:p>
    <w:p w14:paraId="54E12F0B" w14:textId="77777777" w:rsidR="00413CE0" w:rsidRPr="00413CE0" w:rsidRDefault="00413CE0" w:rsidP="00413CE0">
      <w:pPr>
        <w:jc w:val="both"/>
        <w:rPr>
          <w:lang w:val="es-MX"/>
        </w:rPr>
      </w:pPr>
    </w:p>
    <w:p w14:paraId="5DD6A99D" w14:textId="75461CB6" w:rsidR="00413CE0" w:rsidRPr="00413CE0" w:rsidRDefault="00DB51E7" w:rsidP="00413CE0">
      <w:pPr>
        <w:jc w:val="both"/>
        <w:rPr>
          <w:lang w:val="es-MX"/>
        </w:rPr>
      </w:pPr>
      <w:r>
        <w:rPr>
          <w:lang w:val="es-MX"/>
        </w:rPr>
        <w:t>Iara Vicente</w:t>
      </w:r>
    </w:p>
    <w:p w14:paraId="0F35C61A" w14:textId="77777777" w:rsidR="00413CE0" w:rsidRPr="00413CE0" w:rsidRDefault="00413CE0" w:rsidP="00413CE0">
      <w:pPr>
        <w:jc w:val="both"/>
        <w:rPr>
          <w:lang w:val="es-MX"/>
        </w:rPr>
      </w:pPr>
      <w:r w:rsidRPr="00413CE0">
        <w:rPr>
          <w:lang w:val="es-MX"/>
        </w:rPr>
        <w:t>A gente pensou mais nas entrevistas semidirigidas, porque a gente vai pegar, fazer análise de discurso mesmo, sabe? Passando pelos softwares, além da análise qualitativa, mas seria muito importante para a gente,</w:t>
      </w:r>
    </w:p>
    <w:p w14:paraId="1CFD93A9" w14:textId="77777777" w:rsidR="00413CE0" w:rsidRPr="00413CE0" w:rsidRDefault="00413CE0" w:rsidP="00413CE0">
      <w:pPr>
        <w:jc w:val="both"/>
        <w:rPr>
          <w:lang w:val="es-MX"/>
        </w:rPr>
      </w:pPr>
      <w:r w:rsidRPr="00413CE0">
        <w:rPr>
          <w:lang w:val="es-MX"/>
        </w:rPr>
        <w:t>se você puder compartilhar esses arquivos como material suplementar para nos ajudar na escrita de resultados, seria maravilhoso, tá? Ah, então tudo bem. Sabe aquele roteirinho que eu compartilhei?</w:t>
      </w:r>
    </w:p>
    <w:p w14:paraId="6DBA80AD" w14:textId="77777777" w:rsidR="00413CE0" w:rsidRPr="00413CE0" w:rsidRDefault="00413CE0" w:rsidP="00413CE0">
      <w:pPr>
        <w:jc w:val="both"/>
        <w:rPr>
          <w:lang w:val="es-MX"/>
        </w:rPr>
      </w:pPr>
      <w:r w:rsidRPr="00B916BC">
        <w:rPr>
          <w:lang w:val="es-MX"/>
        </w:rPr>
        <w:t xml:space="preserve">Isso, pode mandar para mim. </w:t>
      </w:r>
      <w:r w:rsidRPr="00413CE0">
        <w:rPr>
          <w:lang w:val="es-MX"/>
        </w:rPr>
        <w:t>Eu compartilho com o time. E aí, aquele... A gente vai conversando baseado naquele roteiro que eu compartilhei contigo. Aliás, que a nossa equipe compartilhou contigo. Vamos começar agora.</w:t>
      </w:r>
    </w:p>
    <w:p w14:paraId="26E76E1A" w14:textId="77777777" w:rsidR="00413CE0" w:rsidRPr="00413CE0" w:rsidRDefault="00413CE0" w:rsidP="00413CE0">
      <w:pPr>
        <w:jc w:val="both"/>
        <w:rPr>
          <w:lang w:val="es-MX"/>
        </w:rPr>
      </w:pPr>
      <w:r w:rsidRPr="00413CE0">
        <w:rPr>
          <w:lang w:val="es-MX"/>
        </w:rPr>
        <w:t>Eu queria te perguntar, Ju, considerando assim, florescimento humano como esse guarda-chuva epistemológico, que busca entender as frentes para desenvolvimento pessoal</w:t>
      </w:r>
    </w:p>
    <w:p w14:paraId="17779BA9" w14:textId="77777777" w:rsidR="00413CE0" w:rsidRPr="00413CE0" w:rsidRDefault="00413CE0" w:rsidP="00413CE0">
      <w:pPr>
        <w:jc w:val="both"/>
        <w:rPr>
          <w:lang w:val="es-MX"/>
        </w:rPr>
      </w:pPr>
      <w:r w:rsidRPr="00413CE0">
        <w:rPr>
          <w:lang w:val="es-MX"/>
        </w:rPr>
        <w:t>e consciente de capacidades em todos os âmbitos da vida, seja individual, comunitário, em relação ao meio ambiente que a gente se insere, como que você diria que a sua pesquisa está relacionada a esse tema do florescimento humano?</w:t>
      </w:r>
    </w:p>
    <w:p w14:paraId="629B6F6B" w14:textId="77777777" w:rsidR="00413CE0" w:rsidRPr="00413CE0" w:rsidRDefault="00413CE0" w:rsidP="00413CE0">
      <w:pPr>
        <w:jc w:val="both"/>
        <w:rPr>
          <w:lang w:val="es-MX"/>
        </w:rPr>
      </w:pPr>
    </w:p>
    <w:p w14:paraId="000E5196" w14:textId="35382748" w:rsidR="00413CE0" w:rsidRPr="00413CE0" w:rsidRDefault="00DB51E7" w:rsidP="00413CE0">
      <w:pPr>
        <w:jc w:val="both"/>
        <w:rPr>
          <w:lang w:val="es-MX"/>
        </w:rPr>
      </w:pPr>
      <w:r w:rsidRPr="00EA7B15">
        <w:rPr>
          <w:lang w:val="es-MX"/>
        </w:rPr>
        <w:t>Juliana Gonçalves</w:t>
      </w:r>
    </w:p>
    <w:p w14:paraId="405CA8AE" w14:textId="77777777" w:rsidR="00413CE0" w:rsidRPr="00413CE0" w:rsidRDefault="00413CE0" w:rsidP="00413CE0">
      <w:pPr>
        <w:jc w:val="both"/>
        <w:rPr>
          <w:lang w:val="es-MX"/>
        </w:rPr>
      </w:pPr>
      <w:r w:rsidRPr="00413CE0">
        <w:rPr>
          <w:lang w:val="es-MX"/>
        </w:rPr>
        <w:t>Eu acho que essa pesquisa, ela vem muito atrelada</w:t>
      </w:r>
    </w:p>
    <w:p w14:paraId="3DBFF61A" w14:textId="77777777" w:rsidR="00413CE0" w:rsidRPr="00413CE0" w:rsidRDefault="00413CE0" w:rsidP="00413CE0">
      <w:pPr>
        <w:jc w:val="both"/>
        <w:rPr>
          <w:lang w:val="es-MX"/>
        </w:rPr>
      </w:pPr>
      <w:r w:rsidRPr="00413CE0">
        <w:rPr>
          <w:lang w:val="es-MX"/>
        </w:rPr>
        <w:t>a uma vontade de captar esse sentimento e essa ação política organizada de mulheres negras</w:t>
      </w:r>
    </w:p>
    <w:p w14:paraId="08511139" w14:textId="77777777" w:rsidR="00413CE0" w:rsidRPr="00413CE0" w:rsidRDefault="00413CE0" w:rsidP="00413CE0">
      <w:pPr>
        <w:jc w:val="both"/>
        <w:rPr>
          <w:lang w:val="es-MX"/>
        </w:rPr>
      </w:pPr>
      <w:r w:rsidRPr="00413CE0">
        <w:rPr>
          <w:lang w:val="es-MX"/>
        </w:rPr>
        <w:t>que acontece de forma organizada aqui no território brasileiro há bastante tempo, mas que nos últimos anos foi ganhando...</w:t>
      </w:r>
    </w:p>
    <w:p w14:paraId="290E8004" w14:textId="77777777" w:rsidR="00413CE0" w:rsidRPr="00413CE0" w:rsidRDefault="00413CE0" w:rsidP="00413CE0">
      <w:pPr>
        <w:jc w:val="both"/>
        <w:rPr>
          <w:lang w:val="es-MX"/>
        </w:rPr>
      </w:pPr>
      <w:r w:rsidRPr="00413CE0">
        <w:rPr>
          <w:lang w:val="es-MX"/>
        </w:rPr>
        <w:t>Gente, isso que parece um urso é apenas o meu cachorro. Está atrapalhando muito? Porque eu posso ir para outro cômodo.</w:t>
      </w:r>
    </w:p>
    <w:p w14:paraId="2C51D7CC" w14:textId="77777777" w:rsidR="00413CE0" w:rsidRPr="00413CE0" w:rsidRDefault="00413CE0" w:rsidP="00413CE0">
      <w:pPr>
        <w:jc w:val="both"/>
        <w:rPr>
          <w:lang w:val="es-MX"/>
        </w:rPr>
      </w:pPr>
    </w:p>
    <w:p w14:paraId="5AD06561" w14:textId="2A360F3C" w:rsidR="00413CE0" w:rsidRPr="00413CE0" w:rsidRDefault="00DB51E7" w:rsidP="00413CE0">
      <w:pPr>
        <w:jc w:val="both"/>
        <w:rPr>
          <w:lang w:val="es-MX"/>
        </w:rPr>
      </w:pPr>
      <w:r>
        <w:rPr>
          <w:lang w:val="es-MX"/>
        </w:rPr>
        <w:t>Iara Vicente</w:t>
      </w:r>
    </w:p>
    <w:p w14:paraId="07CE23E4" w14:textId="77777777" w:rsidR="00413CE0" w:rsidRPr="00413CE0" w:rsidRDefault="00413CE0" w:rsidP="00413CE0">
      <w:pPr>
        <w:jc w:val="both"/>
        <w:rPr>
          <w:lang w:val="es-MX"/>
        </w:rPr>
      </w:pPr>
      <w:r w:rsidRPr="00413CE0">
        <w:rPr>
          <w:lang w:val="es-MX"/>
        </w:rPr>
        <w:lastRenderedPageBreak/>
        <w:t>Não, está ótimo. Fique tranquila. Está bom.</w:t>
      </w:r>
    </w:p>
    <w:p w14:paraId="0A4399A7" w14:textId="77777777" w:rsidR="00413CE0" w:rsidRPr="00413CE0" w:rsidRDefault="00413CE0" w:rsidP="00413CE0">
      <w:pPr>
        <w:jc w:val="both"/>
        <w:rPr>
          <w:lang w:val="es-MX"/>
        </w:rPr>
      </w:pPr>
    </w:p>
    <w:p w14:paraId="5E6A5B81" w14:textId="4C473986" w:rsidR="00413CE0" w:rsidRPr="00413CE0" w:rsidRDefault="00DB51E7" w:rsidP="00413CE0">
      <w:pPr>
        <w:jc w:val="both"/>
        <w:rPr>
          <w:lang w:val="es-MX"/>
        </w:rPr>
      </w:pPr>
      <w:r>
        <w:rPr>
          <w:lang w:val="es-MX"/>
        </w:rPr>
        <w:t>Juliana Gonçalves</w:t>
      </w:r>
    </w:p>
    <w:p w14:paraId="31455AC7" w14:textId="77777777" w:rsidR="00413CE0" w:rsidRPr="00413CE0" w:rsidRDefault="00413CE0" w:rsidP="00413CE0">
      <w:pPr>
        <w:jc w:val="both"/>
        <w:rPr>
          <w:lang w:val="es-MX"/>
        </w:rPr>
      </w:pPr>
      <w:r w:rsidRPr="00413CE0">
        <w:rPr>
          <w:lang w:val="es-MX"/>
        </w:rPr>
        <w:t>Então, isso que... Isso que é mais do que um sentimento, mas que é uma ação política de mulheres negras</w:t>
      </w:r>
    </w:p>
    <w:p w14:paraId="4CB841E2" w14:textId="6B9F5D58" w:rsidR="00413CE0" w:rsidRPr="00413CE0" w:rsidRDefault="00413CE0" w:rsidP="00413CE0">
      <w:pPr>
        <w:jc w:val="both"/>
        <w:rPr>
          <w:lang w:val="es-MX"/>
        </w:rPr>
      </w:pPr>
      <w:r w:rsidRPr="48403F2D">
        <w:rPr>
          <w:lang w:val="es-MX"/>
        </w:rPr>
        <w:t>que estão organizadas há bastante tempo aqui. Então, a gente costuma dizer que a luta negr</w:t>
      </w:r>
      <w:ins w:id="0" w:author="iara@nossaterrafirme.com" w:date="2024-07-18T05:45:00Z">
        <w:r w:rsidR="30E74C9E" w:rsidRPr="48403F2D">
          <w:rPr>
            <w:lang w:val="es-MX"/>
          </w:rPr>
          <w:t>a</w:t>
        </w:r>
      </w:ins>
      <w:r w:rsidRPr="48403F2D">
        <w:rPr>
          <w:lang w:val="es-MX"/>
        </w:rPr>
        <w:t xml:space="preserve"> organizada</w:t>
      </w:r>
    </w:p>
    <w:p w14:paraId="53C460C7" w14:textId="77777777" w:rsidR="00413CE0" w:rsidRPr="00413CE0" w:rsidRDefault="00413CE0" w:rsidP="00413CE0">
      <w:pPr>
        <w:jc w:val="both"/>
        <w:rPr>
          <w:lang w:val="es-MX"/>
        </w:rPr>
      </w:pPr>
      <w:r w:rsidRPr="00413CE0">
        <w:rPr>
          <w:lang w:val="es-MX"/>
        </w:rPr>
        <w:t>é algo que antecede, inclusive, o período da abolição, da escravatura. Então, enquanto isso é importante, mas nos últimos anos,</w:t>
      </w:r>
    </w:p>
    <w:p w14:paraId="2FC19ECA" w14:textId="371CAB99" w:rsidR="00413CE0" w:rsidRPr="00413CE0" w:rsidRDefault="00413CE0" w:rsidP="00413CE0">
      <w:pPr>
        <w:jc w:val="both"/>
        <w:rPr>
          <w:lang w:val="es-MX"/>
        </w:rPr>
      </w:pPr>
      <w:r w:rsidRPr="00413CE0">
        <w:rPr>
          <w:lang w:val="es-MX"/>
        </w:rPr>
        <w:t xml:space="preserve">e aí pensando mesmo de 2011 para cá, e com esse marco </w:t>
      </w:r>
      <w:r w:rsidRPr="00A30EE0">
        <w:rPr>
          <w:highlight w:val="yellow"/>
          <w:lang w:val="es-MX"/>
        </w:rPr>
        <w:t>da Marcha das Mulheres Negras</w:t>
      </w:r>
      <w:r w:rsidRPr="00413CE0">
        <w:rPr>
          <w:lang w:val="es-MX"/>
        </w:rPr>
        <w:t xml:space="preserve"> em 2015, mas que começa a ser construída ali em 2013,</w:t>
      </w:r>
    </w:p>
    <w:p w14:paraId="31F585D3" w14:textId="77777777" w:rsidR="00413CE0" w:rsidRPr="00413CE0" w:rsidRDefault="00413CE0" w:rsidP="00413CE0">
      <w:pPr>
        <w:jc w:val="both"/>
        <w:rPr>
          <w:lang w:val="es-MX"/>
        </w:rPr>
      </w:pPr>
      <w:r w:rsidRPr="00413CE0">
        <w:rPr>
          <w:lang w:val="es-MX"/>
        </w:rPr>
        <w:t>as mulheres negras começam a vocalizar e a incluir na sua organização política, nos seus documentos,</w:t>
      </w:r>
    </w:p>
    <w:p w14:paraId="331BAC58" w14:textId="77777777" w:rsidR="00413CE0" w:rsidRPr="00413CE0" w:rsidRDefault="00413CE0" w:rsidP="00413CE0">
      <w:pPr>
        <w:jc w:val="both"/>
        <w:rPr>
          <w:lang w:val="es-MX"/>
        </w:rPr>
      </w:pPr>
      <w:r w:rsidRPr="00413CE0">
        <w:rPr>
          <w:lang w:val="es-MX"/>
        </w:rPr>
        <w:t>essa ideia de bem viver enquanto uma síntese de uma dignidade humana que foi arrancada pelo racismo, pelo preconceito,</w:t>
      </w:r>
    </w:p>
    <w:p w14:paraId="47AF8AC1" w14:textId="77777777" w:rsidR="00413CE0" w:rsidRPr="00413CE0" w:rsidRDefault="00413CE0" w:rsidP="00413CE0">
      <w:pPr>
        <w:jc w:val="both"/>
        <w:rPr>
          <w:lang w:val="es-MX"/>
        </w:rPr>
      </w:pPr>
      <w:r w:rsidRPr="00413CE0">
        <w:rPr>
          <w:lang w:val="es-MX"/>
        </w:rPr>
        <w:t>por todas as formas de discriminação que atravessam a vivência de mulheres negras. Então, a minha pesquisa buscou justamente entender esse rastro</w:t>
      </w:r>
    </w:p>
    <w:p w14:paraId="346ADF56" w14:textId="77777777" w:rsidR="00413CE0" w:rsidRPr="00413CE0" w:rsidRDefault="00413CE0" w:rsidP="00413CE0">
      <w:pPr>
        <w:jc w:val="both"/>
        <w:rPr>
          <w:lang w:val="es-MX"/>
        </w:rPr>
      </w:pPr>
      <w:r w:rsidRPr="00413CE0">
        <w:rPr>
          <w:lang w:val="es-MX"/>
        </w:rPr>
        <w:t>do bem viver, toda essa ideia dessa construção e dessa ampliação dessa dignidade humana, dessa ampliação</w:t>
      </w:r>
    </w:p>
    <w:p w14:paraId="0306BC30" w14:textId="174F6922" w:rsidR="00413CE0" w:rsidRPr="00413CE0" w:rsidRDefault="00413CE0" w:rsidP="48403F2D">
      <w:pPr>
        <w:jc w:val="both"/>
        <w:rPr>
          <w:lang w:val="pt-BR"/>
        </w:rPr>
      </w:pPr>
      <w:r w:rsidRPr="48403F2D">
        <w:rPr>
          <w:lang w:val="pt-BR"/>
        </w:rPr>
        <w:t>de se ter um direito a vida e a vida de qualidade foi sintetizada por elas nessa ideia do bem viver e aí por elas</w:t>
      </w:r>
      <w:ins w:id="1" w:author="iara@nossaterrafirme.com" w:date="2024-07-18T05:46:00Z">
        <w:r w:rsidR="44586A73" w:rsidRPr="48403F2D">
          <w:rPr>
            <w:lang w:val="pt-BR"/>
          </w:rPr>
          <w:t>/</w:t>
        </w:r>
      </w:ins>
      <w:del w:id="2" w:author="iara@nossaterrafirme.com" w:date="2024-07-18T05:46:00Z">
        <w:r w:rsidRPr="48403F2D" w:rsidDel="00413CE0">
          <w:rPr>
            <w:lang w:val="pt-BR"/>
          </w:rPr>
          <w:delText>, barra</w:delText>
        </w:r>
      </w:del>
      <w:r w:rsidRPr="48403F2D">
        <w:rPr>
          <w:lang w:val="pt-BR"/>
        </w:rPr>
        <w:t xml:space="preserve"> por nós,</w:t>
      </w:r>
    </w:p>
    <w:p w14:paraId="346E3E07" w14:textId="77777777" w:rsidR="00413CE0" w:rsidRPr="00413CE0" w:rsidRDefault="00413CE0" w:rsidP="00413CE0">
      <w:pPr>
        <w:jc w:val="both"/>
        <w:rPr>
          <w:lang w:val="es-MX"/>
        </w:rPr>
      </w:pPr>
      <w:r w:rsidRPr="00413CE0">
        <w:rPr>
          <w:lang w:val="es-MX"/>
        </w:rPr>
        <w:t>nessa ideia, porque eu me sinto parte disso, nessa ideia do bem viver, e a partir daí foi sendo inserido o bem viver enquanto esse lugar que era um horizonte a ser construído,</w:t>
      </w:r>
    </w:p>
    <w:p w14:paraId="044E5C0E" w14:textId="77777777" w:rsidR="00413CE0" w:rsidRPr="00413CE0" w:rsidRDefault="00413CE0" w:rsidP="00413CE0">
      <w:pPr>
        <w:jc w:val="both"/>
        <w:rPr>
          <w:lang w:val="es-MX"/>
        </w:rPr>
      </w:pPr>
      <w:r w:rsidRPr="00413CE0">
        <w:rPr>
          <w:lang w:val="es-MX"/>
        </w:rPr>
        <w:t>mas era também uma forma política e organizativa de ser, estar no mundo e pautar as nossas questões. E aí, ao meu ver, isso tem muita consonância</w:t>
      </w:r>
    </w:p>
    <w:p w14:paraId="4D2E3078" w14:textId="77777777" w:rsidR="00413CE0" w:rsidRPr="00413CE0" w:rsidRDefault="00413CE0" w:rsidP="00413CE0">
      <w:pPr>
        <w:jc w:val="both"/>
        <w:rPr>
          <w:lang w:val="es-MX"/>
        </w:rPr>
      </w:pPr>
      <w:r w:rsidRPr="00413CE0">
        <w:rPr>
          <w:lang w:val="es-MX"/>
        </w:rPr>
        <w:t>com essa ideia de reflorescimento humano, porque eu acho que tem essa conexão</w:t>
      </w:r>
    </w:p>
    <w:p w14:paraId="00064BF5" w14:textId="77777777" w:rsidR="00413CE0" w:rsidRPr="00413CE0" w:rsidRDefault="00413CE0" w:rsidP="00413CE0">
      <w:pPr>
        <w:jc w:val="both"/>
        <w:rPr>
          <w:lang w:val="es-MX"/>
        </w:rPr>
      </w:pPr>
      <w:r w:rsidRPr="00413CE0">
        <w:rPr>
          <w:lang w:val="es-MX"/>
        </w:rPr>
        <w:t>com esse olhar específico para a vida onde a humanidade tem um lugar especial,</w:t>
      </w:r>
    </w:p>
    <w:p w14:paraId="0C9C99C0" w14:textId="77777777" w:rsidR="00413CE0" w:rsidRPr="00413CE0" w:rsidRDefault="00413CE0" w:rsidP="00413CE0">
      <w:pPr>
        <w:jc w:val="both"/>
        <w:rPr>
          <w:lang w:val="es-MX"/>
        </w:rPr>
      </w:pPr>
      <w:r w:rsidRPr="00413CE0">
        <w:rPr>
          <w:lang w:val="es-MX"/>
        </w:rPr>
        <w:lastRenderedPageBreak/>
        <w:t>que é um lugar que respeita, tem a consonância, tem a consonância nos ciclos da vida,</w:t>
      </w:r>
    </w:p>
    <w:p w14:paraId="6EC30083" w14:textId="77777777" w:rsidR="00413CE0" w:rsidRPr="00413CE0" w:rsidRDefault="00413CE0" w:rsidP="00413CE0">
      <w:pPr>
        <w:jc w:val="both"/>
        <w:rPr>
          <w:lang w:val="es-MX"/>
        </w:rPr>
      </w:pPr>
      <w:r w:rsidRPr="00413CE0">
        <w:rPr>
          <w:lang w:val="es-MX"/>
        </w:rPr>
        <w:t>mas que muitas vezes a gente é alienado de direitos do nosso corpo, do nosso território, da nossa relação com a natureza, e aí quando eu penso nessa ideia de reflorescimento</w:t>
      </w:r>
    </w:p>
    <w:p w14:paraId="49F79E10" w14:textId="77777777" w:rsidR="00413CE0" w:rsidRPr="00413CE0" w:rsidRDefault="00413CE0" w:rsidP="00413CE0">
      <w:pPr>
        <w:jc w:val="both"/>
        <w:rPr>
          <w:lang w:val="es-MX"/>
        </w:rPr>
      </w:pPr>
      <w:r w:rsidRPr="00413CE0">
        <w:rPr>
          <w:lang w:val="es-MX"/>
        </w:rPr>
        <w:t>eu penso nessa conjunção mesmo, nesse cenário onde uma pessoa consegue ser vista como humana e aí em contexto brasileiro,</w:t>
      </w:r>
    </w:p>
    <w:p w14:paraId="3B77B8FC" w14:textId="77777777" w:rsidR="00413CE0" w:rsidRPr="00413CE0" w:rsidRDefault="00413CE0" w:rsidP="00413CE0">
      <w:pPr>
        <w:jc w:val="both"/>
        <w:rPr>
          <w:lang w:val="es-MX"/>
        </w:rPr>
      </w:pPr>
      <w:r w:rsidRPr="00413CE0">
        <w:rPr>
          <w:lang w:val="es-MX"/>
        </w:rPr>
        <w:t>quando a gente fala especialmente de pessoas negras, a gente está falando justamente de uma humanidade que foi negada, foi negada, foi destruída, foi alienada mesmo de nós.</w:t>
      </w:r>
    </w:p>
    <w:p w14:paraId="7B0067F8" w14:textId="77777777" w:rsidR="00413CE0" w:rsidRPr="00413CE0" w:rsidRDefault="00413CE0" w:rsidP="00413CE0">
      <w:pPr>
        <w:jc w:val="both"/>
        <w:rPr>
          <w:lang w:val="es-MX"/>
        </w:rPr>
      </w:pPr>
      <w:r w:rsidRPr="00413CE0">
        <w:rPr>
          <w:lang w:val="es-MX"/>
        </w:rPr>
        <w:t>Então eu acredito que tem essa conexão com esse horizonte e com esse pulsar que vem das pessoas, só que não vem das pessoas num olhar individualista,</w:t>
      </w:r>
    </w:p>
    <w:p w14:paraId="59A19FC9" w14:textId="77777777" w:rsidR="00413CE0" w:rsidRPr="00413CE0" w:rsidRDefault="00413CE0" w:rsidP="00413CE0">
      <w:pPr>
        <w:jc w:val="both"/>
        <w:rPr>
          <w:lang w:val="es-MX"/>
        </w:rPr>
      </w:pPr>
      <w:r w:rsidRPr="00413CE0">
        <w:rPr>
          <w:lang w:val="es-MX"/>
        </w:rPr>
        <w:t>pelo contrário, vem das pessoas em consonância com os territórios, em consonância com a natureza, entendendo os coletivos como o grande lugar onde é possível</w:t>
      </w:r>
    </w:p>
    <w:p w14:paraId="287BC441" w14:textId="77777777" w:rsidR="00413CE0" w:rsidRPr="00413CE0" w:rsidRDefault="00413CE0" w:rsidP="00413CE0">
      <w:pPr>
        <w:jc w:val="both"/>
        <w:rPr>
          <w:lang w:val="es-MX"/>
        </w:rPr>
      </w:pPr>
      <w:r w:rsidRPr="00413CE0">
        <w:rPr>
          <w:lang w:val="es-MX"/>
        </w:rPr>
        <w:t>fazer transformação social e política. Não sei se respondi.</w:t>
      </w:r>
    </w:p>
    <w:p w14:paraId="2F24AA1C" w14:textId="77777777" w:rsidR="00413CE0" w:rsidRPr="00413CE0" w:rsidRDefault="00413CE0" w:rsidP="00413CE0">
      <w:pPr>
        <w:jc w:val="both"/>
        <w:rPr>
          <w:lang w:val="es-MX"/>
        </w:rPr>
      </w:pPr>
    </w:p>
    <w:p w14:paraId="2C9ECC5D" w14:textId="6CB455B5" w:rsidR="00413CE0" w:rsidRPr="00413CE0" w:rsidRDefault="00DB51E7" w:rsidP="00413CE0">
      <w:pPr>
        <w:jc w:val="both"/>
        <w:rPr>
          <w:lang w:val="es-MX"/>
        </w:rPr>
      </w:pPr>
      <w:r>
        <w:rPr>
          <w:lang w:val="es-MX"/>
        </w:rPr>
        <w:t>Iara Vicente</w:t>
      </w:r>
    </w:p>
    <w:p w14:paraId="6312DD9B" w14:textId="77777777" w:rsidR="00413CE0" w:rsidRPr="00413CE0" w:rsidRDefault="00413CE0" w:rsidP="00413CE0">
      <w:pPr>
        <w:jc w:val="both"/>
        <w:rPr>
          <w:lang w:val="es-MX"/>
        </w:rPr>
      </w:pPr>
      <w:r w:rsidRPr="00413CE0">
        <w:rPr>
          <w:lang w:val="es-MX"/>
        </w:rPr>
        <w:t>Eu me emociono, né? Não consigo, eu me emociono. E aí, Ju, o meu método é ir ouvindo e transcrevendo, como eu trabalho com História Oral, para não perder nada. A gente está gravando, mas eu estou transcrevendo também,</w:t>
      </w:r>
    </w:p>
    <w:p w14:paraId="65CC6AA2" w14:textId="77777777" w:rsidR="00413CE0" w:rsidRPr="00413CE0" w:rsidRDefault="00413CE0" w:rsidP="00413CE0">
      <w:pPr>
        <w:jc w:val="both"/>
        <w:rPr>
          <w:lang w:val="es-MX"/>
        </w:rPr>
      </w:pPr>
      <w:r w:rsidRPr="00413CE0">
        <w:rPr>
          <w:lang w:val="es-MX"/>
        </w:rPr>
        <w:t>por isso que você vai ver minhas mãozinhas mexendo, mas é a minha forma de atenção plena, tá?</w:t>
      </w:r>
    </w:p>
    <w:p w14:paraId="6E23B532" w14:textId="77777777" w:rsidR="00413CE0" w:rsidRPr="00413CE0" w:rsidRDefault="00413CE0" w:rsidP="00413CE0">
      <w:pPr>
        <w:jc w:val="both"/>
        <w:rPr>
          <w:lang w:val="es-MX"/>
        </w:rPr>
      </w:pPr>
    </w:p>
    <w:p w14:paraId="6AEB3207" w14:textId="59801615" w:rsidR="00413CE0" w:rsidRPr="00413CE0" w:rsidRDefault="00DB51E7" w:rsidP="00413CE0">
      <w:pPr>
        <w:jc w:val="both"/>
        <w:rPr>
          <w:lang w:val="es-MX"/>
        </w:rPr>
      </w:pPr>
      <w:r>
        <w:rPr>
          <w:lang w:val="es-MX"/>
        </w:rPr>
        <w:t>Juliana Gonçalves</w:t>
      </w:r>
    </w:p>
    <w:p w14:paraId="5BEB21EA" w14:textId="77777777" w:rsidR="00413CE0" w:rsidRPr="00413CE0" w:rsidRDefault="00413CE0" w:rsidP="00413CE0">
      <w:pPr>
        <w:jc w:val="both"/>
        <w:rPr>
          <w:lang w:val="es-MX"/>
        </w:rPr>
      </w:pPr>
      <w:r w:rsidRPr="00413CE0">
        <w:rPr>
          <w:lang w:val="es-MX"/>
        </w:rPr>
        <w:t>Tá bom, tranquilo.</w:t>
      </w:r>
    </w:p>
    <w:p w14:paraId="6680F316" w14:textId="77777777" w:rsidR="00413CE0" w:rsidRPr="00413CE0" w:rsidRDefault="00413CE0" w:rsidP="00413CE0">
      <w:pPr>
        <w:jc w:val="both"/>
        <w:rPr>
          <w:lang w:val="es-MX"/>
        </w:rPr>
      </w:pPr>
    </w:p>
    <w:p w14:paraId="7BFA6E1A" w14:textId="509A7815" w:rsidR="00413CE0" w:rsidRPr="00413CE0" w:rsidRDefault="00DB51E7" w:rsidP="00413CE0">
      <w:pPr>
        <w:jc w:val="both"/>
        <w:rPr>
          <w:lang w:val="es-MX"/>
        </w:rPr>
      </w:pPr>
      <w:r>
        <w:rPr>
          <w:lang w:val="es-MX"/>
        </w:rPr>
        <w:t>Iara Vicente</w:t>
      </w:r>
    </w:p>
    <w:p w14:paraId="515ED6DA" w14:textId="77777777" w:rsidR="00413CE0" w:rsidRPr="00413CE0" w:rsidRDefault="00413CE0" w:rsidP="00413CE0">
      <w:pPr>
        <w:jc w:val="both"/>
        <w:rPr>
          <w:lang w:val="es-MX"/>
        </w:rPr>
      </w:pPr>
      <w:r w:rsidRPr="00413CE0">
        <w:rPr>
          <w:lang w:val="es-MX"/>
        </w:rPr>
        <w:t>Querida, dentro dessa perspectiva de uma pesquisa tão pessoal e tão significativa dentro da sua trajetória, eu queria te ouvir com relação a assim, como foi escolher esses tópicos de pesquisa</w:t>
      </w:r>
    </w:p>
    <w:p w14:paraId="3E654954" w14:textId="77777777" w:rsidR="00413CE0" w:rsidRPr="00413CE0" w:rsidRDefault="00413CE0" w:rsidP="00413CE0">
      <w:pPr>
        <w:jc w:val="both"/>
        <w:rPr>
          <w:lang w:val="es-MX"/>
        </w:rPr>
      </w:pPr>
      <w:r w:rsidRPr="00413CE0">
        <w:rPr>
          <w:lang w:val="es-MX"/>
        </w:rPr>
        <w:lastRenderedPageBreak/>
        <w:t>dentro das diversas questões, né, envolvendo as pautas raciais dentro do florescimento humano, as pautas raciais dentro do debate político e social brasileiro.</w:t>
      </w:r>
    </w:p>
    <w:p w14:paraId="4EBAF714" w14:textId="77777777" w:rsidR="00413CE0" w:rsidRPr="00413CE0" w:rsidRDefault="00413CE0" w:rsidP="00413CE0">
      <w:pPr>
        <w:jc w:val="both"/>
        <w:rPr>
          <w:lang w:val="es-MX"/>
        </w:rPr>
      </w:pPr>
      <w:r w:rsidRPr="00413CE0">
        <w:rPr>
          <w:lang w:val="es-MX"/>
        </w:rPr>
        <w:t>Como é que você chega no bem viver? Como é que você chega na escolha desse tópico?</w:t>
      </w:r>
    </w:p>
    <w:p w14:paraId="75A592C1" w14:textId="77777777" w:rsidR="00413CE0" w:rsidRPr="00413CE0" w:rsidRDefault="00413CE0" w:rsidP="00413CE0">
      <w:pPr>
        <w:jc w:val="both"/>
        <w:rPr>
          <w:lang w:val="es-MX"/>
        </w:rPr>
      </w:pPr>
    </w:p>
    <w:p w14:paraId="6BFBE3CE" w14:textId="10F3869F" w:rsidR="00413CE0" w:rsidRPr="008A5B41" w:rsidRDefault="00DB51E7" w:rsidP="00413CE0">
      <w:pPr>
        <w:jc w:val="both"/>
        <w:rPr>
          <w:lang w:val="es-MX"/>
        </w:rPr>
      </w:pPr>
      <w:r>
        <w:rPr>
          <w:lang w:val="es-MX"/>
        </w:rPr>
        <w:t>Juliana Gonçalves</w:t>
      </w:r>
    </w:p>
    <w:p w14:paraId="395F530B" w14:textId="77777777" w:rsidR="00413CE0" w:rsidRPr="008A5B41" w:rsidRDefault="00413CE0" w:rsidP="00413CE0">
      <w:pPr>
        <w:jc w:val="both"/>
        <w:rPr>
          <w:lang w:val="es-MX"/>
        </w:rPr>
      </w:pPr>
      <w:r w:rsidRPr="008A5B41">
        <w:rPr>
          <w:lang w:val="es-MX"/>
        </w:rPr>
        <w:t>Claro. Eu vim para outro lugar, porque eu acho que está mais silencioso, tá bom? Aí você, qualquer coisa, me fala.</w:t>
      </w:r>
    </w:p>
    <w:p w14:paraId="1901948E" w14:textId="77777777" w:rsidR="00413CE0" w:rsidRPr="008A5B41" w:rsidRDefault="00413CE0" w:rsidP="00413CE0">
      <w:pPr>
        <w:jc w:val="both"/>
        <w:rPr>
          <w:lang w:val="es-MX"/>
        </w:rPr>
      </w:pPr>
    </w:p>
    <w:p w14:paraId="6CACD0F8" w14:textId="2E746811" w:rsidR="00413CE0" w:rsidRPr="008A5B41" w:rsidRDefault="00DB51E7" w:rsidP="00413CE0">
      <w:pPr>
        <w:jc w:val="both"/>
        <w:rPr>
          <w:lang w:val="es-MX"/>
        </w:rPr>
      </w:pPr>
      <w:r>
        <w:rPr>
          <w:lang w:val="es-MX"/>
        </w:rPr>
        <w:t>Iara Vicente</w:t>
      </w:r>
    </w:p>
    <w:p w14:paraId="3CD99B93" w14:textId="77777777" w:rsidR="00413CE0" w:rsidRPr="008A5B41" w:rsidRDefault="00413CE0" w:rsidP="00413CE0">
      <w:pPr>
        <w:jc w:val="both"/>
        <w:rPr>
          <w:lang w:val="es-MX"/>
        </w:rPr>
      </w:pPr>
      <w:r w:rsidRPr="008A5B41">
        <w:rPr>
          <w:lang w:val="es-MX"/>
        </w:rPr>
        <w:t>Tá bom, mas não dá para ouvir nada, dá para ouvir barulho, fique tranquila.</w:t>
      </w:r>
    </w:p>
    <w:p w14:paraId="03323C62" w14:textId="77777777" w:rsidR="00413CE0" w:rsidRPr="008A5B41" w:rsidRDefault="00413CE0" w:rsidP="00413CE0">
      <w:pPr>
        <w:jc w:val="both"/>
        <w:rPr>
          <w:lang w:val="es-MX"/>
        </w:rPr>
      </w:pPr>
    </w:p>
    <w:p w14:paraId="3943373F" w14:textId="7678D77A" w:rsidR="00413CE0" w:rsidRPr="008A5B41" w:rsidRDefault="00DB51E7" w:rsidP="00413CE0">
      <w:pPr>
        <w:jc w:val="both"/>
        <w:rPr>
          <w:lang w:val="es-MX"/>
        </w:rPr>
      </w:pPr>
      <w:r>
        <w:rPr>
          <w:lang w:val="es-MX"/>
        </w:rPr>
        <w:t>Juliana Gonçalves</w:t>
      </w:r>
    </w:p>
    <w:p w14:paraId="62AB35D7" w14:textId="77777777" w:rsidR="00413CE0" w:rsidRPr="008A5B41" w:rsidRDefault="00413CE0" w:rsidP="00413CE0">
      <w:pPr>
        <w:jc w:val="both"/>
        <w:rPr>
          <w:lang w:val="es-MX"/>
        </w:rPr>
      </w:pPr>
      <w:r w:rsidRPr="008A5B41">
        <w:rPr>
          <w:lang w:val="es-MX"/>
        </w:rPr>
        <w:t>Ah, então tá bom. Eu... Parte da minha pesquisa é justamente localizando, né, o ser que está ali pesquisando,</w:t>
      </w:r>
    </w:p>
    <w:p w14:paraId="5D3D74A9" w14:textId="77777777" w:rsidR="00413CE0" w:rsidRPr="008A5B41" w:rsidRDefault="00413CE0" w:rsidP="00413CE0">
      <w:pPr>
        <w:jc w:val="both"/>
        <w:rPr>
          <w:lang w:val="es-MX"/>
        </w:rPr>
      </w:pPr>
      <w:r w:rsidRPr="008A5B41">
        <w:rPr>
          <w:lang w:val="es-MX"/>
        </w:rPr>
        <w:t>porque assim que eu adentrei a academia, era muito difícil separar essas duas coisas, né,</w:t>
      </w:r>
    </w:p>
    <w:p w14:paraId="19B16564" w14:textId="77777777" w:rsidR="00413CE0" w:rsidRPr="008A5B41" w:rsidRDefault="00413CE0" w:rsidP="00413CE0">
      <w:pPr>
        <w:jc w:val="both"/>
        <w:rPr>
          <w:lang w:val="es-MX"/>
        </w:rPr>
      </w:pPr>
      <w:r w:rsidRPr="008A5B41">
        <w:rPr>
          <w:lang w:val="es-MX"/>
        </w:rPr>
        <w:t>e um distanciamento do objeto de pesquisa ou algo assim, e eu tinha já, enquanto militante do movimento negro,</w:t>
      </w:r>
    </w:p>
    <w:p w14:paraId="458B79AE" w14:textId="77777777" w:rsidR="00413CE0" w:rsidRPr="008A5B41" w:rsidRDefault="00413CE0" w:rsidP="00413CE0">
      <w:pPr>
        <w:jc w:val="both"/>
        <w:rPr>
          <w:lang w:val="es-MX"/>
        </w:rPr>
      </w:pPr>
      <w:r w:rsidRPr="008A5B41">
        <w:rPr>
          <w:lang w:val="es-MX"/>
        </w:rPr>
        <w:t>eu já tinha muitas relações, digamos assim, eu estava muito imbricada com relação à construção do tema. E rapidamente eu vou explicar por quê, né, então quando eu...</w:t>
      </w:r>
    </w:p>
    <w:p w14:paraId="12C7E593" w14:textId="77777777" w:rsidR="00413CE0" w:rsidRPr="008A5B41" w:rsidRDefault="00413CE0" w:rsidP="00413CE0">
      <w:pPr>
        <w:jc w:val="both"/>
        <w:rPr>
          <w:lang w:val="es-MX"/>
        </w:rPr>
      </w:pPr>
      <w:r w:rsidRPr="008A5B41">
        <w:rPr>
          <w:lang w:val="es-MX"/>
        </w:rPr>
        <w:t>Um pouco antes, né, eu tenho um filho de nove anos, então estou falando de um pouco mais de nove anos atrás, eu estava grávida, eu era militante do movimento negro aqui de São Paulo,</w:t>
      </w:r>
    </w:p>
    <w:p w14:paraId="19BEF852" w14:textId="77777777" w:rsidR="00413CE0" w:rsidRPr="008A5B41" w:rsidRDefault="00413CE0" w:rsidP="00413CE0">
      <w:pPr>
        <w:jc w:val="both"/>
        <w:rPr>
          <w:lang w:val="es-MX"/>
        </w:rPr>
      </w:pPr>
      <w:r w:rsidRPr="008A5B41">
        <w:rPr>
          <w:lang w:val="es-MX"/>
        </w:rPr>
        <w:t>então sempre tive uma atuação um pouco mais voltada para a área da comunicação, que é a minha área de formação inicial, e uma formação política</w:t>
      </w:r>
    </w:p>
    <w:p w14:paraId="4E4912F1" w14:textId="77777777" w:rsidR="00413CE0" w:rsidRPr="008A5B41" w:rsidRDefault="00413CE0" w:rsidP="00413CE0">
      <w:pPr>
        <w:jc w:val="both"/>
        <w:rPr>
          <w:lang w:val="es-MX"/>
        </w:rPr>
      </w:pPr>
      <w:r w:rsidRPr="008A5B41">
        <w:rPr>
          <w:lang w:val="es-MX"/>
        </w:rPr>
        <w:t>concretizada pelo movimento negro. Então toda a minha formação política, eu digo que eu sou fruto e legado do movimento negro, porque foi através do movimento, das ações,</w:t>
      </w:r>
    </w:p>
    <w:p w14:paraId="64688762" w14:textId="77777777" w:rsidR="00413CE0" w:rsidRPr="008A5B41" w:rsidRDefault="00413CE0" w:rsidP="00413CE0">
      <w:pPr>
        <w:jc w:val="both"/>
        <w:rPr>
          <w:lang w:val="es-MX"/>
        </w:rPr>
      </w:pPr>
      <w:r w:rsidRPr="008A5B41">
        <w:rPr>
          <w:lang w:val="es-MX"/>
        </w:rPr>
        <w:lastRenderedPageBreak/>
        <w:t>das formações, dos diálogos que o movimento negro, de uma forma geral, e suas mais diversas organizações fazia aqui na cidade, que eu fui tomando consciência política</w:t>
      </w:r>
    </w:p>
    <w:p w14:paraId="191EA0A8" w14:textId="77777777" w:rsidR="00413CE0" w:rsidRPr="008A5B41" w:rsidRDefault="00413CE0" w:rsidP="00413CE0">
      <w:pPr>
        <w:jc w:val="both"/>
        <w:rPr>
          <w:lang w:val="es-MX"/>
        </w:rPr>
      </w:pPr>
      <w:r w:rsidRPr="008A5B41">
        <w:rPr>
          <w:lang w:val="es-MX"/>
        </w:rPr>
        <w:t>e também me letrando racialmente. Então eu venho de uma família que é uma família negra, todos negros de pele clara,</w:t>
      </w:r>
    </w:p>
    <w:p w14:paraId="47060FA4" w14:textId="77777777" w:rsidR="00413CE0" w:rsidRPr="008A5B41" w:rsidRDefault="00413CE0" w:rsidP="00413CE0">
      <w:pPr>
        <w:jc w:val="both"/>
        <w:rPr>
          <w:lang w:val="es-MX"/>
        </w:rPr>
      </w:pPr>
      <w:r w:rsidRPr="008A5B41">
        <w:rPr>
          <w:lang w:val="es-MX"/>
        </w:rPr>
        <w:t>mas eu sempre entendi, desde muito pequena, nessa nossa condição de negritude, nos cuidados que minha mãe tinha, com os cabelos,</w:t>
      </w:r>
    </w:p>
    <w:p w14:paraId="4E92F2C6" w14:textId="77777777" w:rsidR="00413CE0" w:rsidRPr="008A5B41" w:rsidRDefault="00413CE0" w:rsidP="00413CE0">
      <w:pPr>
        <w:jc w:val="both"/>
        <w:rPr>
          <w:lang w:val="es-MX"/>
        </w:rPr>
      </w:pPr>
      <w:r w:rsidRPr="008A5B41">
        <w:rPr>
          <w:lang w:val="es-MX"/>
        </w:rPr>
        <w:t>com a forma como ela nos orientava, nos comportar nos espaços, eu sempre entendi que tinha um pouco a ver com essa questão racial,</w:t>
      </w:r>
    </w:p>
    <w:p w14:paraId="76787ADB" w14:textId="77777777" w:rsidR="00413CE0" w:rsidRPr="008A5B41" w:rsidRDefault="00413CE0" w:rsidP="00413CE0">
      <w:pPr>
        <w:jc w:val="both"/>
        <w:rPr>
          <w:lang w:val="es-MX"/>
        </w:rPr>
      </w:pPr>
      <w:r w:rsidRPr="008A5B41">
        <w:rPr>
          <w:lang w:val="es-MX"/>
        </w:rPr>
        <w:t>mas é na universidade que eu entendo que ser negro no Brasil significava que eu tinha que lutar pelos meus direitos. E quando isso acontece na universidade,</w:t>
      </w:r>
    </w:p>
    <w:p w14:paraId="070E171A" w14:textId="77777777" w:rsidR="00413CE0" w:rsidRPr="008A5B41" w:rsidRDefault="00413CE0" w:rsidP="00413CE0">
      <w:pPr>
        <w:jc w:val="both"/>
        <w:rPr>
          <w:lang w:val="es-MX"/>
        </w:rPr>
      </w:pPr>
      <w:r w:rsidRPr="008A5B41">
        <w:rPr>
          <w:lang w:val="es-MX"/>
        </w:rPr>
        <w:t>eu passo por um episódio muito constrangedor, violento, que foi no auge do início da discussão das cotas.</w:t>
      </w:r>
    </w:p>
    <w:p w14:paraId="4298F785" w14:textId="77777777" w:rsidR="00413CE0" w:rsidRPr="008A5B41" w:rsidRDefault="00413CE0" w:rsidP="00413CE0">
      <w:pPr>
        <w:jc w:val="both"/>
        <w:rPr>
          <w:lang w:val="es-MX"/>
        </w:rPr>
      </w:pPr>
      <w:r w:rsidRPr="008A5B41">
        <w:rPr>
          <w:lang w:val="es-MX"/>
        </w:rPr>
        <w:t>Eu estava fazendo universidade, numa universidade dita de elite aqui, então eu me formei no Mackenzie,</w:t>
      </w:r>
    </w:p>
    <w:p w14:paraId="015C7034" w14:textId="77777777" w:rsidR="00413CE0" w:rsidRPr="008A5B41" w:rsidRDefault="00413CE0" w:rsidP="00413CE0">
      <w:pPr>
        <w:jc w:val="both"/>
        <w:rPr>
          <w:lang w:val="es-MX"/>
        </w:rPr>
      </w:pPr>
      <w:r w:rsidRPr="008A5B41">
        <w:rPr>
          <w:lang w:val="es-MX"/>
        </w:rPr>
        <w:t>e no auge desse início de discussão com relação às cotas, em 2004, 2005,</w:t>
      </w:r>
    </w:p>
    <w:p w14:paraId="524927EC" w14:textId="77777777" w:rsidR="00413CE0" w:rsidRPr="008A5B41" w:rsidRDefault="00413CE0" w:rsidP="00413CE0">
      <w:pPr>
        <w:jc w:val="both"/>
        <w:rPr>
          <w:lang w:val="es-MX"/>
        </w:rPr>
      </w:pPr>
      <w:r w:rsidRPr="008A5B41">
        <w:rPr>
          <w:lang w:val="es-MX"/>
        </w:rPr>
        <w:t>eu chego na sala e uma professora branca traz o jornal, ela sempre debatia as questões do jornal ali com a gente, fazia parte na dinâmica da aula dela,</w:t>
      </w:r>
    </w:p>
    <w:p w14:paraId="5B8D68F1" w14:textId="77777777" w:rsidR="00413CE0" w:rsidRPr="008A5B41" w:rsidRDefault="00413CE0" w:rsidP="00413CE0">
      <w:pPr>
        <w:jc w:val="both"/>
        <w:rPr>
          <w:lang w:val="es-MX"/>
        </w:rPr>
      </w:pPr>
      <w:r w:rsidRPr="008A5B41">
        <w:rPr>
          <w:lang w:val="es-MX"/>
        </w:rPr>
        <w:t>e ela fala, olha, segue as cotas aqui, meu amigo negro, porque o negro mesmo não precisa de ajuda para nada,</w:t>
      </w:r>
    </w:p>
    <w:p w14:paraId="5AFFD38B" w14:textId="77777777" w:rsidR="00413CE0" w:rsidRPr="008A5B41" w:rsidRDefault="00413CE0" w:rsidP="00413CE0">
      <w:pPr>
        <w:jc w:val="both"/>
        <w:rPr>
          <w:lang w:val="es-MX"/>
        </w:rPr>
      </w:pPr>
      <w:r w:rsidRPr="008A5B41">
        <w:rPr>
          <w:lang w:val="es-MX"/>
        </w:rPr>
        <w:t>e distorcendo bastante o debate, assim. E éramos quatro pessoas, três pessoas negras numa sala com 60 pessoas. Então, a partir desse momento,</w:t>
      </w:r>
    </w:p>
    <w:p w14:paraId="23636E37" w14:textId="77777777" w:rsidR="00413CE0" w:rsidRPr="008A5B41" w:rsidRDefault="00413CE0" w:rsidP="00413CE0">
      <w:pPr>
        <w:jc w:val="both"/>
        <w:rPr>
          <w:lang w:val="es-MX"/>
        </w:rPr>
      </w:pPr>
      <w:r w:rsidRPr="008A5B41">
        <w:rPr>
          <w:lang w:val="es-MX"/>
        </w:rPr>
        <w:t>eu ali me posicionei querendo defender a política de cotas, eu trouxe ali alguma reflexão com relação às desigualdades, por conta da escravidão,</w:t>
      </w:r>
    </w:p>
    <w:p w14:paraId="3887EAFB" w14:textId="77777777" w:rsidR="00413CE0" w:rsidRPr="008A5B41" w:rsidRDefault="00413CE0" w:rsidP="00413CE0">
      <w:pPr>
        <w:jc w:val="both"/>
        <w:rPr>
          <w:lang w:val="es-MX"/>
        </w:rPr>
      </w:pPr>
      <w:r w:rsidRPr="008A5B41">
        <w:rPr>
          <w:lang w:val="es-MX"/>
        </w:rPr>
        <w:t>mas a realidade é que eu não tinha letramento racial, eu não tinha argumentos para defender o meu ponto de vista, então eu não conhecia palavras ainda como reparação,</w:t>
      </w:r>
    </w:p>
    <w:p w14:paraId="514E5F19" w14:textId="2650858D" w:rsidR="00413CE0" w:rsidRPr="008A5B41" w:rsidRDefault="00413CE0" w:rsidP="00413CE0">
      <w:pPr>
        <w:jc w:val="both"/>
        <w:rPr>
          <w:lang w:val="es-MX"/>
        </w:rPr>
      </w:pPr>
      <w:r w:rsidRPr="48403F2D">
        <w:rPr>
          <w:lang w:val="es-MX"/>
        </w:rPr>
        <w:t xml:space="preserve">que a </w:t>
      </w:r>
      <w:ins w:id="3" w:author="iara@nossaterrafirme.com" w:date="2024-07-18T05:48:00Z">
        <w:r w:rsidR="60C1D4F2" w:rsidRPr="48403F2D">
          <w:rPr>
            <w:lang w:val="es-MX"/>
          </w:rPr>
          <w:t>Ab</w:t>
        </w:r>
      </w:ins>
      <w:del w:id="4" w:author="iara@nossaterrafirme.com" w:date="2024-07-18T05:48:00Z">
        <w:r w:rsidRPr="48403F2D" w:rsidDel="00413CE0">
          <w:rPr>
            <w:lang w:val="es-MX"/>
          </w:rPr>
          <w:delText>B</w:delText>
        </w:r>
      </w:del>
      <w:r w:rsidRPr="48403F2D">
        <w:rPr>
          <w:lang w:val="es-MX"/>
        </w:rPr>
        <w:t>idias</w:t>
      </w:r>
      <w:ins w:id="5" w:author="iara@nossaterrafirme.com" w:date="2024-07-18T05:48:00Z">
        <w:r w:rsidR="41D15E90" w:rsidRPr="48403F2D">
          <w:rPr>
            <w:lang w:val="es-MX"/>
          </w:rPr>
          <w:t xml:space="preserve"> (Nascimento)</w:t>
        </w:r>
      </w:ins>
      <w:r w:rsidRPr="48403F2D">
        <w:rPr>
          <w:lang w:val="es-MX"/>
        </w:rPr>
        <w:t xml:space="preserve"> tinha cunhado já para falar sobre a nossa condição aqui, eu não tinha argumentos, assim, eu não conhecia a literatura, eu não conhecia as pessoas, então a partir desse momento eu saí,</w:t>
      </w:r>
    </w:p>
    <w:p w14:paraId="46A31999" w14:textId="77777777" w:rsidR="00413CE0" w:rsidRPr="008A5B41" w:rsidRDefault="00413CE0" w:rsidP="00413CE0">
      <w:pPr>
        <w:jc w:val="both"/>
        <w:rPr>
          <w:lang w:val="es-MX"/>
        </w:rPr>
      </w:pPr>
      <w:r w:rsidRPr="008A5B41">
        <w:rPr>
          <w:lang w:val="es-MX"/>
        </w:rPr>
        <w:lastRenderedPageBreak/>
        <w:t>foi humilhante, eu digo assim, porque imagina, uma classe toda de gente branca, argumentando e falando, eu fui a única voz falando a favor,</w:t>
      </w:r>
    </w:p>
    <w:p w14:paraId="7A19E269" w14:textId="77777777" w:rsidR="00413CE0" w:rsidRPr="008A5B41" w:rsidRDefault="00413CE0" w:rsidP="00413CE0">
      <w:pPr>
        <w:jc w:val="both"/>
        <w:rPr>
          <w:lang w:val="es-MX"/>
        </w:rPr>
      </w:pPr>
      <w:r w:rsidRPr="008A5B41">
        <w:rPr>
          <w:lang w:val="es-MX"/>
        </w:rPr>
        <w:t>ali em cura com meus amigos, e eu saí dali, convencida de que eu precisava me letrar para defender o meu ponto de vista.</w:t>
      </w:r>
    </w:p>
    <w:p w14:paraId="4E0FE28F" w14:textId="77777777" w:rsidR="00413CE0" w:rsidRPr="008A5B41" w:rsidRDefault="00413CE0" w:rsidP="00413CE0">
      <w:pPr>
        <w:jc w:val="both"/>
        <w:rPr>
          <w:lang w:val="es-MX"/>
        </w:rPr>
      </w:pPr>
    </w:p>
    <w:p w14:paraId="52737113" w14:textId="3698F36F" w:rsidR="00413CE0" w:rsidRPr="008A5B41" w:rsidRDefault="00DB51E7" w:rsidP="00413CE0">
      <w:pPr>
        <w:jc w:val="both"/>
        <w:rPr>
          <w:lang w:val="es-MX"/>
        </w:rPr>
      </w:pPr>
      <w:r>
        <w:rPr>
          <w:lang w:val="es-MX"/>
        </w:rPr>
        <w:t>Iara Vicente</w:t>
      </w:r>
    </w:p>
    <w:p w14:paraId="31C5B9AC" w14:textId="77777777" w:rsidR="00413CE0" w:rsidRPr="008A5B41" w:rsidRDefault="00413CE0" w:rsidP="00413CE0">
      <w:pPr>
        <w:jc w:val="both"/>
        <w:rPr>
          <w:lang w:val="es-MX"/>
        </w:rPr>
      </w:pPr>
      <w:r w:rsidRPr="008A5B41">
        <w:rPr>
          <w:lang w:val="es-MX"/>
        </w:rPr>
        <w:t>Só te dizer que estava cortando, mas agora voltou, eu acho que não perdi nada, nem imagino como deve ter sido esse enfrentamento, ainda mais nessa condição tão sensível que você estava, Jesus.</w:t>
      </w:r>
    </w:p>
    <w:p w14:paraId="0970D82D" w14:textId="77777777" w:rsidR="00413CE0" w:rsidRPr="008A5B41" w:rsidRDefault="00413CE0" w:rsidP="00413CE0">
      <w:pPr>
        <w:jc w:val="both"/>
        <w:rPr>
          <w:lang w:val="es-MX"/>
        </w:rPr>
      </w:pPr>
    </w:p>
    <w:p w14:paraId="4921DDE9" w14:textId="3C0F5CC7" w:rsidR="00413CE0" w:rsidRPr="008A5B41" w:rsidRDefault="00DB51E7" w:rsidP="00413CE0">
      <w:pPr>
        <w:jc w:val="both"/>
        <w:rPr>
          <w:lang w:val="es-MX"/>
        </w:rPr>
      </w:pPr>
      <w:r>
        <w:rPr>
          <w:lang w:val="es-MX"/>
        </w:rPr>
        <w:t>Juliana Gonçalves</w:t>
      </w:r>
    </w:p>
    <w:p w14:paraId="334B09E3" w14:textId="77777777" w:rsidR="00413CE0" w:rsidRPr="008A5B41" w:rsidRDefault="00413CE0" w:rsidP="00413CE0">
      <w:pPr>
        <w:jc w:val="both"/>
        <w:rPr>
          <w:lang w:val="es-MX"/>
        </w:rPr>
      </w:pPr>
      <w:r w:rsidRPr="008A5B41">
        <w:rPr>
          <w:lang w:val="es-MX"/>
        </w:rPr>
        <w:t>Pois é, e aí, sim, sim, e aí, a partir daí, eu fui me envolver com os movimentos negros para para</w:t>
      </w:r>
    </w:p>
    <w:p w14:paraId="60C725ED" w14:textId="77777777" w:rsidR="00413CE0" w:rsidRPr="008A5B41" w:rsidRDefault="00413CE0" w:rsidP="00413CE0">
      <w:pPr>
        <w:jc w:val="both"/>
        <w:rPr>
          <w:lang w:val="es-MX"/>
        </w:rPr>
      </w:pPr>
      <w:r w:rsidRPr="008A5B41">
        <w:rPr>
          <w:lang w:val="es-MX"/>
        </w:rPr>
        <w:t>conseguir conquistar mesmo esse lugar de segurança nos debates, porque eu entendi ali que, dentro daquele público, e dentro de uma sociedade onde o poder, inclusive, da palavra e de se colocar,</w:t>
      </w:r>
    </w:p>
    <w:p w14:paraId="5306D47B" w14:textId="77777777" w:rsidR="00413CE0" w:rsidRPr="008A5B41" w:rsidRDefault="00413CE0" w:rsidP="00413CE0">
      <w:pPr>
        <w:jc w:val="both"/>
        <w:rPr>
          <w:lang w:val="es-MX"/>
        </w:rPr>
      </w:pPr>
      <w:r w:rsidRPr="008A5B41">
        <w:rPr>
          <w:lang w:val="es-MX"/>
        </w:rPr>
        <w:t>está sempre tanto entre as pessoas brancas, que eu não ia ter segunda chance, que eu teria, eu tinha talvez uma chance de ser muito incisiva, e é possível que aquela chance nunca mais aparecesse de novo,</w:t>
      </w:r>
    </w:p>
    <w:p w14:paraId="4812554A" w14:textId="77777777" w:rsidR="00413CE0" w:rsidRPr="008A5B41" w:rsidRDefault="00413CE0" w:rsidP="00413CE0">
      <w:pPr>
        <w:jc w:val="both"/>
        <w:rPr>
          <w:lang w:val="es-MX"/>
        </w:rPr>
      </w:pPr>
      <w:r w:rsidRPr="008A5B41">
        <w:rPr>
          <w:lang w:val="es-MX"/>
        </w:rPr>
        <w:t>então eu fui me letrar. E aí, passo por um processo de militância de anos, e aí, quando, em 2013, eu sou convidada</w:t>
      </w:r>
    </w:p>
    <w:p w14:paraId="025ED339" w14:textId="77777777" w:rsidR="00413CE0" w:rsidRPr="008A5B41" w:rsidRDefault="00413CE0" w:rsidP="00413CE0">
      <w:pPr>
        <w:jc w:val="both"/>
        <w:rPr>
          <w:lang w:val="es-MX"/>
        </w:rPr>
      </w:pPr>
      <w:r w:rsidRPr="008A5B41">
        <w:rPr>
          <w:lang w:val="es-MX"/>
        </w:rPr>
        <w:t>pelas lideranças que estavam puxando esse processo da construção da Marcha Nacional, a me juntar à construção aqui em São Paulo, muito por conta de eu ser jornalista,</w:t>
      </w:r>
    </w:p>
    <w:p w14:paraId="0AD9F54C" w14:textId="77777777" w:rsidR="00413CE0" w:rsidRPr="008A5B41" w:rsidRDefault="00413CE0" w:rsidP="00413CE0">
      <w:pPr>
        <w:jc w:val="both"/>
        <w:rPr>
          <w:lang w:val="es-MX"/>
        </w:rPr>
      </w:pPr>
      <w:r w:rsidRPr="008A5B41">
        <w:rPr>
          <w:lang w:val="es-MX"/>
        </w:rPr>
        <w:t>e eles precisarem de uma ajuda no GT de comunicação, que na verdade não existia, eu que criei o GT de comunicação, quando eu entro na Marcha em 2013, aí eu lembro que eu ainda falei assim, olha, eu estou grávida,</w:t>
      </w:r>
    </w:p>
    <w:p w14:paraId="66A411F1" w14:textId="77777777" w:rsidR="00413CE0" w:rsidRPr="008A5B41" w:rsidRDefault="00413CE0" w:rsidP="00413CE0">
      <w:pPr>
        <w:jc w:val="both"/>
        <w:rPr>
          <w:lang w:val="es-MX"/>
        </w:rPr>
      </w:pPr>
      <w:r w:rsidRPr="008A5B41">
        <w:rPr>
          <w:lang w:val="es-MX"/>
        </w:rPr>
        <w:t>porque eu já estava grávida ali de uns 4, 5 meses, eu falei, mas eu vou até onde eu consigo ir, e depois que eu tiver o meu filho, eu volto para a construção. E aí, como eu sabia que eu tinha que sair,</w:t>
      </w:r>
    </w:p>
    <w:p w14:paraId="3F513743" w14:textId="77777777" w:rsidR="00413CE0" w:rsidRPr="008A5B41" w:rsidRDefault="00413CE0" w:rsidP="00413CE0">
      <w:pPr>
        <w:jc w:val="both"/>
        <w:rPr>
          <w:lang w:val="es-MX"/>
        </w:rPr>
      </w:pPr>
      <w:r w:rsidRPr="008A5B41">
        <w:rPr>
          <w:lang w:val="es-MX"/>
        </w:rPr>
        <w:lastRenderedPageBreak/>
        <w:t>o meu primeiro movimento foi chamar todas as manas pretas, então era uma época que blogueiras negras estavam bombando muito, que tinham várias jornalistas negras que eu conhecia,</w:t>
      </w:r>
    </w:p>
    <w:p w14:paraId="29C1E566" w14:textId="77777777" w:rsidR="00413CE0" w:rsidRPr="008A5B41" w:rsidRDefault="00413CE0" w:rsidP="00413CE0">
      <w:pPr>
        <w:jc w:val="both"/>
        <w:rPr>
          <w:lang w:val="es-MX"/>
        </w:rPr>
      </w:pPr>
      <w:r w:rsidRPr="008A5B41">
        <w:rPr>
          <w:lang w:val="es-MX"/>
        </w:rPr>
        <w:t>então eu lembro que eu chamei todo mundo, a gente fez uma reunião, e foi estruturando esse GT de comunicação. Quando eu entro na Marcha, então em 2013, essa ideia do bem viver,</w:t>
      </w:r>
    </w:p>
    <w:p w14:paraId="0E8A4EA7" w14:textId="77777777" w:rsidR="00413CE0" w:rsidRPr="008A5B41" w:rsidRDefault="00413CE0" w:rsidP="00413CE0">
      <w:pPr>
        <w:jc w:val="both"/>
        <w:rPr>
          <w:lang w:val="es-MX"/>
        </w:rPr>
      </w:pPr>
      <w:r w:rsidRPr="008A5B41">
        <w:rPr>
          <w:lang w:val="es-MX"/>
        </w:rPr>
        <w:t>e esse conceito barra prática, já estava ali presente no nome da Marcha. Então a Marcha já tinha esse nome, que era a Marcha das Mulheres Negras contra o Racismo, contra a Violência e pelo Bem Viver.</w:t>
      </w:r>
    </w:p>
    <w:p w14:paraId="6AF812EA" w14:textId="77777777" w:rsidR="00413CE0" w:rsidRPr="008A5B41" w:rsidRDefault="00413CE0" w:rsidP="00413CE0">
      <w:pPr>
        <w:jc w:val="both"/>
        <w:rPr>
          <w:lang w:val="es-MX"/>
        </w:rPr>
      </w:pPr>
      <w:r w:rsidRPr="008A5B41">
        <w:rPr>
          <w:lang w:val="es-MX"/>
        </w:rPr>
        <w:t>E eu via que as mulheres dialogavam com isso quase como um slogan, assim, algo, porque é isso, bem viver, mesmo se você não entende toda a construção histórica,</w:t>
      </w:r>
    </w:p>
    <w:p w14:paraId="49FA8854" w14:textId="77777777" w:rsidR="00413CE0" w:rsidRPr="008A5B41" w:rsidRDefault="00413CE0" w:rsidP="00413CE0">
      <w:pPr>
        <w:jc w:val="both"/>
        <w:rPr>
          <w:lang w:val="es-MX"/>
        </w:rPr>
      </w:pPr>
      <w:r w:rsidRPr="008A5B41">
        <w:rPr>
          <w:lang w:val="es-MX"/>
        </w:rPr>
        <w:t>social e política que tem na América Latina, já nos diz muito, dentro desse contexto de sermos uma população que foi vilipendiada de seus direitos. Então, meio que as pessoas usaram,</w:t>
      </w:r>
    </w:p>
    <w:p w14:paraId="2B4CD8F5" w14:textId="77777777" w:rsidR="00413CE0" w:rsidRPr="008A5B41" w:rsidRDefault="00413CE0" w:rsidP="00413CE0">
      <w:pPr>
        <w:jc w:val="both"/>
        <w:rPr>
          <w:lang w:val="es-MX"/>
        </w:rPr>
      </w:pPr>
      <w:r w:rsidRPr="008A5B41">
        <w:rPr>
          <w:lang w:val="es-MX"/>
        </w:rPr>
        <w:t>isso eu digo a grande massa de construção da Marcha, é isso, né? Esse momento onde a Nilma Bentes,</w:t>
      </w:r>
    </w:p>
    <w:p w14:paraId="3E2BEBB2" w14:textId="77777777" w:rsidR="00413CE0" w:rsidRPr="008A5B41" w:rsidRDefault="00413CE0" w:rsidP="00413CE0">
      <w:pPr>
        <w:jc w:val="both"/>
        <w:rPr>
          <w:lang w:val="es-MX"/>
        </w:rPr>
      </w:pPr>
      <w:r w:rsidRPr="008A5B41">
        <w:rPr>
          <w:lang w:val="es-MX"/>
        </w:rPr>
        <w:t>que é a pessoa, que é uma mulher negra agrônoma, que teve essa ideia de organizar as mulheres negras. E quando ela dá a ideia da Marcha, né?</w:t>
      </w:r>
    </w:p>
    <w:p w14:paraId="35FDEA73" w14:textId="77777777" w:rsidR="00413CE0" w:rsidRPr="008A5B41" w:rsidRDefault="00413CE0" w:rsidP="00413CE0">
      <w:pPr>
        <w:jc w:val="both"/>
        <w:rPr>
          <w:lang w:val="es-MX"/>
        </w:rPr>
      </w:pPr>
      <w:r w:rsidRPr="008A5B41">
        <w:rPr>
          <w:lang w:val="es-MX"/>
        </w:rPr>
        <w:t>Ali para o movimento de mulheres negras organizado, ela já traz essa concepção do bem viver junto. E Nilma entra em contato com o bem viver durante o Fórum Social Mundial de 2009.</w:t>
      </w:r>
    </w:p>
    <w:p w14:paraId="69180EFF" w14:textId="77777777" w:rsidR="00413CE0" w:rsidRPr="008A5B41" w:rsidRDefault="00413CE0" w:rsidP="00413CE0">
      <w:pPr>
        <w:jc w:val="both"/>
        <w:rPr>
          <w:lang w:val="es-MX"/>
        </w:rPr>
      </w:pPr>
      <w:r w:rsidRPr="008A5B41">
        <w:rPr>
          <w:lang w:val="es-MX"/>
        </w:rPr>
        <w:t>Então, Nilma tinha toda essa profundidade com relação ao bem viver, porque ela bebeu ali da fonte, né? Ouvindo as comunidades andinas,</w:t>
      </w:r>
    </w:p>
    <w:p w14:paraId="5B0448F1" w14:textId="77777777" w:rsidR="00413CE0" w:rsidRPr="008A5B41" w:rsidRDefault="00413CE0" w:rsidP="00413CE0">
      <w:pPr>
        <w:jc w:val="both"/>
        <w:rPr>
          <w:lang w:val="es-MX"/>
        </w:rPr>
      </w:pPr>
      <w:r w:rsidRPr="008A5B41">
        <w:rPr>
          <w:lang w:val="es-MX"/>
        </w:rPr>
        <w:t>ouvindo os povos indígenas ali mesmo, ela é de Belém do Pará, mas ali mesmo, que vão trazer o bem viver enquanto correspondência do Ñanderikó, Guarani,</w:t>
      </w:r>
    </w:p>
    <w:p w14:paraId="4E6F2C80" w14:textId="77777777" w:rsidR="00413CE0" w:rsidRPr="008A5B41" w:rsidRDefault="00413CE0" w:rsidP="00413CE0">
      <w:pPr>
        <w:jc w:val="both"/>
        <w:rPr>
          <w:lang w:val="es-MX"/>
        </w:rPr>
      </w:pPr>
      <w:r w:rsidRPr="008A5B41">
        <w:rPr>
          <w:lang w:val="es-MX"/>
        </w:rPr>
        <w:t>de outras sistematizações do que ele significa. Mas isso não foi algo que se refletiu de imediato, no movimento.</w:t>
      </w:r>
    </w:p>
    <w:p w14:paraId="1A0B1A5F" w14:textId="77777777" w:rsidR="00413CE0" w:rsidRPr="008A5B41" w:rsidRDefault="00413CE0" w:rsidP="00413CE0">
      <w:pPr>
        <w:jc w:val="both"/>
        <w:rPr>
          <w:lang w:val="es-MX"/>
        </w:rPr>
      </w:pPr>
      <w:r w:rsidRPr="008A5B41">
        <w:rPr>
          <w:lang w:val="es-MX"/>
        </w:rPr>
        <w:t>Eu até falo sobre isso na minha dissertação, que houve um gap, né? Entre as mulheres conhecerem o bem viver</w:t>
      </w:r>
    </w:p>
    <w:p w14:paraId="36FF6942" w14:textId="77777777" w:rsidR="00413CE0" w:rsidRPr="008A5B41" w:rsidRDefault="00413CE0" w:rsidP="00413CE0">
      <w:pPr>
        <w:jc w:val="both"/>
        <w:rPr>
          <w:lang w:val="es-MX"/>
        </w:rPr>
      </w:pPr>
      <w:r w:rsidRPr="008A5B41">
        <w:rPr>
          <w:lang w:val="es-MX"/>
        </w:rPr>
        <w:t>e as mulheres entenderem porque que ele surge no contexto do movimento negro, com as mulheres negras.</w:t>
      </w:r>
    </w:p>
    <w:p w14:paraId="7F75CC09" w14:textId="77777777" w:rsidR="00413CE0" w:rsidRPr="008A5B41" w:rsidRDefault="00413CE0" w:rsidP="00413CE0">
      <w:pPr>
        <w:jc w:val="both"/>
        <w:rPr>
          <w:lang w:val="es-MX"/>
        </w:rPr>
      </w:pPr>
      <w:r w:rsidRPr="008A5B41">
        <w:rPr>
          <w:lang w:val="es-MX"/>
        </w:rPr>
        <w:lastRenderedPageBreak/>
        <w:t>E esse gap foi um gap feliz, porque ele deu tempo para as mulheres negras também elaborarem o que elas entendiam a partir daquele bem viver,</w:t>
      </w:r>
    </w:p>
    <w:p w14:paraId="652164E9" w14:textId="77777777" w:rsidR="00413CE0" w:rsidRPr="008A5B41" w:rsidRDefault="00413CE0" w:rsidP="00413CE0">
      <w:pPr>
        <w:jc w:val="both"/>
        <w:rPr>
          <w:lang w:val="es-MX"/>
        </w:rPr>
      </w:pPr>
      <w:r w:rsidRPr="008A5B41">
        <w:rPr>
          <w:lang w:val="es-MX"/>
        </w:rPr>
        <w:t>e não apenas replicarem essa noção vinda dos nossos irmãos andinos, dos nossos parentes indígenas. E nenhum demérito nisso, né?</w:t>
      </w:r>
    </w:p>
    <w:p w14:paraId="4D29315C" w14:textId="77777777" w:rsidR="00413CE0" w:rsidRPr="008A5B41" w:rsidRDefault="00413CE0" w:rsidP="00413CE0">
      <w:pPr>
        <w:jc w:val="both"/>
        <w:rPr>
          <w:lang w:val="es-MX"/>
        </w:rPr>
      </w:pPr>
      <w:r w:rsidRPr="008A5B41">
        <w:rPr>
          <w:lang w:val="es-MX"/>
        </w:rPr>
        <w:t>Já é uma noção muito complexa e milenar até, né? Quando a gente vai pensar no contexto da Bolívia, no contexto do Equador, o Sumaco-Ausay, o Sumaco-Aman,</w:t>
      </w:r>
    </w:p>
    <w:p w14:paraId="405773C8" w14:textId="77777777" w:rsidR="00413CE0" w:rsidRPr="008A5B41" w:rsidRDefault="00413CE0" w:rsidP="00413CE0">
      <w:pPr>
        <w:jc w:val="both"/>
        <w:rPr>
          <w:lang w:val="es-MX"/>
        </w:rPr>
      </w:pPr>
      <w:r w:rsidRPr="008A5B41">
        <w:rPr>
          <w:lang w:val="es-MX"/>
        </w:rPr>
        <w:t>que são correspondentes do que vão se traduzir depois como o bem viver, é algo já muito complexo e que tem ali muita similaridade</w:t>
      </w:r>
    </w:p>
    <w:p w14:paraId="7601A5EE" w14:textId="77777777" w:rsidR="00413CE0" w:rsidRPr="008A5B41" w:rsidRDefault="00413CE0" w:rsidP="00413CE0">
      <w:pPr>
        <w:jc w:val="both"/>
        <w:rPr>
          <w:lang w:val="es-MX"/>
        </w:rPr>
      </w:pPr>
      <w:r w:rsidRPr="008A5B41">
        <w:rPr>
          <w:lang w:val="es-MX"/>
        </w:rPr>
        <w:t>com construções que as mulheres negras já faziam, mas que não davam esse nome, não chamavam de bem viver. Então, quando eu chego na academia, eu chego com esse olhar muito curioso,</w:t>
      </w:r>
    </w:p>
    <w:p w14:paraId="38479957" w14:textId="77777777" w:rsidR="00413CE0" w:rsidRPr="008A5B41" w:rsidRDefault="00413CE0" w:rsidP="00413CE0">
      <w:pPr>
        <w:jc w:val="both"/>
        <w:rPr>
          <w:lang w:val="es-MX"/>
        </w:rPr>
      </w:pPr>
      <w:r w:rsidRPr="008A5B41">
        <w:rPr>
          <w:lang w:val="es-MX"/>
        </w:rPr>
        <w:t>porque eu fui consultar as minhas mais velhas, eu conto isso em determinado momento lá, que quando eu fui consultar as mais velhas para entender esse bem viver, existia isso, né?</w:t>
      </w:r>
    </w:p>
    <w:p w14:paraId="2DD27E71" w14:textId="77777777" w:rsidR="00413CE0" w:rsidRPr="008A5B41" w:rsidRDefault="00413CE0" w:rsidP="00413CE0">
      <w:pPr>
        <w:jc w:val="both"/>
        <w:rPr>
          <w:lang w:val="es-MX"/>
        </w:rPr>
      </w:pPr>
      <w:r w:rsidRPr="008A5B41">
        <w:rPr>
          <w:lang w:val="es-MX"/>
        </w:rPr>
        <w:t>Uma delas falava, não, isso aí é invenção da Nilma Bentes, tem que falar com ela. E aí a Nilma, quando eu encontro Nilma e traço um diálogo com ela em 2017,</w:t>
      </w:r>
    </w:p>
    <w:p w14:paraId="7F4974BC" w14:textId="77777777" w:rsidR="00413CE0" w:rsidRPr="008A5B41" w:rsidRDefault="00413CE0" w:rsidP="00413CE0">
      <w:pPr>
        <w:jc w:val="both"/>
        <w:rPr>
          <w:lang w:val="es-MX"/>
        </w:rPr>
      </w:pPr>
      <w:r w:rsidRPr="008A5B41">
        <w:rPr>
          <w:lang w:val="es-MX"/>
        </w:rPr>
        <w:t>por isso que eu até falo, né? Que a minha pesquisa de mestrado é fruto de quase sete anos de inquietação em torno desse termo, desse conceito,</w:t>
      </w:r>
    </w:p>
    <w:p w14:paraId="40105FA3" w14:textId="77777777" w:rsidR="00413CE0" w:rsidRPr="008A5B41" w:rsidRDefault="00413CE0" w:rsidP="00413CE0">
      <w:pPr>
        <w:jc w:val="both"/>
        <w:rPr>
          <w:lang w:val="es-MX"/>
        </w:rPr>
      </w:pPr>
      <w:r w:rsidRPr="008A5B41">
        <w:rPr>
          <w:lang w:val="es-MX"/>
        </w:rPr>
        <w:t>embora eu tenha tentado, né? Tentado ali o máximo sistematizar muito com base no que eu tinha feito ali, né? Nos meus questionários, etc.</w:t>
      </w:r>
    </w:p>
    <w:p w14:paraId="4F31B61F" w14:textId="77777777" w:rsidR="00413CE0" w:rsidRPr="008A5B41" w:rsidRDefault="00413CE0" w:rsidP="00413CE0">
      <w:pPr>
        <w:jc w:val="both"/>
        <w:rPr>
          <w:lang w:val="es-MX"/>
        </w:rPr>
      </w:pPr>
      <w:r w:rsidRPr="008A5B41">
        <w:rPr>
          <w:lang w:val="es-MX"/>
        </w:rPr>
        <w:t>Mas que eu tinha ali anos de curiosidade, de inquietação e ouvindo muita gente. Então, quando em 2017 eu me conecto à Nilma, ela vai trazendo, né? Então, para mim, todos esses parâmetros</w:t>
      </w:r>
    </w:p>
    <w:p w14:paraId="4124AF29" w14:textId="77777777" w:rsidR="00413CE0" w:rsidRPr="008A5B41" w:rsidRDefault="00413CE0" w:rsidP="00413CE0">
      <w:pPr>
        <w:jc w:val="both"/>
        <w:rPr>
          <w:lang w:val="es-MX"/>
        </w:rPr>
      </w:pPr>
      <w:r w:rsidRPr="008A5B41">
        <w:rPr>
          <w:lang w:val="es-MX"/>
        </w:rPr>
        <w:t>que levaram ela a incluir o bem viver enquanto um horizonte, como é possível para as mulheres negras.</w:t>
      </w:r>
    </w:p>
    <w:p w14:paraId="376080F3" w14:textId="77777777" w:rsidR="00413CE0" w:rsidRPr="008A5B41" w:rsidRDefault="00413CE0" w:rsidP="00413CE0">
      <w:pPr>
        <w:jc w:val="both"/>
        <w:rPr>
          <w:lang w:val="es-MX"/>
        </w:rPr>
      </w:pPr>
      <w:r w:rsidRPr="008A5B41">
        <w:rPr>
          <w:lang w:val="es-MX"/>
        </w:rPr>
        <w:t>E aí a gente tem essa reflexão que eu faço também no meu trabalho, né? Que é uma reflexão que parte da própria Nilma. Ela diz, eu incluo o bem viver porque eu entendi que no nome da marcha</w:t>
      </w:r>
    </w:p>
    <w:p w14:paraId="0C3FC7F1" w14:textId="77777777" w:rsidR="00413CE0" w:rsidRPr="008A5B41" w:rsidRDefault="00413CE0" w:rsidP="00413CE0">
      <w:pPr>
        <w:jc w:val="both"/>
        <w:rPr>
          <w:lang w:val="es-MX"/>
        </w:rPr>
      </w:pPr>
      <w:r w:rsidRPr="008A5B41">
        <w:rPr>
          <w:lang w:val="es-MX"/>
        </w:rPr>
        <w:t>a gente estava dizendo tudo o que a gente era contra, mas não trazia o que a gente queria. E que o bem viver sistematizava essa ideia de um futuro próximo, próspero,</w:t>
      </w:r>
    </w:p>
    <w:p w14:paraId="05E61DFB" w14:textId="77777777" w:rsidR="00413CE0" w:rsidRPr="008A5B41" w:rsidRDefault="00413CE0" w:rsidP="00413CE0">
      <w:pPr>
        <w:jc w:val="both"/>
        <w:rPr>
          <w:lang w:val="es-MX"/>
        </w:rPr>
      </w:pPr>
      <w:r w:rsidRPr="008A5B41">
        <w:rPr>
          <w:lang w:val="es-MX"/>
        </w:rPr>
        <w:t>ao mesmo tempo que... Era uma crítica ao modelo capitalista de organização da sociedade.</w:t>
      </w:r>
    </w:p>
    <w:p w14:paraId="6818C6DA" w14:textId="77777777" w:rsidR="00413CE0" w:rsidRPr="008A5B41" w:rsidRDefault="00413CE0" w:rsidP="00413CE0">
      <w:pPr>
        <w:jc w:val="both"/>
        <w:rPr>
          <w:lang w:val="es-MX"/>
        </w:rPr>
      </w:pPr>
      <w:r w:rsidRPr="008A5B41">
        <w:rPr>
          <w:lang w:val="es-MX"/>
        </w:rPr>
        <w:lastRenderedPageBreak/>
        <w:t>É um modelo econômico, mas também organiza a sociedade. Por conta disso, né? Essa crítica ao capitalismo e por apontar um horizonte próspero. Mas as mulheres negras</w:t>
      </w:r>
    </w:p>
    <w:p w14:paraId="19917A88" w14:textId="77777777" w:rsidR="00413CE0" w:rsidRPr="008A5B41" w:rsidRDefault="00413CE0" w:rsidP="00413CE0">
      <w:pPr>
        <w:jc w:val="both"/>
        <w:rPr>
          <w:lang w:val="es-MX"/>
        </w:rPr>
      </w:pPr>
      <w:r w:rsidRPr="008A5B41">
        <w:rPr>
          <w:lang w:val="es-MX"/>
        </w:rPr>
        <w:t>que não tiveram contato com isso, e aí é bom lembrar que no dia da marcha, no dia 18 de novembro de 2015, nós entregamos um documento político</w:t>
      </w:r>
    </w:p>
    <w:p w14:paraId="7D166501" w14:textId="77777777" w:rsidR="00413CE0" w:rsidRPr="008A5B41" w:rsidRDefault="00413CE0" w:rsidP="00413CE0">
      <w:pPr>
        <w:jc w:val="both"/>
        <w:rPr>
          <w:lang w:val="es-MX"/>
        </w:rPr>
      </w:pPr>
      <w:r w:rsidRPr="008A5B41">
        <w:rPr>
          <w:lang w:val="es-MX"/>
        </w:rPr>
        <w:t>para a então presidenta Dilma Rousseff. E nesse documento ali eu fiz uma sintetização do que as mulheres negras pensavam</w:t>
      </w:r>
    </w:p>
    <w:p w14:paraId="5F2DE101" w14:textId="77777777" w:rsidR="00413CE0" w:rsidRPr="008A5B41" w:rsidRDefault="00413CE0" w:rsidP="00413CE0">
      <w:pPr>
        <w:jc w:val="both"/>
        <w:rPr>
          <w:lang w:val="es-MX"/>
        </w:rPr>
      </w:pPr>
      <w:r w:rsidRPr="008A5B41">
        <w:rPr>
          <w:lang w:val="es-MX"/>
        </w:rPr>
        <w:t>sobre esse bem viver. E já rendendo ali... Já trazendo essa referência das comunidades indígenas e andinas. Então, quando eu chego na academia, eu tenho...</w:t>
      </w:r>
    </w:p>
    <w:p w14:paraId="7E1DD720" w14:textId="77777777" w:rsidR="00413CE0" w:rsidRPr="008A5B41" w:rsidRDefault="00413CE0" w:rsidP="00413CE0">
      <w:pPr>
        <w:jc w:val="both"/>
        <w:rPr>
          <w:lang w:val="es-MX"/>
        </w:rPr>
      </w:pPr>
      <w:r w:rsidRPr="008A5B41">
        <w:rPr>
          <w:lang w:val="es-MX"/>
        </w:rPr>
        <w:t>Eu quero falar desse bem viver, o bem viver pela ótica das mulheres negras, mas eu não sentia que eu podia fazer isso com honestidade, sem contar o quanto eu já estava imbricada nisso.</w:t>
      </w:r>
    </w:p>
    <w:p w14:paraId="59D2D8D1" w14:textId="77777777" w:rsidR="00413CE0" w:rsidRPr="008A5B41" w:rsidRDefault="00413CE0" w:rsidP="00413CE0">
      <w:pPr>
        <w:jc w:val="both"/>
        <w:rPr>
          <w:lang w:val="es-MX"/>
        </w:rPr>
      </w:pPr>
      <w:r w:rsidRPr="008A5B41">
        <w:rPr>
          <w:lang w:val="es-MX"/>
        </w:rPr>
        <w:t>Porque eu fui uma das pessoas que ficou ali cutucando as nossas... O que era, porque eu não entendia direito. E por quê?</w:t>
      </w:r>
    </w:p>
    <w:p w14:paraId="08D49CE0" w14:textId="77777777" w:rsidR="00413CE0" w:rsidRPr="008A5B41" w:rsidRDefault="00413CE0" w:rsidP="00413CE0">
      <w:pPr>
        <w:jc w:val="both"/>
        <w:rPr>
          <w:lang w:val="es-MX"/>
        </w:rPr>
      </w:pPr>
      <w:r w:rsidRPr="008A5B41">
        <w:rPr>
          <w:lang w:val="es-MX"/>
        </w:rPr>
        <w:t xml:space="preserve">Porque eu queria explicar direito para as nossas mulheres. </w:t>
      </w:r>
      <w:r w:rsidRPr="00DB51E7">
        <w:rPr>
          <w:lang w:val="es-MX"/>
        </w:rPr>
        <w:t xml:space="preserve">Queria... E foi ótimo, porque é isso. </w:t>
      </w:r>
      <w:r w:rsidRPr="008A5B41">
        <w:rPr>
          <w:lang w:val="es-MX"/>
        </w:rPr>
        <w:t>Como o bem viver já significa tantas coisas para a gente.</w:t>
      </w:r>
    </w:p>
    <w:p w14:paraId="5F92F3C5" w14:textId="77777777" w:rsidR="00413CE0" w:rsidRPr="008A5B41" w:rsidRDefault="00413CE0" w:rsidP="00413CE0">
      <w:pPr>
        <w:jc w:val="both"/>
        <w:rPr>
          <w:lang w:val="es-MX"/>
        </w:rPr>
      </w:pPr>
      <w:r w:rsidRPr="008A5B41">
        <w:rPr>
          <w:lang w:val="es-MX"/>
        </w:rPr>
        <w:t>A gente não precisa explicar demais. Ele conecta com a nossa vida, o direito a uma vida digna. Então, ele conecta. Então, quando a gente vai olhar toda a construção social, política, histórica,</w:t>
      </w:r>
    </w:p>
    <w:p w14:paraId="239EC7D3" w14:textId="77777777" w:rsidR="00413CE0" w:rsidRPr="008A5B41" w:rsidRDefault="00413CE0" w:rsidP="00413CE0">
      <w:pPr>
        <w:jc w:val="both"/>
        <w:rPr>
          <w:lang w:val="es-MX"/>
        </w:rPr>
      </w:pPr>
      <w:r w:rsidRPr="008A5B41">
        <w:rPr>
          <w:lang w:val="es-MX"/>
        </w:rPr>
        <w:t>olhando os povos indígenas, os povos andinos, a gente só acrescenta ainda mais valor ao que as mulheres negras estavam construindo aqui,</w:t>
      </w:r>
    </w:p>
    <w:p w14:paraId="1D64BBC7" w14:textId="77777777" w:rsidR="00413CE0" w:rsidRPr="008A5B41" w:rsidRDefault="00413CE0" w:rsidP="00413CE0">
      <w:pPr>
        <w:jc w:val="both"/>
        <w:rPr>
          <w:lang w:val="es-MX"/>
        </w:rPr>
      </w:pPr>
      <w:r w:rsidRPr="008A5B41">
        <w:rPr>
          <w:lang w:val="es-MX"/>
        </w:rPr>
        <w:t>inspiradas nesse conceito, mesmo sem entender direito o que era.</w:t>
      </w:r>
    </w:p>
    <w:p w14:paraId="3C8477C4" w14:textId="77777777" w:rsidR="00413CE0" w:rsidRPr="008A5B41" w:rsidRDefault="00413CE0" w:rsidP="00413CE0">
      <w:pPr>
        <w:jc w:val="both"/>
        <w:rPr>
          <w:lang w:val="es-MX"/>
        </w:rPr>
      </w:pPr>
    </w:p>
    <w:p w14:paraId="40F37611" w14:textId="6A6462CD" w:rsidR="00413CE0" w:rsidRPr="008A5B41" w:rsidRDefault="00DB51E7" w:rsidP="00413CE0">
      <w:pPr>
        <w:jc w:val="both"/>
        <w:rPr>
          <w:lang w:val="es-MX"/>
        </w:rPr>
      </w:pPr>
      <w:r>
        <w:rPr>
          <w:lang w:val="es-MX"/>
        </w:rPr>
        <w:t>Iara Vicente</w:t>
      </w:r>
    </w:p>
    <w:p w14:paraId="5705382D" w14:textId="77777777" w:rsidR="00413CE0" w:rsidRPr="008A5B41" w:rsidRDefault="00413CE0" w:rsidP="00413CE0">
      <w:pPr>
        <w:jc w:val="both"/>
        <w:rPr>
          <w:lang w:val="es-MX"/>
        </w:rPr>
      </w:pPr>
      <w:r w:rsidRPr="008A5B41">
        <w:rPr>
          <w:lang w:val="es-MX"/>
        </w:rPr>
        <w:t>Que jornada, que campo longo, né? Que observação participante mais longa.</w:t>
      </w:r>
    </w:p>
    <w:p w14:paraId="7E48F38E" w14:textId="77777777" w:rsidR="00413CE0" w:rsidRPr="008A5B41" w:rsidRDefault="00413CE0" w:rsidP="00413CE0">
      <w:pPr>
        <w:jc w:val="both"/>
        <w:rPr>
          <w:lang w:val="es-MX"/>
        </w:rPr>
      </w:pPr>
    </w:p>
    <w:p w14:paraId="4FB48D4A" w14:textId="729CBBF1" w:rsidR="00413CE0" w:rsidRPr="008A5B41" w:rsidRDefault="00DB51E7" w:rsidP="00413CE0">
      <w:pPr>
        <w:jc w:val="both"/>
        <w:rPr>
          <w:lang w:val="es-MX"/>
        </w:rPr>
      </w:pPr>
      <w:r>
        <w:rPr>
          <w:lang w:val="es-MX"/>
        </w:rPr>
        <w:t>Juliana Gonçalves</w:t>
      </w:r>
    </w:p>
    <w:p w14:paraId="5C9D2FB7" w14:textId="77777777" w:rsidR="00413CE0" w:rsidRPr="008A5B41" w:rsidRDefault="00413CE0" w:rsidP="00413CE0">
      <w:pPr>
        <w:jc w:val="both"/>
        <w:rPr>
          <w:lang w:val="es-MX"/>
        </w:rPr>
      </w:pPr>
      <w:r w:rsidRPr="008A5B41">
        <w:rPr>
          <w:lang w:val="es-MX"/>
        </w:rPr>
        <w:t>Foi, foi longo, foi longo mesmo.</w:t>
      </w:r>
    </w:p>
    <w:p w14:paraId="153C6589" w14:textId="77777777" w:rsidR="00413CE0" w:rsidRPr="008A5B41" w:rsidRDefault="00413CE0" w:rsidP="00413CE0">
      <w:pPr>
        <w:jc w:val="both"/>
        <w:rPr>
          <w:lang w:val="es-MX"/>
        </w:rPr>
      </w:pPr>
    </w:p>
    <w:p w14:paraId="490FFB61" w14:textId="36BAD41A" w:rsidR="00413CE0" w:rsidRPr="008A5B41" w:rsidRDefault="00DB51E7" w:rsidP="00413CE0">
      <w:pPr>
        <w:jc w:val="both"/>
        <w:rPr>
          <w:lang w:val="es-MX"/>
        </w:rPr>
      </w:pPr>
      <w:r>
        <w:rPr>
          <w:lang w:val="es-MX"/>
        </w:rPr>
        <w:t>Iara Vicente</w:t>
      </w:r>
    </w:p>
    <w:p w14:paraId="052BA470" w14:textId="77777777" w:rsidR="00413CE0" w:rsidRPr="008A5B41" w:rsidRDefault="00413CE0" w:rsidP="00413CE0">
      <w:pPr>
        <w:jc w:val="both"/>
        <w:rPr>
          <w:lang w:val="es-MX"/>
        </w:rPr>
      </w:pPr>
      <w:r w:rsidRPr="008A5B41">
        <w:rPr>
          <w:lang w:val="es-MX"/>
        </w:rPr>
        <w:lastRenderedPageBreak/>
        <w:t>Sensacional, porque é isso. Essa coisa do bem viver, ela não é linear na forma como ela é... Ela é... Ela germina mesmo, nas diferentes comunidades, seja a nossa,</w:t>
      </w:r>
    </w:p>
    <w:p w14:paraId="76501B40" w14:textId="77777777" w:rsidR="00413CE0" w:rsidRPr="008A5B41" w:rsidRDefault="00413CE0" w:rsidP="00413CE0">
      <w:pPr>
        <w:jc w:val="both"/>
        <w:rPr>
          <w:lang w:val="es-MX"/>
        </w:rPr>
      </w:pPr>
      <w:r w:rsidRPr="008A5B41">
        <w:rPr>
          <w:lang w:val="es-MX"/>
        </w:rPr>
        <w:t>até mesmo os indígenas do Brasil. Então, poder ouvir esse relato, eu acho que é um grande privilégio. Te agradeço muito. Essas coisas, às vezes, a gente, que é das gerações mais jovens, olha para trás e pensa que está tudo pronto, né?</w:t>
      </w:r>
    </w:p>
    <w:p w14:paraId="7A3259C9" w14:textId="77777777" w:rsidR="00413CE0" w:rsidRPr="008A5B41" w:rsidRDefault="00413CE0" w:rsidP="00413CE0">
      <w:pPr>
        <w:jc w:val="both"/>
        <w:rPr>
          <w:lang w:val="es-MX"/>
        </w:rPr>
      </w:pPr>
      <w:r w:rsidRPr="008A5B41">
        <w:rPr>
          <w:lang w:val="es-MX"/>
        </w:rPr>
        <w:t>Não está nada pronto. As coisas vão nascendo, as coisas vão construindo. Ver que depois de quase uma década de debate sobre esse tema, com essa palavra, a gente agora,</w:t>
      </w:r>
    </w:p>
    <w:p w14:paraId="78AB77D1" w14:textId="77777777" w:rsidR="00413CE0" w:rsidRPr="008A5B41" w:rsidRDefault="00413CE0" w:rsidP="00413CE0">
      <w:pPr>
        <w:jc w:val="both"/>
        <w:rPr>
          <w:lang w:val="es-MX"/>
        </w:rPr>
      </w:pPr>
      <w:r w:rsidRPr="008A5B41">
        <w:rPr>
          <w:lang w:val="es-MX"/>
        </w:rPr>
        <w:t>que tem as primeiras publicações sobre os conceitos das mulheres negras, traz para mim uma questão muito da agência. Se a gente quer ver as coisas acontecendo, a gente tem que construir e você faz muito isso. Então, para mim, é uma honra poder</w:t>
      </w:r>
    </w:p>
    <w:p w14:paraId="65207A3F" w14:textId="77777777" w:rsidR="00413CE0" w:rsidRPr="008A5B41" w:rsidRDefault="00413CE0" w:rsidP="00413CE0">
      <w:pPr>
        <w:jc w:val="both"/>
        <w:rPr>
          <w:lang w:val="es-MX"/>
        </w:rPr>
      </w:pPr>
      <w:r w:rsidRPr="008A5B41">
        <w:rPr>
          <w:lang w:val="es-MX"/>
        </w:rPr>
        <w:t xml:space="preserve">registrar um pouquinho dessa história. </w:t>
      </w:r>
      <w:r w:rsidRPr="00DB51E7">
        <w:rPr>
          <w:lang w:val="es-MX"/>
        </w:rPr>
        <w:t xml:space="preserve">E, mano, eu... Obrigada. </w:t>
      </w:r>
      <w:r w:rsidRPr="008A5B41">
        <w:rPr>
          <w:lang w:val="es-MX"/>
        </w:rPr>
        <w:t>Puxando desse seu relato, com base nessa experiência tão rica dentro da academia e dos movimentos sociais,</w:t>
      </w:r>
    </w:p>
    <w:p w14:paraId="29FE9D54" w14:textId="77777777" w:rsidR="00413CE0" w:rsidRPr="008A5B41" w:rsidRDefault="00413CE0" w:rsidP="00413CE0">
      <w:pPr>
        <w:jc w:val="both"/>
        <w:rPr>
          <w:lang w:val="es-MX"/>
        </w:rPr>
      </w:pPr>
      <w:r w:rsidRPr="008A5B41">
        <w:rPr>
          <w:lang w:val="es-MX"/>
        </w:rPr>
        <w:t>quais que você diria que são as principais tendências de pesquisa em florescimento humano, considerando aí o bem viver, né? Tanto aqui no Brasil, quanto na América Latina. Pensando no atual e também projeções para o futuro,</w:t>
      </w:r>
    </w:p>
    <w:p w14:paraId="27E65C36" w14:textId="77777777" w:rsidR="00413CE0" w:rsidRPr="008A5B41" w:rsidRDefault="00413CE0" w:rsidP="00413CE0">
      <w:pPr>
        <w:jc w:val="both"/>
        <w:rPr>
          <w:lang w:val="es-MX"/>
        </w:rPr>
      </w:pPr>
      <w:r w:rsidRPr="008A5B41">
        <w:rPr>
          <w:lang w:val="es-MX"/>
        </w:rPr>
        <w:t>temas de urgência que estão sendo interpretados como urgentes. As principais tendências, né?</w:t>
      </w:r>
    </w:p>
    <w:p w14:paraId="4B6C3C0A" w14:textId="77777777" w:rsidR="00413CE0" w:rsidRPr="008A5B41" w:rsidRDefault="00413CE0" w:rsidP="00413CE0">
      <w:pPr>
        <w:jc w:val="both"/>
        <w:rPr>
          <w:lang w:val="es-MX"/>
        </w:rPr>
      </w:pPr>
    </w:p>
    <w:p w14:paraId="12481CDC" w14:textId="7E13FDCA" w:rsidR="00413CE0" w:rsidRPr="008A5B41" w:rsidRDefault="00DB51E7" w:rsidP="00413CE0">
      <w:pPr>
        <w:jc w:val="both"/>
        <w:rPr>
          <w:lang w:val="es-MX"/>
        </w:rPr>
      </w:pPr>
      <w:r>
        <w:rPr>
          <w:lang w:val="es-MX"/>
        </w:rPr>
        <w:t>Juliana Gonçalves</w:t>
      </w:r>
    </w:p>
    <w:p w14:paraId="7387D380" w14:textId="77777777" w:rsidR="00413CE0" w:rsidRPr="008A5B41" w:rsidRDefault="00413CE0" w:rsidP="00413CE0">
      <w:pPr>
        <w:jc w:val="both"/>
        <w:rPr>
          <w:lang w:val="es-MX"/>
        </w:rPr>
      </w:pPr>
      <w:r w:rsidRPr="008A5B41">
        <w:rPr>
          <w:lang w:val="es-MX"/>
        </w:rPr>
        <w:t>Tendências. Ótimo.</w:t>
      </w:r>
    </w:p>
    <w:p w14:paraId="3CC9BC74" w14:textId="77777777" w:rsidR="00413CE0" w:rsidRPr="008A5B41" w:rsidRDefault="00413CE0" w:rsidP="00413CE0">
      <w:pPr>
        <w:jc w:val="both"/>
        <w:rPr>
          <w:lang w:val="es-MX"/>
        </w:rPr>
      </w:pPr>
    </w:p>
    <w:p w14:paraId="224F77CC" w14:textId="00D26CA7" w:rsidR="00413CE0" w:rsidRPr="008A5B41" w:rsidRDefault="00DB51E7" w:rsidP="00413CE0">
      <w:pPr>
        <w:jc w:val="both"/>
        <w:rPr>
          <w:lang w:val="es-MX"/>
        </w:rPr>
      </w:pPr>
      <w:r>
        <w:rPr>
          <w:lang w:val="es-MX"/>
        </w:rPr>
        <w:t>Iara Vicente</w:t>
      </w:r>
    </w:p>
    <w:p w14:paraId="5DB395CA" w14:textId="77777777" w:rsidR="00413CE0" w:rsidRPr="008A5B41" w:rsidRDefault="00413CE0" w:rsidP="00413CE0">
      <w:pPr>
        <w:jc w:val="both"/>
        <w:rPr>
          <w:lang w:val="es-MX"/>
        </w:rPr>
      </w:pPr>
      <w:r w:rsidRPr="008A5B41">
        <w:rPr>
          <w:lang w:val="es-MX"/>
        </w:rPr>
        <w:t>Isso. No Brasil e na América Latina. Atuais e para o futuro. O que você vê se movimentando nesse tema do bem viver?</w:t>
      </w:r>
    </w:p>
    <w:p w14:paraId="4D864790" w14:textId="77777777" w:rsidR="00413CE0" w:rsidRPr="008A5B41" w:rsidRDefault="00413CE0" w:rsidP="00413CE0">
      <w:pPr>
        <w:jc w:val="both"/>
        <w:rPr>
          <w:lang w:val="es-MX"/>
        </w:rPr>
      </w:pPr>
    </w:p>
    <w:p w14:paraId="33744FB5" w14:textId="6A68A429" w:rsidR="00413CE0" w:rsidRPr="008A5B41" w:rsidRDefault="00DB51E7" w:rsidP="00413CE0">
      <w:pPr>
        <w:jc w:val="both"/>
        <w:rPr>
          <w:lang w:val="es-MX"/>
        </w:rPr>
      </w:pPr>
      <w:r>
        <w:rPr>
          <w:lang w:val="es-MX"/>
        </w:rPr>
        <w:t>Juliana Gonçalves</w:t>
      </w:r>
    </w:p>
    <w:p w14:paraId="102297EA" w14:textId="77777777" w:rsidR="00413CE0" w:rsidRPr="008A5B41" w:rsidRDefault="00413CE0" w:rsidP="00413CE0">
      <w:pPr>
        <w:jc w:val="both"/>
        <w:rPr>
          <w:lang w:val="es-MX"/>
        </w:rPr>
      </w:pPr>
      <w:r w:rsidRPr="008A5B41">
        <w:rPr>
          <w:lang w:val="es-MX"/>
        </w:rPr>
        <w:t>Sim. Nós temos, nesse tema do bem viver, uma oportunidade muito grande de discutir, a partir de um viés mais macro,</w:t>
      </w:r>
    </w:p>
    <w:p w14:paraId="1A2AB896" w14:textId="77777777" w:rsidR="00413CE0" w:rsidRPr="008A5B41" w:rsidRDefault="00413CE0" w:rsidP="00413CE0">
      <w:pPr>
        <w:jc w:val="both"/>
        <w:rPr>
          <w:lang w:val="es-MX"/>
        </w:rPr>
      </w:pPr>
      <w:r w:rsidRPr="008A5B41">
        <w:rPr>
          <w:lang w:val="es-MX"/>
        </w:rPr>
        <w:lastRenderedPageBreak/>
        <w:t>muitas vezes, embora falem diretamente sobre a experiência de comunidades negras aqui, muitas vezes são apartados de nós.</w:t>
      </w:r>
    </w:p>
    <w:p w14:paraId="73F81E64" w14:textId="77777777" w:rsidR="00413CE0" w:rsidRPr="008A5B41" w:rsidRDefault="00413CE0" w:rsidP="00413CE0">
      <w:pPr>
        <w:jc w:val="both"/>
        <w:rPr>
          <w:lang w:val="es-MX"/>
        </w:rPr>
      </w:pPr>
      <w:r w:rsidRPr="008A5B41">
        <w:rPr>
          <w:lang w:val="es-MX"/>
        </w:rPr>
        <w:t>Um exemplo disso é a própria crise climática e o racismo ambiental, que são temas urgentes, urgentíssimos, mas que a gente até hoje</w:t>
      </w:r>
    </w:p>
    <w:p w14:paraId="10B2E29C" w14:textId="77777777" w:rsidR="00413CE0" w:rsidRPr="008A5B41" w:rsidRDefault="00413CE0" w:rsidP="00413CE0">
      <w:pPr>
        <w:jc w:val="both"/>
        <w:rPr>
          <w:lang w:val="es-MX"/>
        </w:rPr>
      </w:pPr>
      <w:r w:rsidRPr="008A5B41">
        <w:rPr>
          <w:lang w:val="es-MX"/>
        </w:rPr>
        <w:t>pode ver uma série de pesquisadores, cientistas, e... especialistas do tema, fazendo toda uma discussão sobre a crise climática</w:t>
      </w:r>
    </w:p>
    <w:p w14:paraId="39AC2CF3" w14:textId="77777777" w:rsidR="00413CE0" w:rsidRPr="008A5B41" w:rsidRDefault="00413CE0" w:rsidP="00413CE0">
      <w:pPr>
        <w:jc w:val="both"/>
        <w:rPr>
          <w:lang w:val="es-MX"/>
        </w:rPr>
      </w:pPr>
      <w:r w:rsidRPr="008A5B41">
        <w:rPr>
          <w:lang w:val="es-MX"/>
        </w:rPr>
        <w:t>sem pontuar a população negra, a população quilombola, a população indígena, e como elas ficam refém desses processos. Então, acho que quando</w:t>
      </w:r>
    </w:p>
    <w:p w14:paraId="1D453B8C" w14:textId="77777777" w:rsidR="00413CE0" w:rsidRPr="008A5B41" w:rsidRDefault="00413CE0" w:rsidP="00413CE0">
      <w:pPr>
        <w:jc w:val="both"/>
        <w:rPr>
          <w:lang w:val="es-MX"/>
        </w:rPr>
      </w:pPr>
      <w:r w:rsidRPr="008A5B41">
        <w:rPr>
          <w:lang w:val="es-MX"/>
        </w:rPr>
        <w:t>a gente traz a concepção do bem viver, esse lugar que coloca a natureza enquanto um ente,</w:t>
      </w:r>
    </w:p>
    <w:p w14:paraId="040A3877" w14:textId="77777777" w:rsidR="00413CE0" w:rsidRPr="008A5B41" w:rsidRDefault="00413CE0" w:rsidP="00413CE0">
      <w:pPr>
        <w:jc w:val="both"/>
        <w:rPr>
          <w:lang w:val="es-MX"/>
        </w:rPr>
      </w:pPr>
      <w:r w:rsidRPr="008A5B41">
        <w:rPr>
          <w:lang w:val="es-MX"/>
        </w:rPr>
        <w:t>que também tem direitos a serem respeitados, que é uma construção que vem já dos povos andinos e indígenas, e que as mulheres negras também abraçam</w:t>
      </w:r>
    </w:p>
    <w:p w14:paraId="1724CF1A" w14:textId="77777777" w:rsidR="00413CE0" w:rsidRPr="008A5B41" w:rsidRDefault="00413CE0" w:rsidP="00413CE0">
      <w:pPr>
        <w:jc w:val="both"/>
        <w:rPr>
          <w:lang w:val="es-MX"/>
        </w:rPr>
      </w:pPr>
      <w:r w:rsidRPr="008A5B41">
        <w:rPr>
          <w:lang w:val="es-MX"/>
        </w:rPr>
        <w:t>quando vão fazer discussões com relação ao racismo ambiental, ao lugar que as comunidades tradicionais, que as marisqueiras, que as pescadoras têm,</w:t>
      </w:r>
    </w:p>
    <w:p w14:paraId="7A29CFD0" w14:textId="77777777" w:rsidR="00413CE0" w:rsidRPr="008A5B41" w:rsidRDefault="00413CE0" w:rsidP="00413CE0">
      <w:pPr>
        <w:jc w:val="both"/>
        <w:rPr>
          <w:lang w:val="es-MX"/>
        </w:rPr>
      </w:pPr>
      <w:r w:rsidRPr="008A5B41">
        <w:rPr>
          <w:lang w:val="es-MX"/>
        </w:rPr>
        <w:t>enquanto pessoas ambientalistas que vão cuidar da natureza, mesmo não tendo esse título,</w:t>
      </w:r>
    </w:p>
    <w:p w14:paraId="311667AF" w14:textId="77777777" w:rsidR="00413CE0" w:rsidRPr="008A5B41" w:rsidRDefault="00413CE0" w:rsidP="00413CE0">
      <w:pPr>
        <w:jc w:val="both"/>
        <w:rPr>
          <w:lang w:val="es-MX"/>
        </w:rPr>
      </w:pPr>
      <w:r w:rsidRPr="008A5B41">
        <w:rPr>
          <w:lang w:val="es-MX"/>
        </w:rPr>
        <w:t>mesmo não tendo essa chancela acadêmica. Então, o bem viver atrelado a essas discussões</w:t>
      </w:r>
    </w:p>
    <w:p w14:paraId="439467A3" w14:textId="77777777" w:rsidR="00413CE0" w:rsidRPr="008A5B41" w:rsidRDefault="00413CE0" w:rsidP="00413CE0">
      <w:pPr>
        <w:jc w:val="both"/>
        <w:rPr>
          <w:lang w:val="es-MX"/>
        </w:rPr>
      </w:pPr>
      <w:r w:rsidRPr="008A5B41">
        <w:rPr>
          <w:lang w:val="es-MX"/>
        </w:rPr>
        <w:t>traz ainda de um jeito mais pulsante essa emergência dessa discussão da natureza e dessa relação com a natureza.</w:t>
      </w:r>
    </w:p>
    <w:p w14:paraId="2F58A17F" w14:textId="77777777" w:rsidR="00413CE0" w:rsidRPr="008A5B41" w:rsidRDefault="00413CE0" w:rsidP="00413CE0">
      <w:pPr>
        <w:jc w:val="both"/>
        <w:rPr>
          <w:lang w:val="es-MX"/>
        </w:rPr>
      </w:pPr>
      <w:r w:rsidRPr="008A5B41">
        <w:rPr>
          <w:lang w:val="es-MX"/>
        </w:rPr>
        <w:t>E que as comunidades negras, as comunidades quilombolas, as indígenas, os povos indígenas têm essa relação a partir de outro lugar.</w:t>
      </w:r>
    </w:p>
    <w:p w14:paraId="76385156" w14:textId="77777777" w:rsidR="00413CE0" w:rsidRPr="008A5B41" w:rsidRDefault="00413CE0" w:rsidP="00413CE0">
      <w:pPr>
        <w:jc w:val="both"/>
        <w:rPr>
          <w:lang w:val="es-MX"/>
        </w:rPr>
      </w:pPr>
      <w:r w:rsidRPr="008A5B41">
        <w:rPr>
          <w:lang w:val="es-MX"/>
        </w:rPr>
        <w:t>Muitas não é, por exemplo, esse olhar do respeito às diversas as diversas formas de professar a fé</w:t>
      </w:r>
    </w:p>
    <w:p w14:paraId="69954607" w14:textId="77777777" w:rsidR="00413CE0" w:rsidRPr="008A5B41" w:rsidRDefault="00413CE0" w:rsidP="00413CE0">
      <w:pPr>
        <w:jc w:val="both"/>
        <w:rPr>
          <w:lang w:val="es-MX"/>
        </w:rPr>
      </w:pPr>
      <w:r w:rsidRPr="008A5B41">
        <w:rPr>
          <w:lang w:val="es-MX"/>
        </w:rPr>
        <w:t>e o que bate o racismo religioso também é um outro lugar. E essa tem um papel importante</w:t>
      </w:r>
    </w:p>
    <w:p w14:paraId="1EAC6911" w14:textId="77777777" w:rsidR="00413CE0" w:rsidRPr="008A5B41" w:rsidRDefault="00413CE0" w:rsidP="00413CE0">
      <w:pPr>
        <w:jc w:val="both"/>
        <w:rPr>
          <w:lang w:val="es-MX"/>
        </w:rPr>
      </w:pPr>
      <w:r w:rsidRPr="008A5B41">
        <w:rPr>
          <w:lang w:val="es-MX"/>
        </w:rPr>
        <w:t>porque as visões de maternidades africanas elas vão abrir o diálogo com a natureza, com esse ser estar no mundo a partir de outras perspectivas</w:t>
      </w:r>
    </w:p>
    <w:p w14:paraId="57476194" w14:textId="77777777" w:rsidR="00413CE0" w:rsidRPr="008A5B41" w:rsidRDefault="00413CE0" w:rsidP="00413CE0">
      <w:pPr>
        <w:jc w:val="both"/>
        <w:rPr>
          <w:lang w:val="es-MX"/>
        </w:rPr>
      </w:pPr>
      <w:r w:rsidRPr="008A5B41">
        <w:rPr>
          <w:lang w:val="es-MX"/>
        </w:rPr>
        <w:t>que não são perspectivas exploratórias, degradantes. Então, são perspectivas que se afastam do que muitas vezes o norte global coloca como centro</w:t>
      </w:r>
    </w:p>
    <w:p w14:paraId="687751A4" w14:textId="77777777" w:rsidR="00413CE0" w:rsidRPr="008A5B41" w:rsidRDefault="00413CE0" w:rsidP="00413CE0">
      <w:pPr>
        <w:jc w:val="both"/>
        <w:rPr>
          <w:lang w:val="es-MX"/>
        </w:rPr>
      </w:pPr>
      <w:r w:rsidRPr="008A5B41">
        <w:rPr>
          <w:lang w:val="es-MX"/>
        </w:rPr>
        <w:lastRenderedPageBreak/>
        <w:t>e vai se aproximando cada vez mais dos valores civilizatórios africanos e afro-brasileiros. Então, a forma que a gente respeita um rio,</w:t>
      </w:r>
    </w:p>
    <w:p w14:paraId="4483E97A" w14:textId="77777777" w:rsidR="00413CE0" w:rsidRPr="008A5B41" w:rsidRDefault="00413CE0" w:rsidP="00413CE0">
      <w:pPr>
        <w:jc w:val="both"/>
        <w:rPr>
          <w:lang w:val="es-MX"/>
        </w:rPr>
      </w:pPr>
      <w:r w:rsidRPr="008A5B41">
        <w:rPr>
          <w:lang w:val="es-MX"/>
        </w:rPr>
        <w:t>a forma como a gente respeita uma árvore e aí eu até falo sobre isso, o respeito da árvore é entender a concepção da árvore enquanto ser</w:t>
      </w:r>
    </w:p>
    <w:p w14:paraId="13A0D28D" w14:textId="77777777" w:rsidR="00413CE0" w:rsidRPr="008A5B41" w:rsidRDefault="00413CE0" w:rsidP="00413CE0">
      <w:pPr>
        <w:jc w:val="both"/>
        <w:rPr>
          <w:lang w:val="es-MX"/>
        </w:rPr>
      </w:pPr>
      <w:r w:rsidRPr="008A5B41">
        <w:rPr>
          <w:lang w:val="es-MX"/>
        </w:rPr>
        <w:t>que tem direitos como eu também. E que aí a religião vai dizer, eu não sei se dentro daquela árvore mora uma entidade, mora um orixá,</w:t>
      </w:r>
    </w:p>
    <w:p w14:paraId="1BBA2DE9" w14:textId="77777777" w:rsidR="00413CE0" w:rsidRPr="008A5B41" w:rsidRDefault="00413CE0" w:rsidP="00413CE0">
      <w:pPr>
        <w:jc w:val="both"/>
        <w:rPr>
          <w:lang w:val="es-MX"/>
        </w:rPr>
      </w:pPr>
      <w:r w:rsidRPr="008A5B41">
        <w:rPr>
          <w:lang w:val="es-MX"/>
        </w:rPr>
        <w:t>tem uma cantiga dentro do candomblé que eu faço parte que fala justamente sobre isso. É uma cantiga para Otin, que é uma caçadora</w:t>
      </w:r>
    </w:p>
    <w:p w14:paraId="50801072" w14:textId="77777777" w:rsidR="00413CE0" w:rsidRPr="008A5B41" w:rsidRDefault="00413CE0" w:rsidP="00413CE0">
      <w:pPr>
        <w:jc w:val="both"/>
        <w:rPr>
          <w:lang w:val="es-MX"/>
        </w:rPr>
      </w:pPr>
      <w:r w:rsidRPr="008A5B41">
        <w:rPr>
          <w:lang w:val="es-MX"/>
        </w:rPr>
        <w:t>e a cantiga vai dizer dentro da árvore mora a mãe da prosperidade. Então, a relação que você estabelece a partir disso é outra. E aí na minha pesquisa, por exemplo,</w:t>
      </w:r>
    </w:p>
    <w:p w14:paraId="5C03C638" w14:textId="77777777" w:rsidR="00413CE0" w:rsidRPr="008A5B41" w:rsidRDefault="00413CE0" w:rsidP="00413CE0">
      <w:pPr>
        <w:jc w:val="both"/>
        <w:rPr>
          <w:lang w:val="es-MX"/>
        </w:rPr>
      </w:pPr>
      <w:r w:rsidRPr="008A5B41">
        <w:rPr>
          <w:lang w:val="es-MX"/>
        </w:rPr>
        <w:t>uma das minhas colaboradoras de pesquisa e isso é importante dizer, do ponto de vista acadêmico, eu escolho os estudos culturais justamente por ser esse lugar interdisciplinar</w:t>
      </w:r>
    </w:p>
    <w:p w14:paraId="17D84643" w14:textId="77777777" w:rsidR="00413CE0" w:rsidRPr="008A5B41" w:rsidRDefault="00413CE0" w:rsidP="00413CE0">
      <w:pPr>
        <w:jc w:val="both"/>
        <w:rPr>
          <w:lang w:val="es-MX"/>
        </w:rPr>
      </w:pPr>
      <w:r w:rsidRPr="008A5B41">
        <w:rPr>
          <w:lang w:val="es-MX"/>
        </w:rPr>
        <w:t>onde eu poderia misturar um pouquinho de tudo, digamos assim. E tentar coisas novas. Então, eu coloco toda uma...</w:t>
      </w:r>
    </w:p>
    <w:p w14:paraId="5F0C2BBD" w14:textId="77777777" w:rsidR="00413CE0" w:rsidRPr="008A5B41" w:rsidRDefault="00413CE0" w:rsidP="00413CE0">
      <w:pPr>
        <w:jc w:val="both"/>
        <w:rPr>
          <w:lang w:val="es-MX"/>
        </w:rPr>
      </w:pPr>
      <w:r w:rsidRPr="008A5B41">
        <w:rPr>
          <w:lang w:val="es-MX"/>
        </w:rPr>
        <w:t>eu faço meu trabalho a partir de um método criado por uma feminista negra do Rio de Janeiro que se chama Rosália Lemos,</w:t>
      </w:r>
    </w:p>
    <w:p w14:paraId="70F6E2B9" w14:textId="77777777" w:rsidR="00413CE0" w:rsidRPr="008A5B41" w:rsidRDefault="00413CE0" w:rsidP="00413CE0">
      <w:pPr>
        <w:jc w:val="both"/>
        <w:rPr>
          <w:lang w:val="es-MX"/>
        </w:rPr>
      </w:pPr>
      <w:r w:rsidRPr="008A5B41">
        <w:rPr>
          <w:lang w:val="es-MX"/>
        </w:rPr>
        <w:t>que ela vai trazer justamente esse lugar, esse lugar do colaborador, da colaboradora de pesquisa. Então, quando eu estava ali fazendo as minhas entrevistas,</w:t>
      </w:r>
    </w:p>
    <w:p w14:paraId="4A64D715" w14:textId="77777777" w:rsidR="00413CE0" w:rsidRPr="008A5B41" w:rsidRDefault="00413CE0" w:rsidP="00413CE0">
      <w:pPr>
        <w:jc w:val="both"/>
        <w:rPr>
          <w:lang w:val="es-MX"/>
        </w:rPr>
      </w:pPr>
      <w:r w:rsidRPr="008A5B41">
        <w:rPr>
          <w:lang w:val="es-MX"/>
        </w:rPr>
        <w:t>trocando e-mails, não era esse lugar que eu queria estabelecer, tipo do entrevistador, digamos assim, consultando a fonte. Mas era uma relação colaborativa.</w:t>
      </w:r>
    </w:p>
    <w:p w14:paraId="199C0E7B" w14:textId="77777777" w:rsidR="00413CE0" w:rsidRPr="008A5B41" w:rsidRDefault="00413CE0" w:rsidP="00413CE0">
      <w:pPr>
        <w:jc w:val="both"/>
        <w:rPr>
          <w:lang w:val="es-MX"/>
        </w:rPr>
      </w:pPr>
      <w:r w:rsidRPr="008A5B41">
        <w:rPr>
          <w:lang w:val="es-MX"/>
        </w:rPr>
        <w:t>Então, por isso que eu falo que eu sistematizei nesse trabalho um saber que era múltiplo, porque eu tive 18 colaboradoras de pesquisa. Então, são mulheres que não só responderam meu questionário,</w:t>
      </w:r>
    </w:p>
    <w:p w14:paraId="12E453F6" w14:textId="77777777" w:rsidR="00413CE0" w:rsidRPr="008A5B41" w:rsidRDefault="00413CE0" w:rsidP="00413CE0">
      <w:pPr>
        <w:jc w:val="both"/>
        <w:rPr>
          <w:lang w:val="es-MX"/>
        </w:rPr>
      </w:pPr>
      <w:r w:rsidRPr="008A5B41">
        <w:rPr>
          <w:lang w:val="es-MX"/>
        </w:rPr>
        <w:t>como fizeram questão de registrar ali a visão e a construção que elas estavam fazendo a partir do Bem Viver. E uma dessas mulheres, por exemplo, é a Dulce Pereira,</w:t>
      </w:r>
    </w:p>
    <w:p w14:paraId="5C75BE96" w14:textId="77777777" w:rsidR="00413CE0" w:rsidRPr="008A5B41" w:rsidRDefault="00413CE0" w:rsidP="00413CE0">
      <w:pPr>
        <w:jc w:val="both"/>
        <w:rPr>
          <w:lang w:val="es-MX"/>
        </w:rPr>
      </w:pPr>
      <w:r w:rsidRPr="008A5B41">
        <w:rPr>
          <w:lang w:val="es-MX"/>
        </w:rPr>
        <w:t xml:space="preserve">que é a professora lá da universidade, da </w:t>
      </w:r>
      <w:r w:rsidRPr="000346DF">
        <w:rPr>
          <w:highlight w:val="yellow"/>
          <w:lang w:val="es-MX"/>
        </w:rPr>
        <w:t>UFOP</w:t>
      </w:r>
      <w:r w:rsidRPr="008A5B41">
        <w:rPr>
          <w:lang w:val="es-MX"/>
        </w:rPr>
        <w:t>, que fica ali em Mariana. E ela vai falar, por exemplo, fazendo alusão, inclusive, à tragédia de Mariana,</w:t>
      </w:r>
    </w:p>
    <w:p w14:paraId="2C1D5F81" w14:textId="77777777" w:rsidR="00413CE0" w:rsidRPr="008A5B41" w:rsidRDefault="00413CE0" w:rsidP="00413CE0">
      <w:pPr>
        <w:jc w:val="both"/>
        <w:rPr>
          <w:lang w:val="es-MX"/>
        </w:rPr>
      </w:pPr>
      <w:r w:rsidRPr="008A5B41">
        <w:rPr>
          <w:lang w:val="es-MX"/>
        </w:rPr>
        <w:t>ela fala assim, então, essa relação que a gente tem com o rio, como a gente recupera um rio? Não dá para achar que é um dano menor, assim. Por que é um dano menor? Você matou um rio inteiro e com ele,</w:t>
      </w:r>
    </w:p>
    <w:p w14:paraId="7DE597A0" w14:textId="77777777" w:rsidR="00413CE0" w:rsidRPr="008A5B41" w:rsidRDefault="00413CE0" w:rsidP="00413CE0">
      <w:pPr>
        <w:jc w:val="both"/>
        <w:rPr>
          <w:lang w:val="es-MX"/>
        </w:rPr>
      </w:pPr>
      <w:r w:rsidRPr="008A5B41">
        <w:rPr>
          <w:lang w:val="es-MX"/>
        </w:rPr>
        <w:lastRenderedPageBreak/>
        <w:t>camadas e camadas de vida que a gente consegue ver, que a gente não consegue ver, e causa danos por séculos. E alguém acha que isso não é um dano. É um dano menor, assim.</w:t>
      </w:r>
    </w:p>
    <w:p w14:paraId="6BF6C511" w14:textId="77777777" w:rsidR="00413CE0" w:rsidRPr="008A5B41" w:rsidRDefault="00413CE0" w:rsidP="00413CE0">
      <w:pPr>
        <w:jc w:val="both"/>
        <w:rPr>
          <w:lang w:val="es-MX"/>
        </w:rPr>
      </w:pPr>
      <w:r w:rsidRPr="008A5B41">
        <w:rPr>
          <w:lang w:val="es-MX"/>
        </w:rPr>
        <w:t>Então, ela vai estabelecendo também essa conexão. E aí, uma outra tendência, né? Então, falei da questão climática,</w:t>
      </w:r>
    </w:p>
    <w:p w14:paraId="74F30566" w14:textId="77777777" w:rsidR="00413CE0" w:rsidRPr="008A5B41" w:rsidRDefault="00413CE0" w:rsidP="00413CE0">
      <w:pPr>
        <w:jc w:val="both"/>
        <w:rPr>
          <w:lang w:val="es-MX"/>
        </w:rPr>
      </w:pPr>
      <w:r w:rsidRPr="008A5B41">
        <w:rPr>
          <w:lang w:val="es-MX"/>
        </w:rPr>
        <w:t>do racismo ambiental, né? Do combate ao racismo religioso. E aí, tem uma outra chave que eu acho que é importantíssima</w:t>
      </w:r>
    </w:p>
    <w:p w14:paraId="2A230D5F" w14:textId="77777777" w:rsidR="00413CE0" w:rsidRPr="008A5B41" w:rsidRDefault="00413CE0" w:rsidP="00413CE0">
      <w:pPr>
        <w:jc w:val="both"/>
        <w:rPr>
          <w:lang w:val="es-MX"/>
        </w:rPr>
      </w:pPr>
      <w:r w:rsidRPr="008A5B41">
        <w:rPr>
          <w:lang w:val="es-MX"/>
        </w:rPr>
        <w:t>e que também emerge desse ponto do Bem Viver, que é a gente pensar outras formas de organização, econômicas, que não passem pelo capitalismo.</w:t>
      </w:r>
    </w:p>
    <w:p w14:paraId="1DC4BDF8" w14:textId="77777777" w:rsidR="00413CE0" w:rsidRPr="008A5B41" w:rsidRDefault="00413CE0" w:rsidP="00413CE0">
      <w:pPr>
        <w:jc w:val="both"/>
        <w:rPr>
          <w:lang w:val="es-MX"/>
        </w:rPr>
      </w:pPr>
      <w:r w:rsidRPr="008A5B41">
        <w:rPr>
          <w:lang w:val="es-MX"/>
        </w:rPr>
        <w:t>Então, no meu trabalho, as mulheres trazem bastante isso, né? Enquanto uma forma de organização política. E ficou muito evidente, né?</w:t>
      </w:r>
    </w:p>
    <w:p w14:paraId="1FB89F60" w14:textId="77777777" w:rsidR="00413CE0" w:rsidRPr="008A5B41" w:rsidRDefault="00413CE0" w:rsidP="00413CE0">
      <w:pPr>
        <w:jc w:val="both"/>
        <w:rPr>
          <w:lang w:val="es-MX"/>
        </w:rPr>
      </w:pPr>
      <w:r w:rsidRPr="008A5B41">
        <w:rPr>
          <w:lang w:val="es-MX"/>
        </w:rPr>
        <w:t>Principalmente quando eu faço, e eu faço, eu tenho um capítulo dedicado ao Bem Viver, pensando Equador e Bolívia, justamente porque ali a gente tem uma experiência de bem viver que vai levar para um lado, né?</w:t>
      </w:r>
    </w:p>
    <w:p w14:paraId="08C6D5E8" w14:textId="77777777" w:rsidR="00413CE0" w:rsidRPr="008A5B41" w:rsidRDefault="00413CE0" w:rsidP="00413CE0">
      <w:pPr>
        <w:jc w:val="both"/>
        <w:rPr>
          <w:lang w:val="es-MX"/>
        </w:rPr>
      </w:pPr>
      <w:r w:rsidRPr="008A5B41">
        <w:rPr>
          <w:lang w:val="es-MX"/>
        </w:rPr>
        <w:t>Mais institucional, e que eu acho que já tem muito a nos ensinar, né? Com relação a como foi esse contexto em Bolívia e Equador. Eu posso falar mais disso depois.</w:t>
      </w:r>
    </w:p>
    <w:p w14:paraId="4F08E951" w14:textId="77777777" w:rsidR="00413CE0" w:rsidRPr="008A5B41" w:rsidRDefault="00413CE0" w:rsidP="00413CE0">
      <w:pPr>
        <w:jc w:val="both"/>
        <w:rPr>
          <w:lang w:val="es-MX"/>
        </w:rPr>
      </w:pPr>
      <w:r w:rsidRPr="008A5B41">
        <w:rPr>
          <w:lang w:val="es-MX"/>
        </w:rPr>
        <w:t>Mas, quando a gente analisa esse contexto, a gente vê que praticar ideias do Bem Viver dentro de uma chave capitalista</w:t>
      </w:r>
    </w:p>
    <w:p w14:paraId="23EB9F92" w14:textId="77777777" w:rsidR="00413CE0" w:rsidRPr="008A5B41" w:rsidRDefault="00413CE0" w:rsidP="00413CE0">
      <w:pPr>
        <w:jc w:val="both"/>
        <w:rPr>
          <w:lang w:val="es-MX"/>
        </w:rPr>
      </w:pPr>
      <w:r w:rsidRPr="008A5B41">
        <w:rPr>
          <w:lang w:val="es-MX"/>
        </w:rPr>
        <w:t>é um desafio quase intransponível, assim. Então, a necessidade de se pensar outras formas, formas econômicas, é importantíssimo.</w:t>
      </w:r>
    </w:p>
    <w:p w14:paraId="21556108" w14:textId="77777777" w:rsidR="00413CE0" w:rsidRPr="008A5B41" w:rsidRDefault="00413CE0" w:rsidP="00413CE0">
      <w:pPr>
        <w:jc w:val="both"/>
        <w:rPr>
          <w:lang w:val="es-MX"/>
        </w:rPr>
      </w:pPr>
      <w:r w:rsidRPr="008A5B41">
        <w:rPr>
          <w:lang w:val="es-MX"/>
        </w:rPr>
        <w:t>E tem uma delas que eu exploro no meu trabalho, fruto da inquietação das mulheres que eu ouvi, diz respeito ao desenvolvimento, né?</w:t>
      </w:r>
    </w:p>
    <w:p w14:paraId="63784433" w14:textId="77777777" w:rsidR="00413CE0" w:rsidRPr="008A5B41" w:rsidRDefault="00413CE0" w:rsidP="00413CE0">
      <w:pPr>
        <w:jc w:val="both"/>
        <w:rPr>
          <w:lang w:val="es-MX"/>
        </w:rPr>
      </w:pPr>
      <w:r w:rsidRPr="008A5B41">
        <w:rPr>
          <w:lang w:val="es-MX"/>
        </w:rPr>
        <w:t>E o desenvolvimentismo enquanto a grande toada do progresso da humanidade. Quando, na verdade, esse desenvolvimento acontece muitas vezes, na maioria das vezes,</w:t>
      </w:r>
    </w:p>
    <w:p w14:paraId="17DD3FA2" w14:textId="77777777" w:rsidR="00413CE0" w:rsidRPr="008A5B41" w:rsidRDefault="00413CE0" w:rsidP="00413CE0">
      <w:pPr>
        <w:jc w:val="both"/>
        <w:rPr>
          <w:lang w:val="es-MX"/>
        </w:rPr>
      </w:pPr>
      <w:r w:rsidRPr="008A5B41">
        <w:rPr>
          <w:lang w:val="es-MX"/>
        </w:rPr>
        <w:t>com a hierarquização de corpos, com a hierarquização de saberes, com o epistemicídio, e em cima mesmo de corpos negros, indígenas, de tudo que não é branco, eurocêntrico, né?</w:t>
      </w:r>
    </w:p>
    <w:p w14:paraId="1DDEDAEF" w14:textId="77777777" w:rsidR="00413CE0" w:rsidRPr="008A5B41" w:rsidRDefault="00413CE0" w:rsidP="00413CE0">
      <w:pPr>
        <w:jc w:val="both"/>
        <w:rPr>
          <w:lang w:val="es-MX"/>
        </w:rPr>
      </w:pPr>
      <w:r w:rsidRPr="008A5B41">
        <w:rPr>
          <w:lang w:val="es-MX"/>
        </w:rPr>
        <w:t>E do norte global. Então, quando a gente encara essa guerra, digamos assim, contra o desenvolvimentismo, a gente vai entendendo o desenvolvimento</w:t>
      </w:r>
    </w:p>
    <w:p w14:paraId="0981B554" w14:textId="77777777" w:rsidR="00413CE0" w:rsidRPr="008A5B41" w:rsidRDefault="00413CE0" w:rsidP="00413CE0">
      <w:pPr>
        <w:jc w:val="both"/>
        <w:rPr>
          <w:lang w:val="es-MX"/>
        </w:rPr>
      </w:pPr>
      <w:r w:rsidRPr="008A5B41">
        <w:rPr>
          <w:lang w:val="es-MX"/>
        </w:rPr>
        <w:t>enquanto uma fase crítica, no nosso ver, né? Do capitalismo. Enquanto o capitalismo vive em crise,</w:t>
      </w:r>
    </w:p>
    <w:p w14:paraId="50161B53" w14:textId="77777777" w:rsidR="00413CE0" w:rsidRPr="008A5B41" w:rsidRDefault="00413CE0" w:rsidP="00413CE0">
      <w:pPr>
        <w:jc w:val="both"/>
        <w:rPr>
          <w:lang w:val="es-MX"/>
        </w:rPr>
      </w:pPr>
      <w:r w:rsidRPr="008A5B41">
        <w:rPr>
          <w:lang w:val="es-MX"/>
        </w:rPr>
        <w:lastRenderedPageBreak/>
        <w:t>que faz parte da sua concepção estar em crise, e que essas crises vão cada vez mais ampliando as desigualdades entre todas as pessoas,</w:t>
      </w:r>
    </w:p>
    <w:p w14:paraId="7B2327C0" w14:textId="77777777" w:rsidR="00413CE0" w:rsidRPr="008A5B41" w:rsidRDefault="00413CE0" w:rsidP="00413CE0">
      <w:pPr>
        <w:jc w:val="both"/>
        <w:rPr>
          <w:lang w:val="es-MX"/>
        </w:rPr>
      </w:pPr>
      <w:r w:rsidRPr="008A5B41">
        <w:rPr>
          <w:lang w:val="es-MX"/>
        </w:rPr>
        <w:t>e aí a gente sabe, no funil, quem é que fica com as maiores mazelas. E aí, nesse sentido, eu coloco o modelo econômico em xeque, né?</w:t>
      </w:r>
    </w:p>
    <w:p w14:paraId="0EB8E079" w14:textId="40F1E707" w:rsidR="00413CE0" w:rsidRPr="008A5B41" w:rsidRDefault="00413CE0" w:rsidP="00413CE0">
      <w:pPr>
        <w:jc w:val="both"/>
        <w:rPr>
          <w:lang w:val="es-MX"/>
        </w:rPr>
      </w:pPr>
      <w:r w:rsidRPr="48403F2D">
        <w:rPr>
          <w:lang w:val="es-MX"/>
        </w:rPr>
        <w:t xml:space="preserve">Porque as mulheres traziam assim, por quê? Por que a gente precisa correr atrás do desenvolvimento? O desenvolvimento muitas vezes </w:t>
      </w:r>
      <w:ins w:id="6" w:author="iara@nossaterrafirme.com" w:date="2024-07-18T06:22:00Z">
        <w:r w:rsidR="10A53152" w:rsidRPr="48403F2D">
          <w:rPr>
            <w:lang w:val="es-MX"/>
          </w:rPr>
          <w:t>im</w:t>
        </w:r>
      </w:ins>
      <w:r w:rsidRPr="48403F2D">
        <w:rPr>
          <w:lang w:val="es-MX"/>
        </w:rPr>
        <w:t>pede que eu passe, né?</w:t>
      </w:r>
    </w:p>
    <w:p w14:paraId="65882ED6" w14:textId="406FC52B" w:rsidR="00413CE0" w:rsidRPr="008A5B41" w:rsidRDefault="00413CE0" w:rsidP="00413CE0">
      <w:pPr>
        <w:jc w:val="both"/>
        <w:rPr>
          <w:lang w:val="es-MX"/>
        </w:rPr>
      </w:pPr>
      <w:r w:rsidRPr="48403F2D">
        <w:rPr>
          <w:lang w:val="es-MX"/>
        </w:rPr>
        <w:t>Tipo,</w:t>
      </w:r>
      <w:ins w:id="7" w:author="iara@nossaterrafirme.com" w:date="2024-07-18T06:23:00Z">
        <w:r w:rsidR="78AB35AD" w:rsidRPr="48403F2D">
          <w:rPr>
            <w:lang w:val="es-MX"/>
          </w:rPr>
          <w:t xml:space="preserve"> pede</w:t>
        </w:r>
      </w:ins>
      <w:r w:rsidRPr="48403F2D">
        <w:rPr>
          <w:lang w:val="es-MX"/>
        </w:rPr>
        <w:t xml:space="preserve"> que eu mude o curso de um rio, que eu passe em um parque,</w:t>
      </w:r>
    </w:p>
    <w:p w14:paraId="3479C061" w14:textId="77777777" w:rsidR="00413CE0" w:rsidRPr="008A5B41" w:rsidRDefault="00413CE0" w:rsidP="00413CE0">
      <w:pPr>
        <w:jc w:val="both"/>
        <w:rPr>
          <w:lang w:val="es-MX"/>
        </w:rPr>
      </w:pPr>
      <w:r w:rsidRPr="008A5B41">
        <w:rPr>
          <w:lang w:val="es-MX"/>
        </w:rPr>
        <w:t>uma rodovia, no meio de uma aldeia indígena. Então, assim, ela tenta entender que é importante a gente olhar para essa questão econômica. Então, eu acho que no bem viver,</w:t>
      </w:r>
    </w:p>
    <w:p w14:paraId="3DD60DA6" w14:textId="77777777" w:rsidR="00413CE0" w:rsidRPr="008A5B41" w:rsidRDefault="00413CE0" w:rsidP="00413CE0">
      <w:pPr>
        <w:jc w:val="both"/>
        <w:rPr>
          <w:lang w:val="es-MX"/>
        </w:rPr>
      </w:pPr>
      <w:r w:rsidRPr="008A5B41">
        <w:rPr>
          <w:lang w:val="es-MX"/>
        </w:rPr>
        <w:t>e quando a gente pensa nesse reflorescimento humano, do humano estar no centro, mas não numa ideia...</w:t>
      </w:r>
    </w:p>
    <w:p w14:paraId="57D66CEC" w14:textId="77777777" w:rsidR="00413CE0" w:rsidRPr="008A5B41" w:rsidRDefault="00413CE0" w:rsidP="00413CE0">
      <w:pPr>
        <w:jc w:val="both"/>
        <w:rPr>
          <w:lang w:val="es-MX"/>
        </w:rPr>
      </w:pPr>
      <w:r w:rsidRPr="008A5B41">
        <w:rPr>
          <w:lang w:val="es-MX"/>
        </w:rPr>
        <w:t>Não numa ideia antropocêntrica, né? De colocar o homem acima de todos, mas entender o homem enquanto um ente nesse sistema, nesse ecossistema onde a natureza tem direitos,</w:t>
      </w:r>
    </w:p>
    <w:p w14:paraId="581D8ED9" w14:textId="77777777" w:rsidR="00413CE0" w:rsidRPr="008A5B41" w:rsidRDefault="00413CE0" w:rsidP="00413CE0">
      <w:pPr>
        <w:jc w:val="both"/>
        <w:rPr>
          <w:lang w:val="es-MX"/>
        </w:rPr>
      </w:pPr>
      <w:r w:rsidRPr="008A5B41">
        <w:rPr>
          <w:lang w:val="es-MX"/>
        </w:rPr>
        <w:t>onde território precisa ser respeitado, onde quem veio antes precisa ser respeitado, onde as múltiplas culturas precisam ser respeitadas, porque a gente tem diversas formas de estar organizados.</w:t>
      </w:r>
    </w:p>
    <w:p w14:paraId="00FDF101" w14:textId="77777777" w:rsidR="00413CE0" w:rsidRPr="008A5B41" w:rsidRDefault="00413CE0" w:rsidP="00413CE0">
      <w:pPr>
        <w:jc w:val="both"/>
        <w:rPr>
          <w:lang w:val="es-MX"/>
        </w:rPr>
      </w:pPr>
      <w:r w:rsidRPr="008A5B41">
        <w:rPr>
          <w:lang w:val="es-MX"/>
        </w:rPr>
        <w:t>E aí, quando eu falo de Bolívia e Equador, eu vou trazer, por exemplo, os estados plurinacionais, mesmo sabendo que é uma discussão muito complexa,</w:t>
      </w:r>
    </w:p>
    <w:p w14:paraId="2913627F" w14:textId="77777777" w:rsidR="00413CE0" w:rsidRPr="008A5B41" w:rsidRDefault="00413CE0" w:rsidP="00413CE0">
      <w:pPr>
        <w:jc w:val="both"/>
        <w:rPr>
          <w:lang w:val="es-MX"/>
        </w:rPr>
      </w:pPr>
      <w:r w:rsidRPr="008A5B41">
        <w:rPr>
          <w:lang w:val="es-MX"/>
        </w:rPr>
        <w:t>mas para discutir o modelo econômico, no racional que eu faço no meu trabalho, a gente precisa primeiro discutir o estado.</w:t>
      </w:r>
    </w:p>
    <w:p w14:paraId="67B65F47" w14:textId="77777777" w:rsidR="00413CE0" w:rsidRPr="008A5B41" w:rsidRDefault="00413CE0" w:rsidP="00413CE0">
      <w:pPr>
        <w:jc w:val="both"/>
        <w:rPr>
          <w:lang w:val="es-MX"/>
        </w:rPr>
      </w:pPr>
      <w:r w:rsidRPr="008A5B41">
        <w:rPr>
          <w:lang w:val="es-MX"/>
        </w:rPr>
        <w:t>E que estado é esse? Porque o estado, se por um tempo a gente entendia o estado como esse provedor que devia prover direitos,</w:t>
      </w:r>
    </w:p>
    <w:p w14:paraId="5A721486" w14:textId="77777777" w:rsidR="00413CE0" w:rsidRPr="008A5B41" w:rsidRDefault="00413CE0" w:rsidP="00413CE0">
      <w:pPr>
        <w:jc w:val="both"/>
        <w:rPr>
          <w:lang w:val="es-MX"/>
        </w:rPr>
      </w:pPr>
      <w:r w:rsidRPr="008A5B41">
        <w:rPr>
          <w:lang w:val="es-MX"/>
        </w:rPr>
        <w:t>a gente entende também o estado enquanto grande violador de direitos humanos. Então, o que a gente precisa é discutir essa ideia do estado, o estado que a gente quer, para que a gente consiga também discutir outra forma</w:t>
      </w:r>
    </w:p>
    <w:p w14:paraId="658A4639" w14:textId="77777777" w:rsidR="00413CE0" w:rsidRPr="008A5B41" w:rsidRDefault="00413CE0" w:rsidP="00413CE0">
      <w:pPr>
        <w:jc w:val="both"/>
        <w:rPr>
          <w:lang w:val="es-MX"/>
        </w:rPr>
      </w:pPr>
      <w:r w:rsidRPr="008A5B41">
        <w:rPr>
          <w:lang w:val="es-MX"/>
        </w:rPr>
        <w:t>de se organizar economicamente. E aí eu trago exemplos de organizações de formas indígenas, de se organizar experiências no continente africano,</w:t>
      </w:r>
    </w:p>
    <w:p w14:paraId="04B4E7FB" w14:textId="77777777" w:rsidR="00413CE0" w:rsidRPr="008A5B41" w:rsidRDefault="00413CE0" w:rsidP="00413CE0">
      <w:pPr>
        <w:jc w:val="both"/>
        <w:rPr>
          <w:lang w:val="es-MX"/>
        </w:rPr>
      </w:pPr>
      <w:r w:rsidRPr="008A5B41">
        <w:rPr>
          <w:lang w:val="es-MX"/>
        </w:rPr>
        <w:t>mas trazendo essa possibilidade, mesmo que de uma forma comunitária e micro,</w:t>
      </w:r>
    </w:p>
    <w:p w14:paraId="2B34318C" w14:textId="77777777" w:rsidR="00413CE0" w:rsidRPr="008A5B41" w:rsidRDefault="00413CE0" w:rsidP="00413CE0">
      <w:pPr>
        <w:jc w:val="both"/>
        <w:rPr>
          <w:lang w:val="es-MX"/>
        </w:rPr>
      </w:pPr>
      <w:r w:rsidRPr="008A5B41">
        <w:rPr>
          <w:lang w:val="es-MX"/>
        </w:rPr>
        <w:lastRenderedPageBreak/>
        <w:t>a gente conseguir superar algumas barreiras que o capitalismo impõe. E aí, de forma objetiva, eu vou falar, por exemplo,</w:t>
      </w:r>
    </w:p>
    <w:p w14:paraId="0C5D8587" w14:textId="77777777" w:rsidR="00413CE0" w:rsidRPr="008A5B41" w:rsidRDefault="00413CE0" w:rsidP="00413CE0">
      <w:pPr>
        <w:jc w:val="both"/>
        <w:rPr>
          <w:lang w:val="es-MX"/>
        </w:rPr>
      </w:pPr>
      <w:r w:rsidRPr="008A5B41">
        <w:rPr>
          <w:lang w:val="es-MX"/>
        </w:rPr>
        <w:t>sobre as moedas sociais, os bancos comunitários, sobre o centro de medicina, sobre a vacina indígena,</w:t>
      </w:r>
    </w:p>
    <w:p w14:paraId="7AD85253" w14:textId="77777777" w:rsidR="00413CE0" w:rsidRPr="008A5B41" w:rsidRDefault="00413CE0" w:rsidP="00413CE0">
      <w:pPr>
        <w:jc w:val="both"/>
        <w:rPr>
          <w:lang w:val="es-MX"/>
        </w:rPr>
      </w:pPr>
      <w:r w:rsidRPr="008A5B41">
        <w:rPr>
          <w:lang w:val="es-MX"/>
        </w:rPr>
        <w:t>e ações assim que vão deslocando mesmo essa ideia de que tudo precisa acontecer nessa chave.</w:t>
      </w:r>
    </w:p>
    <w:p w14:paraId="57DB2287" w14:textId="77777777" w:rsidR="00413CE0" w:rsidRPr="008A5B41" w:rsidRDefault="00413CE0" w:rsidP="00413CE0">
      <w:pPr>
        <w:jc w:val="both"/>
        <w:rPr>
          <w:lang w:val="es-MX"/>
        </w:rPr>
      </w:pPr>
      <w:r w:rsidRPr="008A5B41">
        <w:rPr>
          <w:lang w:val="es-MX"/>
        </w:rPr>
        <w:t>E que não podem ser respeitados. E eu termino dando um exemplo de Moçambique,</w:t>
      </w:r>
    </w:p>
    <w:p w14:paraId="0CC86FEF" w14:textId="77777777" w:rsidR="00413CE0" w:rsidRPr="008A5B41" w:rsidRDefault="00413CE0" w:rsidP="00413CE0">
      <w:pPr>
        <w:jc w:val="both"/>
        <w:rPr>
          <w:lang w:val="es-MX"/>
        </w:rPr>
      </w:pPr>
      <w:r w:rsidRPr="008A5B41">
        <w:rPr>
          <w:lang w:val="es-MX"/>
        </w:rPr>
        <w:t>de uma prática moçambicana que chama XIQI. E nessa prática, uma prática que funciona como</w:t>
      </w:r>
    </w:p>
    <w:p w14:paraId="007AE3F8" w14:textId="77777777" w:rsidR="00413CE0" w:rsidRPr="008A5B41" w:rsidRDefault="00413CE0" w:rsidP="00413CE0">
      <w:pPr>
        <w:jc w:val="both"/>
        <w:rPr>
          <w:lang w:val="es-MX"/>
        </w:rPr>
      </w:pPr>
      <w:r w:rsidRPr="008A5B41">
        <w:rPr>
          <w:lang w:val="es-MX"/>
        </w:rPr>
        <w:t>poupança social e crédito ao mesmo tempo. É simples, que são pessoas que organizam e vão dando ali uma quantidade de dinheiro</w:t>
      </w:r>
    </w:p>
    <w:p w14:paraId="058840CB" w14:textId="77777777" w:rsidR="00413CE0" w:rsidRPr="008A5B41" w:rsidRDefault="00413CE0" w:rsidP="00413CE0">
      <w:pPr>
        <w:jc w:val="both"/>
        <w:rPr>
          <w:lang w:val="es-MX"/>
        </w:rPr>
      </w:pPr>
      <w:r w:rsidRPr="008A5B41">
        <w:rPr>
          <w:lang w:val="es-MX"/>
        </w:rPr>
        <w:t>por mês ou por temporada. E esse grupo de pessoas, essa comunidade, decide junto quem naquele momento está precisando mais daquele dinheiro.</w:t>
      </w:r>
    </w:p>
    <w:p w14:paraId="572A58DA" w14:textId="77777777" w:rsidR="00413CE0" w:rsidRPr="008A5B41" w:rsidRDefault="00413CE0" w:rsidP="00413CE0">
      <w:pPr>
        <w:jc w:val="both"/>
        <w:rPr>
          <w:lang w:val="es-MX"/>
        </w:rPr>
      </w:pPr>
      <w:r w:rsidRPr="008A5B41">
        <w:rPr>
          <w:lang w:val="es-MX"/>
        </w:rPr>
        <w:t>E assim se realizam casamentos, velórios, cursos e tudo que a comunidade precisa. Compram casas. Então, há comunidades que conseguiram comprar casas</w:t>
      </w:r>
    </w:p>
    <w:p w14:paraId="0E9F95DF" w14:textId="77777777" w:rsidR="00413CE0" w:rsidRPr="008A5B41" w:rsidRDefault="00413CE0" w:rsidP="00413CE0">
      <w:pPr>
        <w:jc w:val="both"/>
        <w:rPr>
          <w:lang w:val="es-MX"/>
        </w:rPr>
      </w:pPr>
      <w:r w:rsidRPr="008A5B41">
        <w:rPr>
          <w:lang w:val="es-MX"/>
        </w:rPr>
        <w:t>para todos eles dessa forma. Então, cada... de tempos em tempos comprava-se para um, mas todo mundo ajudava todo mundo a comprar. Então, são outras formas de pensar a economia solidária,</w:t>
      </w:r>
    </w:p>
    <w:p w14:paraId="1B454B1B" w14:textId="77777777" w:rsidR="00413CE0" w:rsidRPr="008A5B41" w:rsidRDefault="00413CE0" w:rsidP="00413CE0">
      <w:pPr>
        <w:jc w:val="both"/>
        <w:rPr>
          <w:lang w:val="es-MX"/>
        </w:rPr>
      </w:pPr>
      <w:r w:rsidRPr="008A5B41">
        <w:rPr>
          <w:lang w:val="es-MX"/>
        </w:rPr>
        <w:t>o cooperativismo, e que também estão no cerne desse bem viver, desse reflorescimento humano, na minha visão.</w:t>
      </w:r>
    </w:p>
    <w:p w14:paraId="4C5EFC09" w14:textId="77777777" w:rsidR="00413CE0" w:rsidRPr="008A5B41" w:rsidRDefault="00413CE0" w:rsidP="00413CE0">
      <w:pPr>
        <w:jc w:val="both"/>
        <w:rPr>
          <w:lang w:val="es-MX"/>
        </w:rPr>
      </w:pPr>
    </w:p>
    <w:p w14:paraId="72F7CC12" w14:textId="21DA77B3" w:rsidR="00413CE0" w:rsidRPr="008A5B41" w:rsidRDefault="00DB51E7" w:rsidP="00413CE0">
      <w:pPr>
        <w:jc w:val="both"/>
        <w:rPr>
          <w:lang w:val="es-MX"/>
        </w:rPr>
      </w:pPr>
      <w:r>
        <w:rPr>
          <w:lang w:val="es-MX"/>
        </w:rPr>
        <w:t>Iara Vicente</w:t>
      </w:r>
    </w:p>
    <w:p w14:paraId="275CB079" w14:textId="77777777" w:rsidR="00413CE0" w:rsidRPr="008A5B41" w:rsidRDefault="00413CE0" w:rsidP="00413CE0">
      <w:pPr>
        <w:jc w:val="both"/>
        <w:rPr>
          <w:lang w:val="es-MX"/>
        </w:rPr>
      </w:pPr>
      <w:r w:rsidRPr="008A5B41">
        <w:rPr>
          <w:lang w:val="es-MX"/>
        </w:rPr>
        <w:t>Incrível. Depois, inclusive, me lembro de te falar, que eu conheci, eu acho que ele era de Moçambique, mas eu não tenho certeza, mas ele estava com uma ideia de trazer</w:t>
      </w:r>
    </w:p>
    <w:p w14:paraId="29EAD505" w14:textId="77777777" w:rsidR="00413CE0" w:rsidRPr="008A5B41" w:rsidRDefault="00413CE0" w:rsidP="00413CE0">
      <w:pPr>
        <w:jc w:val="both"/>
        <w:rPr>
          <w:lang w:val="es-MX"/>
        </w:rPr>
      </w:pPr>
      <w:r w:rsidRPr="008A5B41">
        <w:rPr>
          <w:lang w:val="es-MX"/>
        </w:rPr>
        <w:t>essa metodologia para acontecer em ambientes descentralizados, utilizando blockchain.</w:t>
      </w:r>
    </w:p>
    <w:p w14:paraId="30FAEA19" w14:textId="77777777" w:rsidR="00413CE0" w:rsidRPr="008A5B41" w:rsidRDefault="00413CE0" w:rsidP="00413CE0">
      <w:pPr>
        <w:jc w:val="both"/>
        <w:rPr>
          <w:lang w:val="es-MX"/>
        </w:rPr>
      </w:pPr>
    </w:p>
    <w:p w14:paraId="24F38D49" w14:textId="6E6FCBE7" w:rsidR="00413CE0" w:rsidRPr="008A5B41" w:rsidRDefault="00DB51E7" w:rsidP="00413CE0">
      <w:pPr>
        <w:jc w:val="both"/>
        <w:rPr>
          <w:lang w:val="es-MX"/>
        </w:rPr>
      </w:pPr>
      <w:r>
        <w:rPr>
          <w:lang w:val="es-MX"/>
        </w:rPr>
        <w:t>Juliana Gonçalves</w:t>
      </w:r>
    </w:p>
    <w:p w14:paraId="2E7FF8F2" w14:textId="77777777" w:rsidR="00413CE0" w:rsidRPr="008A5B41" w:rsidRDefault="00413CE0" w:rsidP="00413CE0">
      <w:pPr>
        <w:jc w:val="both"/>
        <w:rPr>
          <w:lang w:val="es-MX"/>
        </w:rPr>
      </w:pPr>
      <w:r w:rsidRPr="008A5B41">
        <w:rPr>
          <w:lang w:val="es-MX"/>
        </w:rPr>
        <w:lastRenderedPageBreak/>
        <w:t>Olha, olha, utilizando blockchain. Olha.</w:t>
      </w:r>
    </w:p>
    <w:p w14:paraId="7E7E2411" w14:textId="77777777" w:rsidR="00413CE0" w:rsidRPr="008A5B41" w:rsidRDefault="00413CE0" w:rsidP="00413CE0">
      <w:pPr>
        <w:jc w:val="both"/>
        <w:rPr>
          <w:lang w:val="es-MX"/>
        </w:rPr>
      </w:pPr>
    </w:p>
    <w:p w14:paraId="483A9D4E" w14:textId="7DEBF1A8" w:rsidR="00413CE0" w:rsidRPr="008A5B41" w:rsidRDefault="00DB51E7" w:rsidP="00413CE0">
      <w:pPr>
        <w:jc w:val="both"/>
        <w:rPr>
          <w:lang w:val="es-MX"/>
        </w:rPr>
      </w:pPr>
      <w:r>
        <w:rPr>
          <w:lang w:val="es-MX"/>
        </w:rPr>
        <w:t>Iara Vicente</w:t>
      </w:r>
    </w:p>
    <w:p w14:paraId="0BB1A05E" w14:textId="77777777" w:rsidR="00413CE0" w:rsidRPr="008A5B41" w:rsidRDefault="00413CE0" w:rsidP="00413CE0">
      <w:pPr>
        <w:jc w:val="both"/>
        <w:rPr>
          <w:lang w:val="es-MX"/>
        </w:rPr>
      </w:pPr>
      <w:r w:rsidRPr="008A5B41">
        <w:rPr>
          <w:lang w:val="es-MX"/>
        </w:rPr>
        <w:t>Sim. Vou te apresentar.</w:t>
      </w:r>
    </w:p>
    <w:p w14:paraId="3861E042" w14:textId="77777777" w:rsidR="00413CE0" w:rsidRPr="008A5B41" w:rsidRDefault="00413CE0" w:rsidP="00413CE0">
      <w:pPr>
        <w:jc w:val="both"/>
        <w:rPr>
          <w:lang w:val="es-MX"/>
        </w:rPr>
      </w:pPr>
    </w:p>
    <w:p w14:paraId="1DE520F7" w14:textId="3E9CF56C" w:rsidR="00413CE0" w:rsidRPr="008A5B41" w:rsidRDefault="00DB51E7" w:rsidP="00413CE0">
      <w:pPr>
        <w:jc w:val="both"/>
        <w:rPr>
          <w:lang w:val="es-MX"/>
        </w:rPr>
      </w:pPr>
      <w:r>
        <w:rPr>
          <w:lang w:val="es-MX"/>
        </w:rPr>
        <w:t>Juliana Gonçalves</w:t>
      </w:r>
    </w:p>
    <w:p w14:paraId="7A2E672A" w14:textId="77777777" w:rsidR="00413CE0" w:rsidRPr="008A5B41" w:rsidRDefault="00413CE0" w:rsidP="00413CE0">
      <w:pPr>
        <w:jc w:val="both"/>
        <w:rPr>
          <w:lang w:val="es-MX"/>
        </w:rPr>
      </w:pPr>
      <w:r w:rsidRPr="008A5B41">
        <w:rPr>
          <w:lang w:val="es-MX"/>
        </w:rPr>
        <w:t>Incrível.</w:t>
      </w:r>
    </w:p>
    <w:p w14:paraId="6138A261" w14:textId="77777777" w:rsidR="00413CE0" w:rsidRPr="008A5B41" w:rsidRDefault="00413CE0" w:rsidP="00413CE0">
      <w:pPr>
        <w:jc w:val="both"/>
        <w:rPr>
          <w:lang w:val="es-MX"/>
        </w:rPr>
      </w:pPr>
    </w:p>
    <w:p w14:paraId="54BA4146" w14:textId="006AC600" w:rsidR="00413CE0" w:rsidRPr="008A5B41" w:rsidRDefault="00DB51E7" w:rsidP="00413CE0">
      <w:pPr>
        <w:jc w:val="both"/>
        <w:rPr>
          <w:lang w:val="es-MX"/>
        </w:rPr>
      </w:pPr>
      <w:r>
        <w:rPr>
          <w:lang w:val="es-MX"/>
        </w:rPr>
        <w:t>Iara Vicente</w:t>
      </w:r>
    </w:p>
    <w:p w14:paraId="0866F2B3" w14:textId="77777777" w:rsidR="00413CE0" w:rsidRPr="008A5B41" w:rsidRDefault="00413CE0" w:rsidP="00413CE0">
      <w:pPr>
        <w:jc w:val="both"/>
        <w:rPr>
          <w:lang w:val="es-MX"/>
        </w:rPr>
      </w:pPr>
      <w:r w:rsidRPr="008A5B41">
        <w:rPr>
          <w:lang w:val="es-MX"/>
        </w:rPr>
        <w:t>Vou te apresentar.</w:t>
      </w:r>
    </w:p>
    <w:p w14:paraId="70796F74" w14:textId="77777777" w:rsidR="00413CE0" w:rsidRPr="008A5B41" w:rsidRDefault="00413CE0" w:rsidP="00413CE0">
      <w:pPr>
        <w:jc w:val="both"/>
        <w:rPr>
          <w:lang w:val="es-MX"/>
        </w:rPr>
      </w:pPr>
    </w:p>
    <w:p w14:paraId="7DB59858" w14:textId="197F6788" w:rsidR="00413CE0" w:rsidRPr="008A5B41" w:rsidRDefault="00DB51E7" w:rsidP="00413CE0">
      <w:pPr>
        <w:jc w:val="both"/>
        <w:rPr>
          <w:lang w:val="es-MX"/>
        </w:rPr>
      </w:pPr>
      <w:r>
        <w:rPr>
          <w:lang w:val="es-MX"/>
        </w:rPr>
        <w:t>Juliana Gonçalves</w:t>
      </w:r>
    </w:p>
    <w:p w14:paraId="3AA254B1" w14:textId="77777777" w:rsidR="00413CE0" w:rsidRPr="008A5B41" w:rsidRDefault="00413CE0" w:rsidP="00413CE0">
      <w:pPr>
        <w:jc w:val="both"/>
        <w:rPr>
          <w:lang w:val="es-MX"/>
        </w:rPr>
      </w:pPr>
      <w:r w:rsidRPr="008A5B41">
        <w:rPr>
          <w:lang w:val="es-MX"/>
        </w:rPr>
        <w:t>Incrível, incrível.</w:t>
      </w:r>
    </w:p>
    <w:p w14:paraId="0097D35C" w14:textId="77777777" w:rsidR="00413CE0" w:rsidRPr="008A5B41" w:rsidRDefault="00413CE0" w:rsidP="00413CE0">
      <w:pPr>
        <w:jc w:val="both"/>
        <w:rPr>
          <w:lang w:val="es-MX"/>
        </w:rPr>
      </w:pPr>
    </w:p>
    <w:p w14:paraId="5B9427B8" w14:textId="31DEC7AD" w:rsidR="00413CE0" w:rsidRPr="008A5B41" w:rsidRDefault="00DB51E7" w:rsidP="00413CE0">
      <w:pPr>
        <w:jc w:val="both"/>
        <w:rPr>
          <w:lang w:val="es-MX"/>
        </w:rPr>
      </w:pPr>
      <w:r>
        <w:rPr>
          <w:lang w:val="es-MX"/>
        </w:rPr>
        <w:t>Iara Vicente</w:t>
      </w:r>
    </w:p>
    <w:p w14:paraId="5DC499A1" w14:textId="77777777" w:rsidR="00413CE0" w:rsidRPr="008A5B41" w:rsidRDefault="00413CE0" w:rsidP="00413CE0">
      <w:pPr>
        <w:jc w:val="both"/>
        <w:rPr>
          <w:lang w:val="es-MX"/>
        </w:rPr>
      </w:pPr>
      <w:r w:rsidRPr="008A5B41">
        <w:rPr>
          <w:lang w:val="es-MX"/>
        </w:rPr>
        <w:t>As cinco universidades, né? Mas, continuando nosso roteiro aqui, te agradecendo muito por essa... Esse panorama, né? Tão rico. Queria te perguntar, assim, quais que são...</w:t>
      </w:r>
    </w:p>
    <w:p w14:paraId="5A46AE59" w14:textId="77777777" w:rsidR="00413CE0" w:rsidRPr="008A5B41" w:rsidRDefault="00413CE0" w:rsidP="00413CE0">
      <w:pPr>
        <w:jc w:val="both"/>
        <w:rPr>
          <w:lang w:val="es-MX"/>
        </w:rPr>
      </w:pPr>
      <w:r w:rsidRPr="008A5B41">
        <w:rPr>
          <w:lang w:val="es-MX"/>
        </w:rPr>
        <w:t>Qual que é a formação acadêmica dos seus colegas que trabalham com esse tema do bem viver na academia, e também das gerações mais jovens que você observa</w:t>
      </w:r>
    </w:p>
    <w:p w14:paraId="649B65A5" w14:textId="77777777" w:rsidR="00413CE0" w:rsidRPr="008A5B41" w:rsidRDefault="00413CE0" w:rsidP="00413CE0">
      <w:pPr>
        <w:jc w:val="both"/>
        <w:rPr>
          <w:lang w:val="es-MX"/>
        </w:rPr>
      </w:pPr>
      <w:r w:rsidRPr="008A5B41">
        <w:rPr>
          <w:lang w:val="es-MX"/>
        </w:rPr>
        <w:t>que talvez estejam buscando a colocação para discutir esse tema? Você fala que você vem do jornalismo, mas procurou estudos culturais. Qual que é mais ou menos, assim, esse locus acadêmico do pessoal?</w:t>
      </w:r>
    </w:p>
    <w:p w14:paraId="38975890" w14:textId="77777777" w:rsidR="00413CE0" w:rsidRPr="008A5B41" w:rsidRDefault="00413CE0" w:rsidP="00413CE0">
      <w:pPr>
        <w:jc w:val="both"/>
        <w:rPr>
          <w:lang w:val="es-MX"/>
        </w:rPr>
      </w:pPr>
    </w:p>
    <w:p w14:paraId="212D5C30" w14:textId="50D57DE1" w:rsidR="00413CE0" w:rsidRPr="008A5B41" w:rsidRDefault="00DB51E7" w:rsidP="00413CE0">
      <w:pPr>
        <w:jc w:val="both"/>
        <w:rPr>
          <w:lang w:val="es-MX"/>
        </w:rPr>
      </w:pPr>
      <w:r>
        <w:rPr>
          <w:lang w:val="es-MX"/>
        </w:rPr>
        <w:t>Juliana Gonçalves</w:t>
      </w:r>
    </w:p>
    <w:p w14:paraId="6436690A" w14:textId="77777777" w:rsidR="00413CE0" w:rsidRPr="008A5B41" w:rsidRDefault="00413CE0" w:rsidP="00413CE0">
      <w:pPr>
        <w:jc w:val="both"/>
        <w:rPr>
          <w:lang w:val="es-MX"/>
        </w:rPr>
      </w:pPr>
      <w:r w:rsidRPr="008A5B41">
        <w:rPr>
          <w:lang w:val="es-MX"/>
        </w:rPr>
        <w:t>Flor, perdão. É que quando você começou a pergunta, eu perdi o começo porque travou. O locus acadêmico de quem está pesquisando o bem viver, é isso?</w:t>
      </w:r>
    </w:p>
    <w:p w14:paraId="1668890A" w14:textId="77777777" w:rsidR="00413CE0" w:rsidRPr="008A5B41" w:rsidRDefault="00413CE0" w:rsidP="00413CE0">
      <w:pPr>
        <w:jc w:val="both"/>
        <w:rPr>
          <w:lang w:val="es-MX"/>
        </w:rPr>
      </w:pPr>
    </w:p>
    <w:p w14:paraId="435E0765" w14:textId="544C84F9" w:rsidR="00413CE0" w:rsidRPr="008A5B41" w:rsidRDefault="00DB51E7" w:rsidP="00413CE0">
      <w:pPr>
        <w:jc w:val="both"/>
        <w:rPr>
          <w:lang w:val="es-MX"/>
        </w:rPr>
      </w:pPr>
      <w:r>
        <w:rPr>
          <w:lang w:val="es-MX"/>
        </w:rPr>
        <w:lastRenderedPageBreak/>
        <w:t>Iara Vicente</w:t>
      </w:r>
    </w:p>
    <w:p w14:paraId="094E8177" w14:textId="77777777" w:rsidR="00413CE0" w:rsidRPr="008A5B41" w:rsidRDefault="00413CE0" w:rsidP="00413CE0">
      <w:pPr>
        <w:jc w:val="both"/>
        <w:rPr>
          <w:lang w:val="es-MX"/>
        </w:rPr>
      </w:pPr>
      <w:r w:rsidRPr="008A5B41">
        <w:rPr>
          <w:lang w:val="es-MX"/>
        </w:rPr>
        <w:t>É, formação mesmo. Tanto do pessoal que já... Que você considera, assim, são seus pares, sabe? São as suas colaboradoras de pesquisa,</w:t>
      </w:r>
    </w:p>
    <w:p w14:paraId="23C9688E" w14:textId="77777777" w:rsidR="00413CE0" w:rsidRPr="008A5B41" w:rsidRDefault="00413CE0" w:rsidP="00413CE0">
      <w:pPr>
        <w:jc w:val="both"/>
        <w:rPr>
          <w:lang w:val="es-MX"/>
        </w:rPr>
      </w:pPr>
      <w:r w:rsidRPr="008A5B41">
        <w:rPr>
          <w:lang w:val="es-MX"/>
        </w:rPr>
        <w:t>quanto eventuais novas lideranças acadêmicas, novos pesquisadores que estão se formando. Não sei se você já teve a oportunidade de orientar alguém nesse tema. O que você tem visto, assim, em termos de perfis acadêmicos?</w:t>
      </w:r>
    </w:p>
    <w:p w14:paraId="00BCDD84" w14:textId="77777777" w:rsidR="00413CE0" w:rsidRPr="008A5B41" w:rsidRDefault="00413CE0" w:rsidP="00413CE0">
      <w:pPr>
        <w:jc w:val="both"/>
        <w:rPr>
          <w:lang w:val="es-MX"/>
        </w:rPr>
      </w:pPr>
      <w:r w:rsidRPr="008A5B41">
        <w:rPr>
          <w:lang w:val="es-MX"/>
        </w:rPr>
        <w:t>Iniciantes e mais tênues também.</w:t>
      </w:r>
    </w:p>
    <w:p w14:paraId="688AC0D5" w14:textId="77777777" w:rsidR="00413CE0" w:rsidRPr="008A5B41" w:rsidRDefault="00413CE0" w:rsidP="00413CE0">
      <w:pPr>
        <w:jc w:val="both"/>
        <w:rPr>
          <w:lang w:val="es-MX"/>
        </w:rPr>
      </w:pPr>
    </w:p>
    <w:p w14:paraId="2E1487D8" w14:textId="3CC96DF2" w:rsidR="00413CE0" w:rsidRPr="008A5B41" w:rsidRDefault="00DB51E7" w:rsidP="00413CE0">
      <w:pPr>
        <w:jc w:val="both"/>
        <w:rPr>
          <w:lang w:val="es-MX"/>
        </w:rPr>
      </w:pPr>
      <w:r>
        <w:rPr>
          <w:lang w:val="es-MX"/>
        </w:rPr>
        <w:t>Juliana Gonçalves</w:t>
      </w:r>
    </w:p>
    <w:p w14:paraId="64AC2DF4" w14:textId="77777777" w:rsidR="00413CE0" w:rsidRPr="008A5B41" w:rsidRDefault="00413CE0" w:rsidP="00413CE0">
      <w:pPr>
        <w:jc w:val="both"/>
        <w:rPr>
          <w:lang w:val="es-MX"/>
        </w:rPr>
      </w:pPr>
      <w:r w:rsidRPr="008A5B41">
        <w:rPr>
          <w:lang w:val="es-MX"/>
        </w:rPr>
        <w:t>Eu vejo a antropologia, a galera da antropologia conseguindo entender muito esse...</w:t>
      </w:r>
    </w:p>
    <w:p w14:paraId="3C6BC43B" w14:textId="77777777" w:rsidR="00413CE0" w:rsidRPr="008A5B41" w:rsidRDefault="00413CE0" w:rsidP="00413CE0">
      <w:pPr>
        <w:jc w:val="both"/>
        <w:rPr>
          <w:lang w:val="es-MX"/>
        </w:rPr>
      </w:pPr>
      <w:r w:rsidRPr="008A5B41">
        <w:rPr>
          <w:lang w:val="es-MX"/>
        </w:rPr>
        <w:t>O quanto o bem viver vai falar sobre esse comportamento e essa forma de ver o mundo das pessoas.</w:t>
      </w:r>
    </w:p>
    <w:p w14:paraId="0D53D611" w14:textId="77777777" w:rsidR="00413CE0" w:rsidRPr="008A5B41" w:rsidRDefault="00413CE0" w:rsidP="00413CE0">
      <w:pPr>
        <w:jc w:val="both"/>
        <w:rPr>
          <w:lang w:val="es-MX"/>
        </w:rPr>
      </w:pPr>
      <w:r w:rsidRPr="008A5B41">
        <w:rPr>
          <w:lang w:val="es-MX"/>
        </w:rPr>
        <w:t>Então eu vejo bastante pessoas nesse sentido, no sentido da antropologia. No campo feminista negro também.</w:t>
      </w:r>
    </w:p>
    <w:p w14:paraId="6447FA5A" w14:textId="77777777" w:rsidR="00413CE0" w:rsidRPr="008A5B41" w:rsidRDefault="00413CE0" w:rsidP="00413CE0">
      <w:pPr>
        <w:jc w:val="both"/>
        <w:rPr>
          <w:lang w:val="es-MX"/>
        </w:rPr>
      </w:pPr>
      <w:r w:rsidRPr="008A5B41">
        <w:rPr>
          <w:lang w:val="es-MX"/>
        </w:rPr>
        <w:t>Então praticamente todos os trabalhos que foram inspirados</w:t>
      </w:r>
    </w:p>
    <w:p w14:paraId="385C4708" w14:textId="77777777" w:rsidR="00413CE0" w:rsidRPr="008A5B41" w:rsidRDefault="00413CE0" w:rsidP="00413CE0">
      <w:pPr>
        <w:jc w:val="both"/>
        <w:rPr>
          <w:lang w:val="es-MX"/>
        </w:rPr>
      </w:pPr>
      <w:r w:rsidRPr="008A5B41">
        <w:rPr>
          <w:lang w:val="es-MX"/>
        </w:rPr>
        <w:t>tinham alguma conexão com mulheres negras. Enquanto o movimento nasceu muito...</w:t>
      </w:r>
    </w:p>
    <w:p w14:paraId="471DCCCE" w14:textId="77777777" w:rsidR="00413CE0" w:rsidRPr="008A5B41" w:rsidRDefault="00413CE0" w:rsidP="00413CE0">
      <w:pPr>
        <w:jc w:val="both"/>
        <w:rPr>
          <w:lang w:val="es-MX"/>
        </w:rPr>
      </w:pPr>
      <w:r w:rsidRPr="008A5B41">
        <w:rPr>
          <w:lang w:val="es-MX"/>
        </w:rPr>
        <w:t>Ele foi catalisador de muita transformação. Social e individual também nas pessoas. Então hoje se você faz qualquer pesquisa em bancos acadêmicos,</w:t>
      </w:r>
    </w:p>
    <w:p w14:paraId="5D46DEF0" w14:textId="77777777" w:rsidR="00413CE0" w:rsidRPr="008A5B41" w:rsidRDefault="00413CE0" w:rsidP="00413CE0">
      <w:pPr>
        <w:jc w:val="both"/>
        <w:rPr>
          <w:lang w:val="es-MX"/>
        </w:rPr>
      </w:pPr>
      <w:r w:rsidRPr="008A5B41">
        <w:rPr>
          <w:lang w:val="es-MX"/>
        </w:rPr>
        <w:t>você vai ver que tem muitas pesquisas que vão dialogar para entender o movimento de mulheres negras, o movimento negro. E quando a gente fala especificamente de feministas negras</w:t>
      </w:r>
    </w:p>
    <w:p w14:paraId="02E390CE" w14:textId="77777777" w:rsidR="00413CE0" w:rsidRPr="008A5B41" w:rsidRDefault="00413CE0" w:rsidP="00413CE0">
      <w:pPr>
        <w:jc w:val="both"/>
        <w:rPr>
          <w:lang w:val="es-MX"/>
        </w:rPr>
      </w:pPr>
      <w:r w:rsidRPr="008A5B41">
        <w:rPr>
          <w:lang w:val="es-MX"/>
        </w:rPr>
        <w:t>pesquisando o movimento de mulheres negras, é muito difícil quando elas fazem essa revisão histórica, que elas não se depararem com a marcha e com o bem viver enquanto um ponto central.</w:t>
      </w:r>
    </w:p>
    <w:p w14:paraId="6F36ECB9" w14:textId="77777777" w:rsidR="00413CE0" w:rsidRPr="008A5B41" w:rsidRDefault="00413CE0" w:rsidP="00413CE0">
      <w:pPr>
        <w:jc w:val="both"/>
        <w:rPr>
          <w:lang w:val="es-MX"/>
        </w:rPr>
      </w:pPr>
      <w:r w:rsidRPr="008A5B41">
        <w:rPr>
          <w:lang w:val="es-MX"/>
        </w:rPr>
        <w:t>Eu fiz um esforço em área do meu trabalho, porque são poucas as pessoas que falam sobre o bem viver nesse contexto da colaboração das mulheres negras</w:t>
      </w:r>
    </w:p>
    <w:p w14:paraId="292476C3" w14:textId="77777777" w:rsidR="00413CE0" w:rsidRPr="008A5B41" w:rsidRDefault="00413CE0" w:rsidP="00413CE0">
      <w:pPr>
        <w:jc w:val="both"/>
        <w:rPr>
          <w:lang w:val="es-MX"/>
        </w:rPr>
      </w:pPr>
      <w:r w:rsidRPr="008A5B41">
        <w:rPr>
          <w:lang w:val="es-MX"/>
        </w:rPr>
        <w:t>para o conceito, para essa prática política. Então eu fiz um esforço de todo mundo que eu sabia que falou, citou,</w:t>
      </w:r>
    </w:p>
    <w:p w14:paraId="76ECE37D" w14:textId="77777777" w:rsidR="00413CE0" w:rsidRPr="008A5B41" w:rsidRDefault="00413CE0" w:rsidP="00413CE0">
      <w:pPr>
        <w:jc w:val="both"/>
        <w:rPr>
          <w:lang w:val="es-MX"/>
        </w:rPr>
      </w:pPr>
      <w:r w:rsidRPr="008A5B41">
        <w:rPr>
          <w:lang w:val="es-MX"/>
        </w:rPr>
        <w:lastRenderedPageBreak/>
        <w:t>mesmo o trabalho não sendo sobre isso especificamente, mas tanto de especialização quanto de mestrado, doutorado, eu fiz menção no meu trabalho de alguma forma.</w:t>
      </w:r>
    </w:p>
    <w:p w14:paraId="78E02BA4" w14:textId="77777777" w:rsidR="00413CE0" w:rsidRPr="008A5B41" w:rsidRDefault="00413CE0" w:rsidP="00413CE0">
      <w:pPr>
        <w:jc w:val="both"/>
        <w:rPr>
          <w:lang w:val="es-MX"/>
        </w:rPr>
      </w:pPr>
      <w:r w:rsidRPr="008A5B41">
        <w:rPr>
          <w:lang w:val="es-MX"/>
        </w:rPr>
        <w:t>Porque eu entendia que ainda está muito difuso esse conhecimento, mas eu pessoalmente tinha sido entrevistada,</w:t>
      </w:r>
    </w:p>
    <w:p w14:paraId="4AF72EE2" w14:textId="77777777" w:rsidR="00413CE0" w:rsidRPr="008A5B41" w:rsidRDefault="00413CE0" w:rsidP="00413CE0">
      <w:pPr>
        <w:jc w:val="both"/>
        <w:rPr>
          <w:lang w:val="es-MX"/>
        </w:rPr>
      </w:pPr>
      <w:r w:rsidRPr="008A5B41">
        <w:rPr>
          <w:lang w:val="es-MX"/>
        </w:rPr>
        <w:t>ainda fazendo a minha pesquisa, mas enquanto uma pessoa que sempre... Eu sempre puxei essa questão do bem viver, do bem viver para dentro dos movimentos, então quando eu consegui sistematizar minimamente</w:t>
      </w:r>
    </w:p>
    <w:p w14:paraId="07CE7B22" w14:textId="77777777" w:rsidR="00413CE0" w:rsidRPr="008A5B41" w:rsidRDefault="00413CE0" w:rsidP="00413CE0">
      <w:pPr>
        <w:jc w:val="both"/>
        <w:rPr>
          <w:lang w:val="es-MX"/>
        </w:rPr>
      </w:pPr>
      <w:r w:rsidRPr="008A5B41">
        <w:rPr>
          <w:lang w:val="es-MX"/>
        </w:rPr>
        <w:t>o que eu entendia que estava acontecendo, o que mesmo as mulheres estavam fazendo, eu já escrevi um texto inicial, que aí na época eu publiquei, depois eu até queria despublicar, queria,</w:t>
      </w:r>
    </w:p>
    <w:p w14:paraId="17567177" w14:textId="77777777" w:rsidR="00413CE0" w:rsidRPr="008A5B41" w:rsidRDefault="00413CE0" w:rsidP="00413CE0">
      <w:pPr>
        <w:jc w:val="both"/>
        <w:rPr>
          <w:lang w:val="es-MX"/>
        </w:rPr>
      </w:pPr>
      <w:r w:rsidRPr="008A5B41">
        <w:rPr>
          <w:lang w:val="es-MX"/>
        </w:rPr>
        <w:t>porque era realmente um texto muito inicial, muito apaixonado, assim. Mas foi de reverbera, para você ter uma noção,</w:t>
      </w:r>
    </w:p>
    <w:p w14:paraId="6A4B98DA" w14:textId="77777777" w:rsidR="00413CE0" w:rsidRPr="008A5B41" w:rsidRDefault="00413CE0" w:rsidP="00413CE0">
      <w:pPr>
        <w:jc w:val="both"/>
        <w:rPr>
          <w:lang w:val="es-MX"/>
        </w:rPr>
      </w:pPr>
      <w:r w:rsidRPr="008A5B41">
        <w:rPr>
          <w:lang w:val="es-MX"/>
        </w:rPr>
        <w:t>então no ano passado, no ano passado, em julho, eu fui convidada a participar de um congresso</w:t>
      </w:r>
    </w:p>
    <w:p w14:paraId="7133CCFE" w14:textId="77777777" w:rsidR="00413CE0" w:rsidRPr="008A5B41" w:rsidRDefault="00413CE0" w:rsidP="00413CE0">
      <w:pPr>
        <w:jc w:val="both"/>
        <w:rPr>
          <w:lang w:val="es-MX"/>
        </w:rPr>
      </w:pPr>
      <w:r w:rsidRPr="008A5B41">
        <w:rPr>
          <w:lang w:val="es-MX"/>
        </w:rPr>
        <w:t>da categoria dos servidores do judiciário, que colocaram o bem viver no centro do debate para discutir justiça reparativa,</w:t>
      </w:r>
    </w:p>
    <w:p w14:paraId="6B4C1865" w14:textId="77777777" w:rsidR="00413CE0" w:rsidRPr="008A5B41" w:rsidRDefault="00413CE0" w:rsidP="00413CE0">
      <w:pPr>
        <w:jc w:val="both"/>
        <w:rPr>
          <w:lang w:val="es-MX"/>
        </w:rPr>
      </w:pPr>
      <w:r w:rsidRPr="008A5B41">
        <w:rPr>
          <w:lang w:val="es-MX"/>
        </w:rPr>
        <w:t>para discutir redução de danos, etc. E eles me chamaram para fazer a fala de abertura, porque leram o meu texto na internet, acharam que tinha tudo a ver com o que eles estavam ali propondo,</w:t>
      </w:r>
    </w:p>
    <w:p w14:paraId="6150B8BA" w14:textId="77777777" w:rsidR="00413CE0" w:rsidRPr="008A5B41" w:rsidRDefault="00413CE0" w:rsidP="00413CE0">
      <w:pPr>
        <w:jc w:val="both"/>
        <w:rPr>
          <w:lang w:val="es-MX"/>
        </w:rPr>
      </w:pPr>
      <w:r w:rsidRPr="008A5B41">
        <w:rPr>
          <w:lang w:val="es-MX"/>
        </w:rPr>
        <w:t>e me chamaram lá para o Rio Grande do Sul, para o congresso da classe deles, assim. Então é um texto que de fato, ele está muito apaixonado, eu acho que as pessoas veem e falam, nossa, é isso, mas do ponto de vista acadêmico, depois eu até pensei em tirar do ar e tal,</w:t>
      </w:r>
    </w:p>
    <w:p w14:paraId="70CB8FE8" w14:textId="77777777" w:rsidR="00413CE0" w:rsidRPr="008A5B41" w:rsidRDefault="00413CE0" w:rsidP="00413CE0">
      <w:pPr>
        <w:jc w:val="both"/>
        <w:rPr>
          <w:lang w:val="es-MX"/>
        </w:rPr>
      </w:pPr>
      <w:r w:rsidRPr="008A5B41">
        <w:rPr>
          <w:lang w:val="es-MX"/>
        </w:rPr>
        <w:t>mas deixei lá, está lá ainda, então, se você coloca bem viver, mulheres negras, o texto aparece, porque ele foi publicado na usina de valores, e depois apontou, o antijornalismo republicou.</w:t>
      </w:r>
    </w:p>
    <w:p w14:paraId="4C5CBD67" w14:textId="77777777" w:rsidR="00413CE0" w:rsidRPr="008A5B41" w:rsidRDefault="00413CE0" w:rsidP="00413CE0">
      <w:pPr>
        <w:jc w:val="both"/>
        <w:rPr>
          <w:lang w:val="es-MX"/>
        </w:rPr>
      </w:pPr>
      <w:r w:rsidRPr="008A5B41">
        <w:rPr>
          <w:lang w:val="es-MX"/>
        </w:rPr>
        <w:t>Então ele está online, então quando a pessoa está pesquisando o bem viver, uma hora ela vai chegar nesse texto. Porque ele é antigo, então acaba que é uma coisa que já foi bastante visitada, assim.</w:t>
      </w:r>
    </w:p>
    <w:p w14:paraId="1CDAF7A8" w14:textId="77777777" w:rsidR="00413CE0" w:rsidRPr="00DB51E7" w:rsidRDefault="00413CE0" w:rsidP="00413CE0">
      <w:pPr>
        <w:jc w:val="both"/>
        <w:rPr>
          <w:lang w:val="es-MX"/>
        </w:rPr>
      </w:pPr>
      <w:r w:rsidRPr="008A5B41">
        <w:rPr>
          <w:lang w:val="es-MX"/>
        </w:rPr>
        <w:t xml:space="preserve">Desculpa, eu fiz uma... Deixa eu voltar, porque a gente estava falando. Então, dos campos dos saberes, né? Então, falei da... </w:t>
      </w:r>
      <w:r w:rsidRPr="00DB51E7">
        <w:rPr>
          <w:lang w:val="es-MX"/>
        </w:rPr>
        <w:t>E aí, por que eu falei sobre isso?</w:t>
      </w:r>
    </w:p>
    <w:p w14:paraId="175B9657" w14:textId="77777777" w:rsidR="00413CE0" w:rsidRPr="008A5B41" w:rsidRDefault="00413CE0" w:rsidP="00413CE0">
      <w:pPr>
        <w:jc w:val="both"/>
        <w:rPr>
          <w:lang w:val="es-MX"/>
        </w:rPr>
      </w:pPr>
      <w:r w:rsidRPr="008A5B41">
        <w:rPr>
          <w:lang w:val="es-MX"/>
        </w:rPr>
        <w:lastRenderedPageBreak/>
        <w:t>Ah, isso, porque tem esse lugar mesmo, desse olhar econômico, que também tem muito potencial para a gente olhar.</w:t>
      </w:r>
    </w:p>
    <w:p w14:paraId="2FA344D3" w14:textId="77777777" w:rsidR="00413CE0" w:rsidRPr="008A5B41" w:rsidRDefault="00413CE0" w:rsidP="00413CE0">
      <w:pPr>
        <w:jc w:val="both"/>
        <w:rPr>
          <w:lang w:val="es-MX"/>
        </w:rPr>
      </w:pPr>
      <w:r w:rsidRPr="008A5B41">
        <w:rPr>
          <w:lang w:val="es-MX"/>
        </w:rPr>
        <w:t xml:space="preserve">E aí eu trago para o meu trabalho, dentro desse olhar da economia, digamos assim, um conceito do </w:t>
      </w:r>
      <w:r w:rsidRPr="00610096">
        <w:rPr>
          <w:highlight w:val="yellow"/>
          <w:lang w:val="es-MX"/>
        </w:rPr>
        <w:t>Serge Latouffe</w:t>
      </w:r>
      <w:r w:rsidRPr="008A5B41">
        <w:rPr>
          <w:lang w:val="es-MX"/>
        </w:rPr>
        <w:t>, que é do decrescimento,</w:t>
      </w:r>
    </w:p>
    <w:p w14:paraId="2594157E" w14:textId="77777777" w:rsidR="00413CE0" w:rsidRPr="008A5B41" w:rsidRDefault="00413CE0" w:rsidP="00413CE0">
      <w:pPr>
        <w:jc w:val="both"/>
        <w:rPr>
          <w:lang w:val="es-MX"/>
        </w:rPr>
      </w:pPr>
      <w:r w:rsidRPr="008A5B41">
        <w:rPr>
          <w:lang w:val="es-MX"/>
        </w:rPr>
        <w:t>que tem tudo a ver com esse olhar que vai contra o desenvolvimentismo. Porque ele faz justamente essa pergunta. A gente está crescendo para quê?</w:t>
      </w:r>
    </w:p>
    <w:p w14:paraId="3D093726" w14:textId="77777777" w:rsidR="00413CE0" w:rsidRPr="008A5B41" w:rsidRDefault="00413CE0" w:rsidP="00413CE0">
      <w:pPr>
        <w:jc w:val="both"/>
        <w:rPr>
          <w:lang w:val="es-MX"/>
        </w:rPr>
      </w:pPr>
      <w:r w:rsidRPr="008A5B41">
        <w:rPr>
          <w:lang w:val="es-MX"/>
        </w:rPr>
        <w:t>Se não é para só enricar quem já está rico. Só para explorar cada vez mais os territórios e não trazer nada de bom para as comunidades.</w:t>
      </w:r>
    </w:p>
    <w:p w14:paraId="2595855F" w14:textId="77777777" w:rsidR="00413CE0" w:rsidRPr="008A5B41" w:rsidRDefault="00413CE0" w:rsidP="00413CE0">
      <w:pPr>
        <w:jc w:val="both"/>
        <w:rPr>
          <w:lang w:val="es-MX"/>
        </w:rPr>
      </w:pPr>
      <w:r w:rsidRPr="008A5B41">
        <w:rPr>
          <w:lang w:val="es-MX"/>
        </w:rPr>
        <w:t>E aí ele vai trazendo uma série de ações mesmo, importantes para esse decrescimento, porque está realmente muito arregado</w:t>
      </w:r>
    </w:p>
    <w:p w14:paraId="742A5BCF" w14:textId="77777777" w:rsidR="00413CE0" w:rsidRPr="008A5B41" w:rsidRDefault="00413CE0" w:rsidP="00413CE0">
      <w:pPr>
        <w:jc w:val="both"/>
        <w:rPr>
          <w:lang w:val="es-MX"/>
        </w:rPr>
      </w:pPr>
      <w:r w:rsidRPr="008A5B41">
        <w:rPr>
          <w:lang w:val="es-MX"/>
        </w:rPr>
        <w:t>no nosso inconsciente essa ideia, aqui no Brasil, mais do que tudo, né? Além do progresso, né? Do crescer. Crescer para quê?</w:t>
      </w:r>
    </w:p>
    <w:p w14:paraId="18110D49" w14:textId="77777777" w:rsidR="00413CE0" w:rsidRPr="008A5B41" w:rsidRDefault="00413CE0" w:rsidP="00413CE0">
      <w:pPr>
        <w:jc w:val="both"/>
        <w:rPr>
          <w:lang w:val="es-MX"/>
        </w:rPr>
      </w:pPr>
      <w:r w:rsidRPr="008A5B41">
        <w:rPr>
          <w:lang w:val="es-MX"/>
        </w:rPr>
        <w:t>Crescer para quê? Então, quando a gente faz essas perguntas... Ué, mas... Bem, porque eu sei que ainda é algo que as pessoas, principalmente nesse campo,</w:t>
      </w:r>
    </w:p>
    <w:p w14:paraId="61377160" w14:textId="77777777" w:rsidR="00413CE0" w:rsidRPr="008A5B41" w:rsidRDefault="00413CE0" w:rsidP="00413CE0">
      <w:pPr>
        <w:jc w:val="both"/>
        <w:rPr>
          <w:lang w:val="es-MX"/>
        </w:rPr>
      </w:pPr>
      <w:r w:rsidRPr="008A5B41">
        <w:rPr>
          <w:lang w:val="es-MX"/>
        </w:rPr>
        <w:t>das ciências políticas, econômicas, torcem um pouco o nariz, mas hoje está sistematizado de uma forma muito coerente dentro da academia, né? Quando a gente fala do decrescimento.</w:t>
      </w:r>
    </w:p>
    <w:p w14:paraId="27055122" w14:textId="77777777" w:rsidR="00413CE0" w:rsidRPr="008A5B41" w:rsidRDefault="00413CE0" w:rsidP="00413CE0">
      <w:pPr>
        <w:jc w:val="both"/>
        <w:rPr>
          <w:lang w:val="es-MX"/>
        </w:rPr>
      </w:pPr>
      <w:r w:rsidRPr="008A5B41">
        <w:rPr>
          <w:lang w:val="es-MX"/>
        </w:rPr>
        <w:t>Então, é um debate que hoje é possível, entendeu? Talvez não fosse possível lá, né? Quando esse tema surgiu anos atrás, mas hoje, como os danos do capitalismo e do desenvolvimentismo passou</w:t>
      </w:r>
    </w:p>
    <w:p w14:paraId="1206565A" w14:textId="77777777" w:rsidR="00413CE0" w:rsidRPr="008A5B41" w:rsidRDefault="00413CE0" w:rsidP="00413CE0">
      <w:pPr>
        <w:jc w:val="both"/>
        <w:rPr>
          <w:lang w:val="es-MX"/>
        </w:rPr>
      </w:pPr>
      <w:r w:rsidRPr="008A5B41">
        <w:rPr>
          <w:lang w:val="es-MX"/>
        </w:rPr>
        <w:t>de qualquer margem do aceitável, as pessoas estão entendendo que é preciso, é necessário, é urgente pensar outras formas de estar organizado economicamente.</w:t>
      </w:r>
    </w:p>
    <w:p w14:paraId="182B7BBC" w14:textId="77777777" w:rsidR="00413CE0" w:rsidRPr="008A5B41" w:rsidRDefault="00413CE0" w:rsidP="00413CE0">
      <w:pPr>
        <w:jc w:val="both"/>
        <w:rPr>
          <w:lang w:val="es-MX"/>
        </w:rPr>
      </w:pPr>
      <w:r w:rsidRPr="008A5B41">
        <w:rPr>
          <w:lang w:val="es-MX"/>
        </w:rPr>
        <w:t>Então, também é um campo que eu vejo, assim, as pessoas se interessando e querendo entender um pouco mais, né? Acho que é isso.</w:t>
      </w:r>
    </w:p>
    <w:p w14:paraId="5736A83F" w14:textId="77777777" w:rsidR="00413CE0" w:rsidRPr="008A5B41" w:rsidRDefault="00413CE0" w:rsidP="00413CE0">
      <w:pPr>
        <w:jc w:val="both"/>
        <w:rPr>
          <w:lang w:val="es-MX"/>
        </w:rPr>
      </w:pPr>
    </w:p>
    <w:p w14:paraId="66E167A1" w14:textId="1AE0DB15" w:rsidR="00413CE0" w:rsidRPr="008A5B41" w:rsidRDefault="00DB51E7" w:rsidP="00413CE0">
      <w:pPr>
        <w:jc w:val="both"/>
        <w:rPr>
          <w:lang w:val="es-MX"/>
        </w:rPr>
      </w:pPr>
      <w:r>
        <w:rPr>
          <w:lang w:val="es-MX"/>
        </w:rPr>
        <w:t>Iara Vicente</w:t>
      </w:r>
    </w:p>
    <w:p w14:paraId="70517728" w14:textId="77777777" w:rsidR="00413CE0" w:rsidRPr="008A5B41" w:rsidRDefault="00413CE0" w:rsidP="00413CE0">
      <w:pPr>
        <w:jc w:val="both"/>
        <w:rPr>
          <w:lang w:val="es-MX"/>
        </w:rPr>
      </w:pPr>
      <w:r w:rsidRPr="008A5B41">
        <w:rPr>
          <w:lang w:val="es-MX"/>
        </w:rPr>
        <w:t>Maravilha. E você tem visto, assim... Porque você é uma pesquisadora pioneira, né? Então, até os pares, dentro desse recorte específico do florescimento humano</w:t>
      </w:r>
    </w:p>
    <w:p w14:paraId="00553A6A" w14:textId="77777777" w:rsidR="00413CE0" w:rsidRPr="008A5B41" w:rsidRDefault="00413CE0" w:rsidP="00413CE0">
      <w:pPr>
        <w:jc w:val="both"/>
        <w:rPr>
          <w:lang w:val="es-MX"/>
        </w:rPr>
      </w:pPr>
      <w:r>
        <w:lastRenderedPageBreak/>
        <w:t xml:space="preserve">e </w:t>
      </w:r>
      <w:proofErr w:type="gramStart"/>
      <w:r>
        <w:t>do</w:t>
      </w:r>
      <w:proofErr w:type="gramEnd"/>
      <w:r>
        <w:t xml:space="preserve"> </w:t>
      </w:r>
      <w:proofErr w:type="spellStart"/>
      <w:r>
        <w:t>bem</w:t>
      </w:r>
      <w:proofErr w:type="spellEnd"/>
      <w:r>
        <w:t xml:space="preserve"> </w:t>
      </w:r>
      <w:proofErr w:type="spellStart"/>
      <w:r>
        <w:t>viver</w:t>
      </w:r>
      <w:proofErr w:type="spellEnd"/>
      <w:r>
        <w:t xml:space="preserve">, </w:t>
      </w:r>
      <w:proofErr w:type="spellStart"/>
      <w:r>
        <w:t>tem</w:t>
      </w:r>
      <w:proofErr w:type="spellEnd"/>
      <w:r>
        <w:t xml:space="preserve"> </w:t>
      </w:r>
      <w:proofErr w:type="spellStart"/>
      <w:r>
        <w:t>pouco</w:t>
      </w:r>
      <w:proofErr w:type="spellEnd"/>
      <w:r>
        <w:t xml:space="preserve">, </w:t>
      </w:r>
      <w:proofErr w:type="spellStart"/>
      <w:r>
        <w:t>assim</w:t>
      </w:r>
      <w:proofErr w:type="spellEnd"/>
      <w:r>
        <w:t xml:space="preserve">. </w:t>
      </w:r>
      <w:r w:rsidRPr="008A5B41">
        <w:rPr>
          <w:lang w:val="es-MX"/>
        </w:rPr>
        <w:t>E com relação à nova geração? Você vem vendo outras pesquisadoras, pesquisadores buscando, assim, contribuir, né? Para esse tema? Qual é o perfil desses pesquisadores?</w:t>
      </w:r>
    </w:p>
    <w:p w14:paraId="60AE91CE" w14:textId="77777777" w:rsidR="00413CE0" w:rsidRPr="008A5B41" w:rsidRDefault="00413CE0" w:rsidP="00413CE0">
      <w:pPr>
        <w:jc w:val="both"/>
        <w:rPr>
          <w:lang w:val="es-MX"/>
        </w:rPr>
      </w:pPr>
      <w:r w:rsidRPr="008A5B41">
        <w:rPr>
          <w:lang w:val="es-MX"/>
        </w:rPr>
        <w:t>Caso já haja ou ainda não?</w:t>
      </w:r>
    </w:p>
    <w:p w14:paraId="241C6681" w14:textId="77777777" w:rsidR="00413CE0" w:rsidRPr="008A5B41" w:rsidRDefault="00413CE0" w:rsidP="00413CE0">
      <w:pPr>
        <w:jc w:val="both"/>
        <w:rPr>
          <w:lang w:val="es-MX"/>
        </w:rPr>
      </w:pPr>
    </w:p>
    <w:p w14:paraId="70951C7B" w14:textId="097035F8" w:rsidR="00413CE0" w:rsidRPr="008A5B41" w:rsidRDefault="00DB51E7" w:rsidP="00413CE0">
      <w:pPr>
        <w:jc w:val="both"/>
        <w:rPr>
          <w:lang w:val="es-MX"/>
        </w:rPr>
      </w:pPr>
      <w:r>
        <w:rPr>
          <w:lang w:val="es-MX"/>
        </w:rPr>
        <w:t>Juliana Gonçalves</w:t>
      </w:r>
    </w:p>
    <w:p w14:paraId="23728EAD" w14:textId="77777777" w:rsidR="00413CE0" w:rsidRPr="008A5B41" w:rsidRDefault="00413CE0" w:rsidP="00413CE0">
      <w:pPr>
        <w:jc w:val="both"/>
        <w:rPr>
          <w:lang w:val="es-MX"/>
        </w:rPr>
      </w:pPr>
      <w:r w:rsidRPr="008A5B41">
        <w:rPr>
          <w:lang w:val="es-MX"/>
        </w:rPr>
        <w:t>Sim, eu vejo, sim. Inclusive, amanhã eu vou falar sobre esse tema para a imprensa jovem aqui da Zona Norte. Eles que escolheram.</w:t>
      </w:r>
    </w:p>
    <w:p w14:paraId="7CD83D37" w14:textId="77777777" w:rsidR="00413CE0" w:rsidRPr="008A5B41" w:rsidRDefault="00413CE0" w:rsidP="00413CE0">
      <w:pPr>
        <w:jc w:val="both"/>
        <w:rPr>
          <w:lang w:val="es-MX"/>
        </w:rPr>
      </w:pPr>
      <w:r w:rsidRPr="008A5B41">
        <w:rPr>
          <w:lang w:val="es-MX"/>
        </w:rPr>
        <w:t>Eu vejo uma aderência muito grande no movimento negro e entre as feministas e feministas negras que sempre vão trazer esse olhar, né? Como eu falei, eu tentei pôr</w:t>
      </w:r>
    </w:p>
    <w:p w14:paraId="0EB153EE" w14:textId="77777777" w:rsidR="00413CE0" w:rsidRPr="008A5B41" w:rsidRDefault="00413CE0" w:rsidP="00413CE0">
      <w:pPr>
        <w:jc w:val="both"/>
        <w:rPr>
          <w:lang w:val="es-MX"/>
        </w:rPr>
      </w:pPr>
      <w:r w:rsidRPr="008A5B41">
        <w:rPr>
          <w:lang w:val="es-MX"/>
        </w:rPr>
        <w:t>e puxar tudo que eu conhecia, que eu tinha conhecimento no momento ali da tese, para dentro da tese. Então, citar de alguma forma. Porque eu vejo isso, né?</w:t>
      </w:r>
    </w:p>
    <w:p w14:paraId="43ED8922" w14:textId="77777777" w:rsidR="00413CE0" w:rsidRPr="008A5B41" w:rsidRDefault="00413CE0" w:rsidP="00413CE0">
      <w:pPr>
        <w:jc w:val="both"/>
        <w:rPr>
          <w:lang w:val="es-MX"/>
        </w:rPr>
      </w:pPr>
      <w:r w:rsidRPr="008A5B41">
        <w:rPr>
          <w:lang w:val="es-MX"/>
        </w:rPr>
        <w:t>Então, como é um conceito amplo e que você consegue... Quando você entende o pensamento,</w:t>
      </w:r>
    </w:p>
    <w:p w14:paraId="0AB2B59F" w14:textId="77777777" w:rsidR="00413CE0" w:rsidRPr="008A5B41" w:rsidRDefault="00413CE0" w:rsidP="00413CE0">
      <w:pPr>
        <w:jc w:val="both"/>
        <w:rPr>
          <w:lang w:val="es-MX"/>
        </w:rPr>
      </w:pPr>
      <w:r w:rsidRPr="008A5B41">
        <w:rPr>
          <w:lang w:val="es-MX"/>
        </w:rPr>
        <w:t>que é esse pensamento contracolonial, digamos assim, você consegue aproximar de vários campos. E de várias áreas. Então, por exemplo, eu fui entrevistada, né?</w:t>
      </w:r>
    </w:p>
    <w:p w14:paraId="04EE4731" w14:textId="77777777" w:rsidR="00413CE0" w:rsidRPr="008A5B41" w:rsidRDefault="00413CE0" w:rsidP="00413CE0">
      <w:pPr>
        <w:jc w:val="both"/>
        <w:rPr>
          <w:lang w:val="es-MX"/>
        </w:rPr>
      </w:pPr>
      <w:r w:rsidRPr="008A5B41">
        <w:rPr>
          <w:lang w:val="es-MX"/>
        </w:rPr>
        <w:t xml:space="preserve">Antes de concluir o meu mestrado, por duas pesquisas de doutorado na </w:t>
      </w:r>
      <w:r w:rsidRPr="00F0531B">
        <w:rPr>
          <w:highlight w:val="yellow"/>
          <w:lang w:val="es-MX"/>
        </w:rPr>
        <w:t>Universidade de São Paulo</w:t>
      </w:r>
      <w:r w:rsidRPr="008A5B41">
        <w:rPr>
          <w:lang w:val="es-MX"/>
        </w:rPr>
        <w:t>, aqui. Uma que trazia o bem viver</w:t>
      </w:r>
    </w:p>
    <w:p w14:paraId="442DDFA5" w14:textId="77777777" w:rsidR="00413CE0" w:rsidRPr="008A5B41" w:rsidRDefault="00413CE0" w:rsidP="00413CE0">
      <w:pPr>
        <w:jc w:val="both"/>
        <w:rPr>
          <w:lang w:val="es-MX"/>
        </w:rPr>
      </w:pPr>
      <w:r w:rsidRPr="008A5B41">
        <w:rPr>
          <w:lang w:val="es-MX"/>
        </w:rPr>
        <w:t xml:space="preserve">dentro do campo dos cuidados mentais, assim. Então, é de uma pesquisadora que chama </w:t>
      </w:r>
      <w:r w:rsidRPr="00F0531B">
        <w:rPr>
          <w:highlight w:val="yellow"/>
          <w:lang w:val="es-MX"/>
        </w:rPr>
        <w:t>Clélia Prestes</w:t>
      </w:r>
      <w:r w:rsidRPr="008A5B41">
        <w:rPr>
          <w:lang w:val="es-MX"/>
        </w:rPr>
        <w:t>, que é do Ama, Psique e Negritude. E ela...</w:t>
      </w:r>
    </w:p>
    <w:p w14:paraId="2EE9834D" w14:textId="77777777" w:rsidR="00413CE0" w:rsidRPr="008A5B41" w:rsidRDefault="00413CE0" w:rsidP="00413CE0">
      <w:pPr>
        <w:jc w:val="both"/>
        <w:rPr>
          <w:lang w:val="es-MX"/>
        </w:rPr>
      </w:pPr>
      <w:r w:rsidRPr="008A5B41">
        <w:rPr>
          <w:lang w:val="es-MX"/>
        </w:rPr>
        <w:t>Então, ela faz essa... Ela traz o bem viver para pensar saúde, saúde integral e, principalmente, essa saúde mental, né? Das pessoas.</w:t>
      </w:r>
    </w:p>
    <w:p w14:paraId="4F5EE9F4" w14:textId="5C6FC37C" w:rsidR="00413CE0" w:rsidRPr="008A5B41" w:rsidRDefault="00413CE0" w:rsidP="00413CE0">
      <w:pPr>
        <w:jc w:val="both"/>
        <w:rPr>
          <w:lang w:val="es-MX"/>
        </w:rPr>
      </w:pPr>
      <w:r w:rsidRPr="008A5B41">
        <w:rPr>
          <w:lang w:val="es-MX"/>
        </w:rPr>
        <w:t xml:space="preserve">E também, participei... Eu falei duas, mas foram três. Isso é uma coisa também, viu, </w:t>
      </w:r>
      <w:r w:rsidR="00F0531B">
        <w:rPr>
          <w:lang w:val="es-MX"/>
        </w:rPr>
        <w:t>I</w:t>
      </w:r>
      <w:r w:rsidRPr="008A5B41">
        <w:rPr>
          <w:lang w:val="es-MX"/>
        </w:rPr>
        <w:t>ara? Assim, que... O que me levou muito a pesquisar o bem viver</w:t>
      </w:r>
    </w:p>
    <w:p w14:paraId="07420C56" w14:textId="77777777" w:rsidR="00413CE0" w:rsidRPr="008A5B41" w:rsidRDefault="00413CE0" w:rsidP="00413CE0">
      <w:pPr>
        <w:jc w:val="both"/>
        <w:rPr>
          <w:lang w:val="es-MX"/>
        </w:rPr>
      </w:pPr>
      <w:r w:rsidRPr="008A5B41">
        <w:rPr>
          <w:lang w:val="es-MX"/>
        </w:rPr>
        <w:t>é porque eu estava vendo... Eu estava me vendo muitas vezes ser consultada, né? A falar, a me colocar, quando eu mesma não tinha sistematizado ainda</w:t>
      </w:r>
    </w:p>
    <w:p w14:paraId="0BDFF8CA" w14:textId="77777777" w:rsidR="00413CE0" w:rsidRPr="008A5B41" w:rsidRDefault="00413CE0" w:rsidP="00413CE0">
      <w:pPr>
        <w:jc w:val="both"/>
        <w:rPr>
          <w:lang w:val="es-MX"/>
        </w:rPr>
      </w:pPr>
      <w:r w:rsidRPr="008A5B41">
        <w:rPr>
          <w:lang w:val="es-MX"/>
        </w:rPr>
        <w:t>o que eu queria dizer sobre o bem viver, sabe? Então, quando eu me vi... É isso, eu fui... Então, agora, pensando rápido, eu participei de três pesquisas de doutorado</w:t>
      </w:r>
    </w:p>
    <w:p w14:paraId="2A58240B" w14:textId="77777777" w:rsidR="00413CE0" w:rsidRPr="008A5B41" w:rsidRDefault="00413CE0" w:rsidP="00413CE0">
      <w:pPr>
        <w:jc w:val="both"/>
        <w:rPr>
          <w:lang w:val="es-MX"/>
        </w:rPr>
      </w:pPr>
      <w:r w:rsidRPr="008A5B41">
        <w:rPr>
          <w:lang w:val="es-MX"/>
        </w:rPr>
        <w:t xml:space="preserve">onde as pessoas estavam articulando ideias que tinham consonância com o bem viver. Então, essa que eu falei. Aí, tinha a pesquisa da... Da </w:t>
      </w:r>
      <w:r w:rsidRPr="00F0531B">
        <w:rPr>
          <w:highlight w:val="yellow"/>
          <w:lang w:val="es-MX"/>
        </w:rPr>
        <w:t>Bianca Santana</w:t>
      </w:r>
      <w:r w:rsidRPr="008A5B41">
        <w:rPr>
          <w:lang w:val="es-MX"/>
        </w:rPr>
        <w:t>, também,</w:t>
      </w:r>
    </w:p>
    <w:p w14:paraId="126B787D" w14:textId="77777777" w:rsidR="00413CE0" w:rsidRPr="008A5B41" w:rsidRDefault="00413CE0" w:rsidP="00413CE0">
      <w:pPr>
        <w:jc w:val="both"/>
        <w:rPr>
          <w:lang w:val="es-MX"/>
        </w:rPr>
      </w:pPr>
      <w:r w:rsidRPr="008A5B41">
        <w:rPr>
          <w:lang w:val="es-MX"/>
        </w:rPr>
        <w:lastRenderedPageBreak/>
        <w:t>que, inclusive, ela... Tem determinado momento da pesquisa dela que ela chama, se eu não me engano, de comum. A ideia do comum, tal.</w:t>
      </w:r>
    </w:p>
    <w:p w14:paraId="3FFA199E" w14:textId="77777777" w:rsidR="00413CE0" w:rsidRPr="008A5B41" w:rsidRDefault="00413CE0" w:rsidP="00413CE0">
      <w:pPr>
        <w:jc w:val="both"/>
        <w:rPr>
          <w:lang w:val="es-MX"/>
        </w:rPr>
      </w:pPr>
      <w:r w:rsidRPr="008A5B41">
        <w:rPr>
          <w:lang w:val="es-MX"/>
        </w:rPr>
        <w:t>E que, em determinado momento, ela muda a chave. Fala, ah, isso também é bem viver. E também tem a pesquisa da Georgina. E agora, eu não estou lembrando o aporte dessa pesquisa,</w:t>
      </w:r>
    </w:p>
    <w:p w14:paraId="78B5A3CD" w14:textId="77777777" w:rsidR="00413CE0" w:rsidRPr="008A5B41" w:rsidRDefault="00413CE0" w:rsidP="00413CE0">
      <w:pPr>
        <w:jc w:val="both"/>
        <w:rPr>
          <w:lang w:val="es-MX"/>
        </w:rPr>
      </w:pPr>
      <w:r w:rsidRPr="008A5B41">
        <w:rPr>
          <w:lang w:val="es-MX"/>
        </w:rPr>
        <w:t>que essa faz um pouco mais de tempo, mas depois eu posso te passar também. É, não estou lembrando. Mas posso te passar depois, também.</w:t>
      </w:r>
    </w:p>
    <w:p w14:paraId="6B59F4C5" w14:textId="77777777" w:rsidR="00413CE0" w:rsidRPr="008A5B41" w:rsidRDefault="00413CE0" w:rsidP="00413CE0">
      <w:pPr>
        <w:jc w:val="both"/>
        <w:rPr>
          <w:lang w:val="es-MX"/>
        </w:rPr>
      </w:pPr>
      <w:r w:rsidRPr="008A5B41">
        <w:rPr>
          <w:lang w:val="es-MX"/>
        </w:rPr>
        <w:t xml:space="preserve">Então, tem... Eu vejo muito isso, né? Esse público, né? Depois que as mulheres negras vocalizam o bem viver e começam a colocar os seus valores, então, a </w:t>
      </w:r>
      <w:r w:rsidRPr="0007031A">
        <w:rPr>
          <w:highlight w:val="yellow"/>
          <w:lang w:val="es-MX"/>
        </w:rPr>
        <w:t>Benilda Brito</w:t>
      </w:r>
      <w:r w:rsidRPr="008A5B41">
        <w:rPr>
          <w:lang w:val="es-MX"/>
        </w:rPr>
        <w:t>,</w:t>
      </w:r>
    </w:p>
    <w:p w14:paraId="751008CC" w14:textId="77777777" w:rsidR="00413CE0" w:rsidRPr="008A5B41" w:rsidRDefault="00413CE0" w:rsidP="00413CE0">
      <w:pPr>
        <w:jc w:val="both"/>
        <w:rPr>
          <w:lang w:val="es-MX"/>
        </w:rPr>
      </w:pPr>
      <w:r w:rsidRPr="008A5B41">
        <w:rPr>
          <w:lang w:val="es-MX"/>
        </w:rPr>
        <w:t>que é uma das minhas colaboradoras de pesquisa, vai dizer, de 2011 para cá, e se a gente quiser ser mais certinha, né? Entendendo a marcha enquanto grande difusor de...</w:t>
      </w:r>
    </w:p>
    <w:p w14:paraId="032E7538" w14:textId="77777777" w:rsidR="00413CE0" w:rsidRPr="008A5B41" w:rsidRDefault="00413CE0" w:rsidP="00413CE0">
      <w:pPr>
        <w:jc w:val="both"/>
        <w:rPr>
          <w:lang w:val="es-MX"/>
        </w:rPr>
      </w:pPr>
    </w:p>
    <w:p w14:paraId="2853A99B" w14:textId="4CA53593" w:rsidR="00413CE0" w:rsidRPr="008A5B41" w:rsidRDefault="00DB51E7" w:rsidP="00413CE0">
      <w:pPr>
        <w:jc w:val="both"/>
        <w:rPr>
          <w:lang w:val="es-MX"/>
        </w:rPr>
      </w:pPr>
      <w:r>
        <w:rPr>
          <w:lang w:val="es-MX"/>
        </w:rPr>
        <w:t>Iara Vicente</w:t>
      </w:r>
    </w:p>
    <w:p w14:paraId="2C9E64FF" w14:textId="77777777" w:rsidR="00413CE0" w:rsidRPr="008A5B41" w:rsidRDefault="00413CE0" w:rsidP="00413CE0">
      <w:pPr>
        <w:jc w:val="both"/>
        <w:rPr>
          <w:lang w:val="es-MX"/>
        </w:rPr>
      </w:pPr>
      <w:r w:rsidRPr="008A5B41">
        <w:rPr>
          <w:lang w:val="es-MX"/>
        </w:rPr>
        <w:t>Oi? Só repete essa parte da última colaboradora de pesquisa, que deu um glitch aqui. Eu queria perder. Por favor.</w:t>
      </w:r>
    </w:p>
    <w:p w14:paraId="53955244" w14:textId="77777777" w:rsidR="00413CE0" w:rsidRPr="008A5B41" w:rsidRDefault="00413CE0" w:rsidP="00413CE0">
      <w:pPr>
        <w:jc w:val="both"/>
        <w:rPr>
          <w:lang w:val="es-MX"/>
        </w:rPr>
      </w:pPr>
    </w:p>
    <w:p w14:paraId="2281ED6C" w14:textId="2F2BAE7F" w:rsidR="00413CE0" w:rsidRPr="008A5B41" w:rsidRDefault="00DB51E7" w:rsidP="00413CE0">
      <w:pPr>
        <w:jc w:val="both"/>
        <w:rPr>
          <w:lang w:val="es-MX"/>
        </w:rPr>
      </w:pPr>
      <w:r>
        <w:rPr>
          <w:lang w:val="es-MX"/>
        </w:rPr>
        <w:t>Juliana Gonçalves</w:t>
      </w:r>
    </w:p>
    <w:p w14:paraId="6D7DFF3B" w14:textId="77777777" w:rsidR="00413CE0" w:rsidRPr="008A5B41" w:rsidRDefault="00413CE0" w:rsidP="00413CE0">
      <w:pPr>
        <w:jc w:val="both"/>
        <w:rPr>
          <w:lang w:val="es-MX"/>
        </w:rPr>
      </w:pPr>
      <w:r w:rsidRPr="008A5B41">
        <w:rPr>
          <w:lang w:val="es-MX"/>
        </w:rPr>
        <w:t>Chama Benilda Brito. Ela é uma militante também. Ai, travei. Sim, sim. Voltou?</w:t>
      </w:r>
    </w:p>
    <w:p w14:paraId="15B560B7" w14:textId="77777777" w:rsidR="00413CE0" w:rsidRPr="008A5B41" w:rsidRDefault="00413CE0" w:rsidP="00413CE0">
      <w:pPr>
        <w:jc w:val="both"/>
        <w:rPr>
          <w:lang w:val="es-MX"/>
        </w:rPr>
      </w:pPr>
    </w:p>
    <w:p w14:paraId="6A4BFDB5" w14:textId="53B4E511" w:rsidR="00413CE0" w:rsidRPr="008A5B41" w:rsidRDefault="00DB51E7" w:rsidP="00413CE0">
      <w:pPr>
        <w:jc w:val="both"/>
        <w:rPr>
          <w:lang w:val="es-MX"/>
        </w:rPr>
      </w:pPr>
      <w:r>
        <w:rPr>
          <w:lang w:val="es-MX"/>
        </w:rPr>
        <w:t>Iara Vicente</w:t>
      </w:r>
    </w:p>
    <w:p w14:paraId="0050EF8F" w14:textId="77777777" w:rsidR="00413CE0" w:rsidRPr="008A5B41" w:rsidRDefault="00413CE0" w:rsidP="00413CE0">
      <w:pPr>
        <w:jc w:val="both"/>
        <w:rPr>
          <w:lang w:val="es-MX"/>
        </w:rPr>
      </w:pPr>
      <w:r w:rsidRPr="008A5B41">
        <w:rPr>
          <w:lang w:val="es-MX"/>
        </w:rPr>
        <w:t>Voltou, mas aí quando você falou da Benilda Brito e que ela, a partir de determinada data, aí contou para mim, se puder retomar essa parte.</w:t>
      </w:r>
    </w:p>
    <w:p w14:paraId="3C02FC85" w14:textId="77777777" w:rsidR="00413CE0" w:rsidRPr="008A5B41" w:rsidRDefault="00413CE0" w:rsidP="00413CE0">
      <w:pPr>
        <w:jc w:val="both"/>
        <w:rPr>
          <w:lang w:val="es-MX"/>
        </w:rPr>
      </w:pPr>
    </w:p>
    <w:p w14:paraId="599E3D4D" w14:textId="4911A478" w:rsidR="00413CE0" w:rsidRPr="008A5B41" w:rsidRDefault="00DB51E7" w:rsidP="00413CE0">
      <w:pPr>
        <w:jc w:val="both"/>
        <w:rPr>
          <w:lang w:val="es-MX"/>
        </w:rPr>
      </w:pPr>
      <w:r>
        <w:rPr>
          <w:lang w:val="es-MX"/>
        </w:rPr>
        <w:t>Juliana Gonçalves</w:t>
      </w:r>
    </w:p>
    <w:p w14:paraId="26A2AA09" w14:textId="77777777" w:rsidR="00413CE0" w:rsidRPr="008A5B41" w:rsidRDefault="00413CE0" w:rsidP="00413CE0">
      <w:pPr>
        <w:jc w:val="both"/>
        <w:rPr>
          <w:lang w:val="es-MX"/>
        </w:rPr>
      </w:pPr>
      <w:r w:rsidRPr="008A5B41">
        <w:rPr>
          <w:lang w:val="es-MX"/>
        </w:rPr>
        <w:t>Isso. A Benilda Brito vai dizer, né? Entendendo esse contexto, esse recorte temporal, né? Da marcha e da marcha das mulheres negras de 2015, enquanto esse grande fenômeno difusor do bem viver</w:t>
      </w:r>
    </w:p>
    <w:p w14:paraId="4961E6CC" w14:textId="77777777" w:rsidR="00413CE0" w:rsidRPr="008A5B41" w:rsidRDefault="00413CE0" w:rsidP="00413CE0">
      <w:pPr>
        <w:jc w:val="both"/>
        <w:rPr>
          <w:lang w:val="es-MX"/>
        </w:rPr>
      </w:pPr>
      <w:r w:rsidRPr="008A5B41">
        <w:rPr>
          <w:lang w:val="es-MX"/>
        </w:rPr>
        <w:lastRenderedPageBreak/>
        <w:t>no meio das mulheres negras, ela vai dizer que, de 2015 para cá, a mulher negra já enegreceu muito esse bem viver. E aí ela vai dizer que a gente faz isso</w:t>
      </w:r>
    </w:p>
    <w:p w14:paraId="4BDFFD8B" w14:textId="3B61BD60" w:rsidR="00413CE0" w:rsidRPr="008A5B41" w:rsidRDefault="00413CE0" w:rsidP="00413CE0">
      <w:pPr>
        <w:jc w:val="both"/>
        <w:rPr>
          <w:lang w:val="es-MX"/>
        </w:rPr>
      </w:pPr>
      <w:r w:rsidRPr="48403F2D">
        <w:rPr>
          <w:lang w:val="es-MX"/>
        </w:rPr>
        <w:t>quando a gente vai atrelar o bem viver a u</w:t>
      </w:r>
      <w:del w:id="8" w:author="iara@nossaterrafirme.com" w:date="2024-07-18T06:46:00Z">
        <w:r w:rsidRPr="48403F2D" w:rsidDel="00413CE0">
          <w:rPr>
            <w:lang w:val="es-MX"/>
          </w:rPr>
          <w:delText xml:space="preserve">m </w:delText>
        </w:r>
      </w:del>
      <w:r w:rsidRPr="48403F2D">
        <w:rPr>
          <w:lang w:val="es-MX"/>
        </w:rPr>
        <w:t>bu</w:t>
      </w:r>
      <w:ins w:id="9" w:author="iara@nossaterrafirme.com" w:date="2024-07-18T06:46:00Z">
        <w:r w:rsidR="788070BE" w:rsidRPr="48403F2D">
          <w:rPr>
            <w:lang w:val="es-MX"/>
          </w:rPr>
          <w:t>n</w:t>
        </w:r>
      </w:ins>
      <w:r w:rsidRPr="48403F2D">
        <w:rPr>
          <w:lang w:val="es-MX"/>
        </w:rPr>
        <w:t>tu africano, aos valores civilizatórios afro-brasileiros,</w:t>
      </w:r>
    </w:p>
    <w:p w14:paraId="6B0EAABD" w14:textId="77777777" w:rsidR="00413CE0" w:rsidRPr="008A5B41" w:rsidRDefault="00413CE0" w:rsidP="00413CE0">
      <w:pPr>
        <w:jc w:val="both"/>
        <w:rPr>
          <w:lang w:val="es-MX"/>
        </w:rPr>
      </w:pPr>
      <w:r w:rsidRPr="008A5B41">
        <w:rPr>
          <w:lang w:val="es-MX"/>
        </w:rPr>
        <w:t>a esse lugar de cuidado. E isso é uma coisa interessante. E a área que foi, né? Então ela coloca o bem viver por conta dessa questão, né? Do capitalismo do horizonte.</w:t>
      </w:r>
    </w:p>
    <w:p w14:paraId="2CB90E6C" w14:textId="77777777" w:rsidR="00413CE0" w:rsidRPr="008A5B41" w:rsidRDefault="00413CE0" w:rsidP="00413CE0">
      <w:pPr>
        <w:jc w:val="both"/>
        <w:rPr>
          <w:lang w:val="es-MX"/>
        </w:rPr>
      </w:pPr>
      <w:r w:rsidRPr="008A5B41">
        <w:rPr>
          <w:lang w:val="es-MX"/>
        </w:rPr>
        <w:t>Mas a primeira conexão que as mulheres fazem dentro dessa esfera do sentir, do bem viver, é sobre cuidado e autocuidado. E que como até ela teve dificuldade de entender</w:t>
      </w:r>
    </w:p>
    <w:p w14:paraId="526AFF27" w14:textId="77777777" w:rsidR="00413CE0" w:rsidRPr="008A5B41" w:rsidRDefault="00413CE0" w:rsidP="00413CE0">
      <w:pPr>
        <w:jc w:val="both"/>
        <w:rPr>
          <w:lang w:val="es-MX"/>
        </w:rPr>
      </w:pPr>
      <w:r w:rsidRPr="008A5B41">
        <w:rPr>
          <w:lang w:val="es-MX"/>
        </w:rPr>
        <w:t>que isso não é que esse cuidado e autocuidado das mulheres negras não era dentro de uma visão liberal, uma visão individualista, né? Mas nesse lugar que são mulheres, né?</w:t>
      </w:r>
    </w:p>
    <w:p w14:paraId="6DCB64AA" w14:textId="77777777" w:rsidR="00413CE0" w:rsidRPr="008A5B41" w:rsidRDefault="00413CE0" w:rsidP="00413CE0">
      <w:pPr>
        <w:jc w:val="both"/>
        <w:rPr>
          <w:lang w:val="es-MX"/>
        </w:rPr>
      </w:pPr>
      <w:r w:rsidRPr="008A5B41">
        <w:rPr>
          <w:lang w:val="es-MX"/>
        </w:rPr>
        <w:t>E as mulheres negras, em sua maioria das vezes, estão sempre cuidando e a serviço do outro. E até para elas continuarem em pé na luta contra o racismo, contra o machismo,</w:t>
      </w:r>
    </w:p>
    <w:p w14:paraId="2EE1C45F" w14:textId="77777777" w:rsidR="00413CE0" w:rsidRPr="008A5B41" w:rsidRDefault="00413CE0" w:rsidP="00413CE0">
      <w:pPr>
        <w:jc w:val="both"/>
        <w:rPr>
          <w:lang w:val="es-MX"/>
        </w:rPr>
      </w:pPr>
      <w:r w:rsidRPr="008A5B41">
        <w:rPr>
          <w:lang w:val="es-MX"/>
        </w:rPr>
        <w:t>elas precisavam se voltar para si e se cuidar. Então essa ideia do cuidado e do autocuidado aparece demais. Assim como a própria ideia do amor, né?</w:t>
      </w:r>
    </w:p>
    <w:p w14:paraId="263738AB" w14:textId="77777777" w:rsidR="00413CE0" w:rsidRPr="008A5B41" w:rsidRDefault="00413CE0" w:rsidP="00413CE0">
      <w:pPr>
        <w:jc w:val="both"/>
        <w:rPr>
          <w:lang w:val="es-MX"/>
        </w:rPr>
      </w:pPr>
      <w:r w:rsidRPr="008A5B41">
        <w:rPr>
          <w:lang w:val="es-MX"/>
        </w:rPr>
        <w:t xml:space="preserve">Do amor enquanto algo... Enquanto uma prática, né? Como a </w:t>
      </w:r>
      <w:r w:rsidRPr="0007031A">
        <w:rPr>
          <w:highlight w:val="yellow"/>
          <w:lang w:val="es-MX"/>
        </w:rPr>
        <w:t>Bell Hooks</w:t>
      </w:r>
      <w:r w:rsidRPr="008A5B41">
        <w:rPr>
          <w:lang w:val="es-MX"/>
        </w:rPr>
        <w:t xml:space="preserve"> traz, né? Enquanto uma prática política de transformação. Então a Benilda vai trazer essa ideia, né?</w:t>
      </w:r>
    </w:p>
    <w:p w14:paraId="2F85CEE4" w14:textId="77777777" w:rsidR="00413CE0" w:rsidRPr="008A5B41" w:rsidRDefault="00413CE0" w:rsidP="00413CE0">
      <w:pPr>
        <w:jc w:val="both"/>
        <w:rPr>
          <w:lang w:val="es-MX"/>
        </w:rPr>
      </w:pPr>
      <w:r w:rsidRPr="008A5B41">
        <w:rPr>
          <w:lang w:val="es-MX"/>
        </w:rPr>
        <w:t>Que as mulheres negras já foram enegrecendo muito esse bem viver. E aí vão enegrecendo, colocando o bem viver. E aí eu acho que são dois ganhos, assim, que eu consigo sistematizar no trabalho.</w:t>
      </w:r>
    </w:p>
    <w:p w14:paraId="3B5EC158" w14:textId="77777777" w:rsidR="00413CE0" w:rsidRPr="008A5B41" w:rsidRDefault="00413CE0" w:rsidP="00413CE0">
      <w:pPr>
        <w:jc w:val="both"/>
        <w:rPr>
          <w:lang w:val="es-MX"/>
        </w:rPr>
      </w:pPr>
      <w:r w:rsidRPr="008A5B41">
        <w:rPr>
          <w:lang w:val="es-MX"/>
        </w:rPr>
        <w:t>Um é enquanto... Enquanto um conceito e uma prática anticapitalista, né? E aí é importante dizer, porque quando a gente olha os contextos</w:t>
      </w:r>
    </w:p>
    <w:p w14:paraId="3D2C0F81" w14:textId="77777777" w:rsidR="00413CE0" w:rsidRPr="008A5B41" w:rsidRDefault="00413CE0" w:rsidP="00413CE0">
      <w:pPr>
        <w:jc w:val="both"/>
        <w:rPr>
          <w:lang w:val="es-MX"/>
        </w:rPr>
      </w:pPr>
      <w:r w:rsidRPr="008A5B41">
        <w:rPr>
          <w:lang w:val="es-MX"/>
        </w:rPr>
        <w:t>de Bolívia, Equador e toda a corrupção, digamos assim, que houve do conceito, né? Dentro... Por mais que tiveram avanços importantíssimos, né?</w:t>
      </w:r>
    </w:p>
    <w:p w14:paraId="5E5BAD17" w14:textId="77777777" w:rsidR="00413CE0" w:rsidRPr="008A5B41" w:rsidRDefault="00413CE0" w:rsidP="00413CE0">
      <w:pPr>
        <w:jc w:val="both"/>
        <w:rPr>
          <w:lang w:val="es-MX"/>
        </w:rPr>
      </w:pPr>
      <w:r w:rsidRPr="008A5B41">
        <w:rPr>
          <w:lang w:val="es-MX"/>
        </w:rPr>
        <w:t>Então estou falando de dois processos constitucionais que colocam o bem viver dentro das constituições. Então foi algo muito grande. Então Equador tinha uma secretaria, né?</w:t>
      </w:r>
    </w:p>
    <w:p w14:paraId="7E0C3467" w14:textId="77777777" w:rsidR="00413CE0" w:rsidRPr="008A5B41" w:rsidRDefault="00413CE0" w:rsidP="00413CE0">
      <w:pPr>
        <w:jc w:val="both"/>
        <w:rPr>
          <w:lang w:val="es-MX"/>
        </w:rPr>
      </w:pPr>
      <w:r w:rsidRPr="008A5B41">
        <w:rPr>
          <w:lang w:val="es-MX"/>
        </w:rPr>
        <w:t>Específica, assim, voltada ao bem viver. Mas mesmo assim tiveram questões... Tristes, né? Tristes que no fundo estão...</w:t>
      </w:r>
    </w:p>
    <w:p w14:paraId="35434695" w14:textId="77777777" w:rsidR="00413CE0" w:rsidRPr="008A5B41" w:rsidRDefault="00413CE0" w:rsidP="00413CE0">
      <w:pPr>
        <w:jc w:val="both"/>
        <w:rPr>
          <w:lang w:val="es-MX"/>
        </w:rPr>
      </w:pPr>
      <w:r w:rsidRPr="008A5B41">
        <w:rPr>
          <w:lang w:val="es-MX"/>
        </w:rPr>
        <w:lastRenderedPageBreak/>
        <w:t>Que de fundo está esse lugar do quanto a gente consegue caminhar ao encontro do bem viver dentro de uma sociedade capitalista. Dentro de uma sociedade...</w:t>
      </w:r>
    </w:p>
    <w:p w14:paraId="70F7A302" w14:textId="77777777" w:rsidR="00413CE0" w:rsidRPr="008A5B41" w:rsidRDefault="00413CE0" w:rsidP="00413CE0">
      <w:pPr>
        <w:jc w:val="both"/>
        <w:rPr>
          <w:lang w:val="es-MX"/>
        </w:rPr>
      </w:pPr>
      <w:r w:rsidRPr="008A5B41">
        <w:rPr>
          <w:lang w:val="es-MX"/>
        </w:rPr>
        <w:t>E por ser capitalista tão desigual. Então... Então, espera aí... As feministas, as feministas negras...</w:t>
      </w:r>
    </w:p>
    <w:p w14:paraId="67357E9B" w14:textId="77777777" w:rsidR="00413CE0" w:rsidRPr="008A5B41" w:rsidRDefault="00413CE0" w:rsidP="00413CE0">
      <w:pPr>
        <w:jc w:val="both"/>
        <w:rPr>
          <w:lang w:val="es-MX"/>
        </w:rPr>
      </w:pPr>
      <w:r w:rsidRPr="008A5B41">
        <w:rPr>
          <w:lang w:val="es-MX"/>
        </w:rPr>
        <w:t>Então um ganho é esse e o outro ganho é de entender o bem viver enquanto uma prática política. Que não é só um slogan ou algo bonito</w:t>
      </w:r>
    </w:p>
    <w:p w14:paraId="0A46FC52" w14:textId="77777777" w:rsidR="00413CE0" w:rsidRPr="008A5B41" w:rsidRDefault="00413CE0" w:rsidP="00413CE0">
      <w:pPr>
        <w:jc w:val="both"/>
        <w:rPr>
          <w:lang w:val="es-MX"/>
        </w:rPr>
      </w:pPr>
      <w:r w:rsidRPr="008A5B41">
        <w:rPr>
          <w:lang w:val="es-MX"/>
        </w:rPr>
        <w:t>que faz a gente pensar, um horizonte. Mas que ele é vivo. Então é uma prática política viva que vai se refletir, por exemplo, em ações simples.</w:t>
      </w:r>
    </w:p>
    <w:p w14:paraId="604A7A81" w14:textId="77777777" w:rsidR="00413CE0" w:rsidRPr="008A5B41" w:rsidRDefault="00413CE0" w:rsidP="00413CE0">
      <w:pPr>
        <w:jc w:val="both"/>
        <w:rPr>
          <w:lang w:val="es-MX"/>
        </w:rPr>
      </w:pPr>
      <w:r w:rsidRPr="008A5B41">
        <w:rPr>
          <w:lang w:val="es-MX"/>
        </w:rPr>
        <w:t>Então o que me faz, dentro de uma atividade de mulheres negras, pensar sempre num espaço que seja acolhedor para as mães, que seja acolhedor para as crianças,</w:t>
      </w:r>
    </w:p>
    <w:p w14:paraId="244A80DB" w14:textId="77777777" w:rsidR="00413CE0" w:rsidRPr="008A5B41" w:rsidRDefault="00413CE0" w:rsidP="00413CE0">
      <w:pPr>
        <w:jc w:val="both"/>
        <w:rPr>
          <w:lang w:val="es-MX"/>
        </w:rPr>
      </w:pPr>
      <w:r w:rsidRPr="008A5B41">
        <w:rPr>
          <w:lang w:val="es-MX"/>
        </w:rPr>
        <w:t>que a gente entenda que sentar em roda não é só uma questão de visibilidade, mas é uma questão também de trazer horizontalidade pro processo, e a questão da circularidade.</w:t>
      </w:r>
    </w:p>
    <w:p w14:paraId="593E0ACD" w14:textId="77777777" w:rsidR="00413CE0" w:rsidRPr="008A5B41" w:rsidRDefault="00413CE0" w:rsidP="00413CE0">
      <w:pPr>
        <w:jc w:val="both"/>
        <w:rPr>
          <w:lang w:val="es-MX"/>
        </w:rPr>
      </w:pPr>
      <w:r w:rsidRPr="008A5B41">
        <w:rPr>
          <w:lang w:val="es-MX"/>
        </w:rPr>
        <w:t>Então tem várias pequenas ações, digamos assim, que vão mostrando que o bem viver não é só um conceito. Por isso que quando eu falo dele sempre falo, né? Conceito barra prática. Porque eu vejo muito isso.</w:t>
      </w:r>
    </w:p>
    <w:p w14:paraId="3C3151FC" w14:textId="77777777" w:rsidR="00413CE0" w:rsidRPr="008A5B41" w:rsidRDefault="00413CE0" w:rsidP="00413CE0">
      <w:pPr>
        <w:jc w:val="both"/>
        <w:rPr>
          <w:lang w:val="es-MX"/>
        </w:rPr>
      </w:pPr>
      <w:r w:rsidRPr="008A5B41">
        <w:rPr>
          <w:lang w:val="es-MX"/>
        </w:rPr>
        <w:t>Que não é... Que não surgiu... Não é um conceito que surgiu e que as mulheres não conseguiram trazer e ficar no chão. Não. Tipo, elas sentiram o bem viver,</w:t>
      </w:r>
    </w:p>
    <w:p w14:paraId="4B22FF85" w14:textId="77777777" w:rsidR="00413CE0" w:rsidRPr="008A5B41" w:rsidRDefault="00413CE0" w:rsidP="00413CE0">
      <w:pPr>
        <w:jc w:val="both"/>
        <w:rPr>
          <w:lang w:val="es-MX"/>
        </w:rPr>
      </w:pPr>
      <w:r w:rsidRPr="008A5B41">
        <w:rPr>
          <w:lang w:val="es-MX"/>
        </w:rPr>
        <w:t>então intuíram o que era e começaram a construir a sua visão de bem viver, assim. E que isso é legítimo, porque é uma visão que parte da prática. Não partiu...</w:t>
      </w:r>
    </w:p>
    <w:p w14:paraId="18B17C64" w14:textId="77777777" w:rsidR="00413CE0" w:rsidRPr="008A5B41" w:rsidRDefault="00413CE0" w:rsidP="00413CE0">
      <w:pPr>
        <w:jc w:val="both"/>
        <w:rPr>
          <w:lang w:val="es-MX"/>
        </w:rPr>
      </w:pPr>
      <w:r w:rsidRPr="008A5B41">
        <w:rPr>
          <w:lang w:val="es-MX"/>
        </w:rPr>
        <w:t xml:space="preserve">Elas não foram ler o </w:t>
      </w:r>
      <w:r w:rsidRPr="007D0152">
        <w:rPr>
          <w:highlight w:val="yellow"/>
          <w:lang w:val="es-MX"/>
        </w:rPr>
        <w:t>Alberto Acosta</w:t>
      </w:r>
      <w:r w:rsidRPr="008A5B41">
        <w:rPr>
          <w:lang w:val="es-MX"/>
        </w:rPr>
        <w:t xml:space="preserve"> ou a B</w:t>
      </w:r>
      <w:r w:rsidRPr="007D0152">
        <w:rPr>
          <w:highlight w:val="yellow"/>
          <w:lang w:val="es-MX"/>
        </w:rPr>
        <w:t>lanca Chancoça</w:t>
      </w:r>
      <w:r w:rsidRPr="008A5B41">
        <w:rPr>
          <w:lang w:val="es-MX"/>
        </w:rPr>
        <w:t>, sabe? Não foram ler essas coisas. Não tinha essa percepção. Elas foram viver. E é muito...</w:t>
      </w:r>
    </w:p>
    <w:p w14:paraId="6BFDD175" w14:textId="77777777" w:rsidR="00413CE0" w:rsidRPr="008A5B41" w:rsidRDefault="00413CE0" w:rsidP="00413CE0">
      <w:pPr>
        <w:jc w:val="both"/>
        <w:rPr>
          <w:lang w:val="es-MX"/>
        </w:rPr>
      </w:pPr>
      <w:r w:rsidRPr="008A5B41">
        <w:rPr>
          <w:lang w:val="es-MX"/>
        </w:rPr>
        <w:t>É muito gratificante ver, né? Quando eu faço essa... Eu faço uma revisão bibliográfica e aí eu vou falar, vou analisar vários artigos que vão trazer o bem viver</w:t>
      </w:r>
    </w:p>
    <w:p w14:paraId="03595A23" w14:textId="77777777" w:rsidR="00413CE0" w:rsidRPr="008A5B41" w:rsidRDefault="00413CE0" w:rsidP="00413CE0">
      <w:pPr>
        <w:jc w:val="both"/>
        <w:rPr>
          <w:lang w:val="es-MX"/>
        </w:rPr>
      </w:pPr>
      <w:r w:rsidRPr="008A5B41">
        <w:rPr>
          <w:lang w:val="es-MX"/>
        </w:rPr>
        <w:t>nesse contexto da América Latina e nesse olhar indígena. E aí disso eu vou e tiro cinco elementos que a gente pode dizer que estão presentes nas ideias do bem viver. Quando a gente olha...</w:t>
      </w:r>
    </w:p>
    <w:p w14:paraId="15E3A218" w14:textId="77777777" w:rsidR="00413CE0" w:rsidRPr="008A5B41" w:rsidRDefault="00413CE0" w:rsidP="00413CE0">
      <w:pPr>
        <w:jc w:val="both"/>
        <w:rPr>
          <w:lang w:val="es-MX"/>
        </w:rPr>
      </w:pPr>
      <w:r w:rsidRPr="008A5B41">
        <w:rPr>
          <w:lang w:val="es-MX"/>
        </w:rPr>
        <w:t>Quando a gente olha o que as mulheres negras falam, esses cinco elementos estão lá. Mesmo elas não tendo ciência de que... Muitas vezes, né? Algumas têm, mas nem todas. De que tem toda essa construção</w:t>
      </w:r>
    </w:p>
    <w:p w14:paraId="58CE4118" w14:textId="2C2F55AF" w:rsidR="00413CE0" w:rsidRPr="008A5B41" w:rsidRDefault="00413CE0" w:rsidP="48403F2D">
      <w:pPr>
        <w:jc w:val="both"/>
        <w:rPr>
          <w:lang w:val="pt-BR"/>
        </w:rPr>
      </w:pPr>
      <w:r w:rsidRPr="48403F2D">
        <w:rPr>
          <w:lang w:val="pt-BR"/>
        </w:rPr>
        <w:lastRenderedPageBreak/>
        <w:t xml:space="preserve">acadêmica, sistematizada, né? Elas não tinham essa noção. Então é muito bonito ver isso, assim. Porque tem uma camada do sentir que a gente traz até </w:t>
      </w:r>
      <w:proofErr w:type="gramStart"/>
      <w:r w:rsidRPr="48403F2D">
        <w:rPr>
          <w:lang w:val="pt-BR"/>
        </w:rPr>
        <w:t>pro</w:t>
      </w:r>
      <w:proofErr w:type="gramEnd"/>
      <w:r w:rsidRPr="48403F2D">
        <w:rPr>
          <w:lang w:val="pt-BR"/>
        </w:rPr>
        <w:t xml:space="preserve"> </w:t>
      </w:r>
      <w:del w:id="10" w:author="iara@nossaterrafirme.com" w:date="2024-07-18T06:48:00Z">
        <w:r w:rsidRPr="48403F2D" w:rsidDel="00413CE0">
          <w:rPr>
            <w:lang w:val="pt-BR"/>
          </w:rPr>
          <w:delText>b</w:delText>
        </w:r>
      </w:del>
      <w:ins w:id="11" w:author="iara@nossaterrafirme.com" w:date="2024-07-18T06:48:00Z">
        <w:r w:rsidR="5D3F91EB" w:rsidRPr="48403F2D">
          <w:rPr>
            <w:lang w:val="pt-BR"/>
          </w:rPr>
          <w:t>Bi</w:t>
        </w:r>
      </w:ins>
      <w:del w:id="12" w:author="iara@nossaterrafirme.com" w:date="2024-07-18T06:48:00Z">
        <w:r w:rsidRPr="48403F2D" w:rsidDel="00413CE0">
          <w:rPr>
            <w:lang w:val="pt-BR"/>
          </w:rPr>
          <w:delText>i</w:delText>
        </w:r>
      </w:del>
      <w:r w:rsidRPr="48403F2D">
        <w:rPr>
          <w:lang w:val="pt-BR"/>
        </w:rPr>
        <w:t>oma, né? Que é muito forte, assim.</w:t>
      </w:r>
    </w:p>
    <w:p w14:paraId="7BA40F68" w14:textId="77777777" w:rsidR="00413CE0" w:rsidRPr="008A5B41" w:rsidRDefault="00413CE0" w:rsidP="00413CE0">
      <w:pPr>
        <w:jc w:val="both"/>
        <w:rPr>
          <w:lang w:val="es-MX"/>
        </w:rPr>
      </w:pPr>
      <w:r w:rsidRPr="008A5B41">
        <w:rPr>
          <w:lang w:val="es-MX"/>
        </w:rPr>
        <w:t>E é um sentir a partir dessa visão contracolonial de comunidades tradicionais, da população negra, indígena, quilombola, periférica. Então é esse o lugar, assim.</w:t>
      </w:r>
    </w:p>
    <w:p w14:paraId="5FEFF2E1" w14:textId="77777777" w:rsidR="00413CE0" w:rsidRPr="008A5B41" w:rsidRDefault="00413CE0" w:rsidP="00413CE0">
      <w:pPr>
        <w:jc w:val="both"/>
        <w:rPr>
          <w:lang w:val="es-MX"/>
        </w:rPr>
      </w:pPr>
    </w:p>
    <w:p w14:paraId="1345835F" w14:textId="5BDC2F5D" w:rsidR="00413CE0" w:rsidRPr="008A5B41" w:rsidRDefault="00DB51E7" w:rsidP="00413CE0">
      <w:pPr>
        <w:jc w:val="both"/>
        <w:rPr>
          <w:lang w:val="es-MX"/>
        </w:rPr>
      </w:pPr>
      <w:r>
        <w:rPr>
          <w:lang w:val="es-MX"/>
        </w:rPr>
        <w:t>Iara Vicente</w:t>
      </w:r>
    </w:p>
    <w:p w14:paraId="6CCDA0FC" w14:textId="77777777" w:rsidR="00413CE0" w:rsidRPr="008A5B41" w:rsidRDefault="00413CE0" w:rsidP="00413CE0">
      <w:pPr>
        <w:jc w:val="both"/>
        <w:rPr>
          <w:lang w:val="es-MX"/>
        </w:rPr>
      </w:pPr>
      <w:r w:rsidRPr="008A5B41">
        <w:rPr>
          <w:lang w:val="es-MX"/>
        </w:rPr>
        <w:t>É emocionante. Irmã, quais que são esses cinco pontos que você encontrou de equivalência?</w:t>
      </w:r>
    </w:p>
    <w:p w14:paraId="27A5DCB5" w14:textId="77777777" w:rsidR="00413CE0" w:rsidRPr="008A5B41" w:rsidRDefault="00413CE0" w:rsidP="00413CE0">
      <w:pPr>
        <w:jc w:val="both"/>
        <w:rPr>
          <w:lang w:val="es-MX"/>
        </w:rPr>
      </w:pPr>
    </w:p>
    <w:p w14:paraId="2110DAA8" w14:textId="4C0D1FC7" w:rsidR="00413CE0" w:rsidRPr="008A5B41" w:rsidRDefault="00DB51E7" w:rsidP="00413CE0">
      <w:pPr>
        <w:jc w:val="both"/>
        <w:rPr>
          <w:lang w:val="es-MX"/>
        </w:rPr>
      </w:pPr>
      <w:r>
        <w:rPr>
          <w:lang w:val="es-MX"/>
        </w:rPr>
        <w:t>Juliana Gonçalves</w:t>
      </w:r>
    </w:p>
    <w:p w14:paraId="1EA11CC6" w14:textId="77777777" w:rsidR="00413CE0" w:rsidRPr="008A5B41" w:rsidRDefault="00413CE0" w:rsidP="00413CE0">
      <w:pPr>
        <w:jc w:val="both"/>
        <w:rPr>
          <w:lang w:val="es-MX"/>
        </w:rPr>
      </w:pPr>
      <w:r w:rsidRPr="008A5B41">
        <w:rPr>
          <w:lang w:val="es-MX"/>
        </w:rPr>
        <w:t>Sim, são... Primeiro é essa questão da natureza, né? Então a natureza enquanto detentora de direitos. O segundo é o coletivo</w:t>
      </w:r>
    </w:p>
    <w:p w14:paraId="25D9A52F" w14:textId="77777777" w:rsidR="00413CE0" w:rsidRPr="008A5B41" w:rsidRDefault="00413CE0" w:rsidP="00413CE0">
      <w:pPr>
        <w:jc w:val="both"/>
        <w:rPr>
          <w:lang w:val="es-MX"/>
        </w:rPr>
      </w:pPr>
      <w:r w:rsidRPr="008A5B41">
        <w:rPr>
          <w:lang w:val="es-MX"/>
        </w:rPr>
        <w:t>e a construção de comunidades enquanto esse lugar de segurança, né? Pra construção do bem viver. Não existe o meu bem viver individual.</w:t>
      </w:r>
    </w:p>
    <w:p w14:paraId="29A2B9F7" w14:textId="77777777" w:rsidR="00413CE0" w:rsidRPr="00DB51E7" w:rsidRDefault="00413CE0" w:rsidP="00413CE0">
      <w:pPr>
        <w:jc w:val="both"/>
        <w:rPr>
          <w:lang w:val="es-MX"/>
        </w:rPr>
      </w:pPr>
      <w:r w:rsidRPr="008A5B41">
        <w:rPr>
          <w:lang w:val="es-MX"/>
        </w:rPr>
        <w:t xml:space="preserve">É sempre uma questão coletiva. Ser contra... Ser uma visão... </w:t>
      </w:r>
      <w:r w:rsidRPr="00DB51E7">
        <w:rPr>
          <w:lang w:val="es-MX"/>
        </w:rPr>
        <w:t>Contra o...</w:t>
      </w:r>
    </w:p>
    <w:p w14:paraId="62C513EB" w14:textId="77777777" w:rsidR="00413CE0" w:rsidRPr="008A5B41" w:rsidRDefault="00413CE0" w:rsidP="00413CE0">
      <w:pPr>
        <w:jc w:val="both"/>
        <w:rPr>
          <w:lang w:val="es-MX"/>
        </w:rPr>
      </w:pPr>
      <w:r w:rsidRPr="00DB51E7">
        <w:rPr>
          <w:lang w:val="es-MX"/>
        </w:rPr>
        <w:t xml:space="preserve">Esse modelo de... Espera aí. </w:t>
      </w:r>
      <w:r w:rsidRPr="008A5B41">
        <w:rPr>
          <w:lang w:val="es-MX"/>
        </w:rPr>
        <w:t>Enquanto uma riqueza civilizatória...</w:t>
      </w:r>
    </w:p>
    <w:p w14:paraId="3D99FA62" w14:textId="77777777" w:rsidR="00413CE0" w:rsidRPr="008A5B41" w:rsidRDefault="00413CE0" w:rsidP="00413CE0">
      <w:pPr>
        <w:jc w:val="both"/>
        <w:rPr>
          <w:lang w:val="es-MX"/>
        </w:rPr>
      </w:pPr>
      <w:r w:rsidRPr="008A5B41">
        <w:rPr>
          <w:lang w:val="es-MX"/>
        </w:rPr>
        <w:t>Esse ponto é bem importante. Sim. Que... Ele traz essa noção de ser diverso... É...</w:t>
      </w:r>
    </w:p>
    <w:p w14:paraId="57275D8A" w14:textId="77777777" w:rsidR="00413CE0" w:rsidRPr="008A5B41" w:rsidRDefault="00413CE0" w:rsidP="00413CE0">
      <w:pPr>
        <w:jc w:val="both"/>
        <w:rPr>
          <w:lang w:val="es-MX"/>
        </w:rPr>
      </w:pPr>
      <w:r w:rsidRPr="008A5B41">
        <w:rPr>
          <w:lang w:val="es-MX"/>
        </w:rPr>
        <w:t>De ser diverso no sentido muito plural. Há uma diversidade entre pessoas na igreja. E a nossa diversidade não é só em comparação ao branco, né? Que entre... Como os povos indígenas que têm várias etnias,</w:t>
      </w:r>
    </w:p>
    <w:p w14:paraId="1C3C4C1B" w14:textId="77777777" w:rsidR="00413CE0" w:rsidRPr="008A5B41" w:rsidRDefault="00413CE0" w:rsidP="00413CE0">
      <w:pPr>
        <w:jc w:val="both"/>
        <w:rPr>
          <w:lang w:val="es-MX"/>
        </w:rPr>
      </w:pPr>
      <w:r w:rsidRPr="008A5B41">
        <w:rPr>
          <w:lang w:val="es-MX"/>
        </w:rPr>
        <w:t>várias origens, várias culturas. E que essa diversidade... É essa construção... De um... Eurocêntrica, branca, né?</w:t>
      </w:r>
    </w:p>
    <w:p w14:paraId="50405A89" w14:textId="77777777" w:rsidR="00413CE0" w:rsidRPr="008A5B41" w:rsidRDefault="00413CE0" w:rsidP="00413CE0">
      <w:pPr>
        <w:jc w:val="both"/>
        <w:rPr>
          <w:lang w:val="es-MX"/>
        </w:rPr>
      </w:pPr>
      <w:r w:rsidRPr="008A5B41">
        <w:rPr>
          <w:lang w:val="es-MX"/>
        </w:rPr>
        <w:t>Capitalista que vai falar... Que vai trazer que toda diversidade... É... Vire uma desigualdade. E é uma concepção, não. Que a diversidade é rica. Tipo, eu não preciso escolher. Tipo, né?</w:t>
      </w:r>
    </w:p>
    <w:p w14:paraId="4FDE127C" w14:textId="77777777" w:rsidR="00413CE0" w:rsidRPr="008A5B41" w:rsidRDefault="00413CE0" w:rsidP="00413CE0">
      <w:pPr>
        <w:jc w:val="both"/>
        <w:rPr>
          <w:lang w:val="es-MX"/>
        </w:rPr>
      </w:pPr>
      <w:r w:rsidRPr="008A5B41">
        <w:rPr>
          <w:lang w:val="es-MX"/>
        </w:rPr>
        <w:t>Então... É tudo bem se você... Sei lá. Acredita em outros deuses. E eu acredito nesses. Tá tudo certo. É uma visão muito mais da complementaridade, né? Da correspondência. E o quinto elemento...</w:t>
      </w:r>
    </w:p>
    <w:p w14:paraId="1577FB49" w14:textId="77777777" w:rsidR="00413CE0" w:rsidRPr="008A5B41" w:rsidRDefault="00413CE0" w:rsidP="00413CE0">
      <w:pPr>
        <w:jc w:val="both"/>
        <w:rPr>
          <w:lang w:val="es-MX"/>
        </w:rPr>
      </w:pPr>
      <w:r w:rsidRPr="008A5B41">
        <w:rPr>
          <w:lang w:val="es-MX"/>
        </w:rPr>
        <w:lastRenderedPageBreak/>
        <w:t>Que eu não tô lembrando. Mas eu vou olhar agora aqui na minha cola. Vou olhar agora. E aí eu vou te mostrar um negócio que eu fiz. Que eu fiz um...</w:t>
      </w:r>
    </w:p>
    <w:p w14:paraId="36EFEA00" w14:textId="77777777" w:rsidR="00413CE0" w:rsidRPr="008A5B41" w:rsidRDefault="00413CE0" w:rsidP="00413CE0">
      <w:pPr>
        <w:jc w:val="both"/>
        <w:rPr>
          <w:lang w:val="es-MX"/>
        </w:rPr>
      </w:pPr>
      <w:r w:rsidRPr="008A5B41">
        <w:rPr>
          <w:lang w:val="es-MX"/>
        </w:rPr>
        <w:t>Uma facilitação gráfica. É... Uma facilitação gráfica. Que traz, né? Um pouco desses elementos. Eu até te mando. Porque ficou um material bem bonito.</w:t>
      </w:r>
    </w:p>
    <w:p w14:paraId="2CF0CA9B" w14:textId="77777777" w:rsidR="00413CE0" w:rsidRPr="008A5B41" w:rsidRDefault="00413CE0" w:rsidP="00413CE0">
      <w:pPr>
        <w:jc w:val="both"/>
        <w:rPr>
          <w:lang w:val="es-MX"/>
        </w:rPr>
      </w:pPr>
      <w:r w:rsidRPr="008A5B41">
        <w:rPr>
          <w:lang w:val="es-MX"/>
        </w:rPr>
        <w:t>Foi uma mana preta que fez. Ela chama Taole. E aí eu fiz uma conversa dessas, né? Nesse sentido do bem viver.</w:t>
      </w:r>
    </w:p>
    <w:p w14:paraId="2C997686" w14:textId="77777777" w:rsidR="00413CE0" w:rsidRPr="008A5B41" w:rsidRDefault="00413CE0" w:rsidP="00413CE0">
      <w:pPr>
        <w:jc w:val="both"/>
        <w:rPr>
          <w:lang w:val="es-MX"/>
        </w:rPr>
      </w:pPr>
      <w:r w:rsidRPr="008A5B41">
        <w:rPr>
          <w:lang w:val="es-MX"/>
        </w:rPr>
        <w:t>E aí ela montou, né? Tudo que ela entendeu que eu trouxe, né? Sobre a marcha. Sobre todo o resto. Ela montou um...</w:t>
      </w:r>
    </w:p>
    <w:p w14:paraId="1664C0D5" w14:textId="77777777" w:rsidR="00413CE0" w:rsidRPr="008A5B41" w:rsidRDefault="00413CE0" w:rsidP="00413CE0">
      <w:pPr>
        <w:jc w:val="both"/>
        <w:rPr>
          <w:lang w:val="es-MX"/>
        </w:rPr>
      </w:pPr>
      <w:r w:rsidRPr="008A5B41">
        <w:rPr>
          <w:lang w:val="es-MX"/>
        </w:rPr>
        <w:t>Uma facilitação gráfica, assim. Bem bonita. Eu vou até dividir aqui com você. Peraí.</w:t>
      </w:r>
    </w:p>
    <w:p w14:paraId="3246702A" w14:textId="77777777" w:rsidR="00413CE0" w:rsidRPr="008A5B41" w:rsidRDefault="00413CE0" w:rsidP="00413CE0">
      <w:pPr>
        <w:jc w:val="both"/>
        <w:rPr>
          <w:lang w:val="es-MX"/>
        </w:rPr>
      </w:pPr>
    </w:p>
    <w:p w14:paraId="5349CB5B" w14:textId="2DC2725E" w:rsidR="00413CE0" w:rsidRPr="008A5B41" w:rsidRDefault="00DB51E7" w:rsidP="00413CE0">
      <w:pPr>
        <w:jc w:val="both"/>
        <w:rPr>
          <w:lang w:val="es-MX"/>
        </w:rPr>
      </w:pPr>
      <w:r>
        <w:rPr>
          <w:lang w:val="es-MX"/>
        </w:rPr>
        <w:t>Iara Vicente</w:t>
      </w:r>
    </w:p>
    <w:p w14:paraId="510B4291" w14:textId="77777777" w:rsidR="00413CE0" w:rsidRPr="008A5B41" w:rsidRDefault="00413CE0" w:rsidP="00413CE0">
      <w:pPr>
        <w:jc w:val="both"/>
        <w:rPr>
          <w:lang w:val="es-MX"/>
        </w:rPr>
      </w:pPr>
      <w:r w:rsidRPr="008A5B41">
        <w:rPr>
          <w:lang w:val="es-MX"/>
        </w:rPr>
        <w:t>Ah, te agradeço muito. Deixa eu só confirmar. Diversidade como uma riqueza civilizatória. Né? Você deu um...</w:t>
      </w:r>
    </w:p>
    <w:p w14:paraId="38058CB8" w14:textId="77777777" w:rsidR="00413CE0" w:rsidRPr="008A5B41" w:rsidRDefault="00413CE0" w:rsidP="00413CE0">
      <w:pPr>
        <w:jc w:val="both"/>
        <w:rPr>
          <w:lang w:val="es-MX"/>
        </w:rPr>
      </w:pPr>
    </w:p>
    <w:p w14:paraId="47F432BB" w14:textId="56871A4E" w:rsidR="00413CE0" w:rsidRPr="008A5B41" w:rsidRDefault="00DB51E7" w:rsidP="00413CE0">
      <w:pPr>
        <w:jc w:val="both"/>
        <w:rPr>
          <w:lang w:val="es-MX"/>
        </w:rPr>
      </w:pPr>
      <w:r>
        <w:rPr>
          <w:lang w:val="es-MX"/>
        </w:rPr>
        <w:t>Juliana Gonçalves</w:t>
      </w:r>
    </w:p>
    <w:p w14:paraId="7E4AF923" w14:textId="77777777" w:rsidR="00413CE0" w:rsidRPr="008A5B41" w:rsidRDefault="00413CE0" w:rsidP="00413CE0">
      <w:pPr>
        <w:jc w:val="both"/>
        <w:rPr>
          <w:lang w:val="es-MX"/>
        </w:rPr>
      </w:pPr>
      <w:r w:rsidRPr="008A5B41">
        <w:rPr>
          <w:lang w:val="es-MX"/>
        </w:rPr>
        <w:t>Isso. Exatamente. Diversidade quanto uma riqueza civilizatória. Deixa eu achar aqui. Ah...</w:t>
      </w:r>
    </w:p>
    <w:p w14:paraId="1D449F50" w14:textId="77777777" w:rsidR="00413CE0" w:rsidRPr="008A5B41" w:rsidRDefault="00413CE0" w:rsidP="00413CE0">
      <w:pPr>
        <w:jc w:val="both"/>
        <w:rPr>
          <w:lang w:val="es-MX"/>
        </w:rPr>
      </w:pPr>
      <w:r w:rsidRPr="008A5B41">
        <w:rPr>
          <w:lang w:val="es-MX"/>
        </w:rPr>
        <w:t>Eu sempre esqueço, Ju. É impressionante. Só um minutinho, tá?</w:t>
      </w:r>
    </w:p>
    <w:p w14:paraId="6CA0939B" w14:textId="77777777" w:rsidR="00413CE0" w:rsidRPr="008A5B41" w:rsidRDefault="00413CE0" w:rsidP="00413CE0">
      <w:pPr>
        <w:jc w:val="both"/>
        <w:rPr>
          <w:lang w:val="es-MX"/>
        </w:rPr>
      </w:pPr>
    </w:p>
    <w:p w14:paraId="674B8F73" w14:textId="7A48B33D" w:rsidR="00413CE0" w:rsidRPr="008A5B41" w:rsidRDefault="00DB51E7" w:rsidP="00413CE0">
      <w:pPr>
        <w:jc w:val="both"/>
        <w:rPr>
          <w:lang w:val="es-MX"/>
        </w:rPr>
      </w:pPr>
      <w:r>
        <w:rPr>
          <w:lang w:val="es-MX"/>
        </w:rPr>
        <w:t>Iara Vicente</w:t>
      </w:r>
    </w:p>
    <w:p w14:paraId="58CB2F94" w14:textId="77777777" w:rsidR="00413CE0" w:rsidRPr="008A5B41" w:rsidRDefault="00413CE0" w:rsidP="00413CE0">
      <w:pPr>
        <w:jc w:val="both"/>
        <w:rPr>
          <w:lang w:val="es-MX"/>
        </w:rPr>
      </w:pPr>
      <w:r w:rsidRPr="008A5B41">
        <w:rPr>
          <w:lang w:val="es-MX"/>
        </w:rPr>
        <w:t>Não, fica tranquila. Acontece. É um volume absurdo de informações que você tem na sua mente.</w:t>
      </w:r>
    </w:p>
    <w:p w14:paraId="05ED23D3" w14:textId="77777777" w:rsidR="00413CE0" w:rsidRPr="008A5B41" w:rsidRDefault="00413CE0" w:rsidP="00413CE0">
      <w:pPr>
        <w:jc w:val="both"/>
        <w:rPr>
          <w:lang w:val="es-MX"/>
        </w:rPr>
      </w:pPr>
    </w:p>
    <w:p w14:paraId="75840E12" w14:textId="2FF50B86" w:rsidR="00413CE0" w:rsidRPr="008A5B41" w:rsidRDefault="00DB51E7" w:rsidP="00413CE0">
      <w:pPr>
        <w:jc w:val="both"/>
        <w:rPr>
          <w:lang w:val="es-MX"/>
        </w:rPr>
      </w:pPr>
      <w:r>
        <w:rPr>
          <w:lang w:val="es-MX"/>
        </w:rPr>
        <w:t>Juliana Gonçalves</w:t>
      </w:r>
    </w:p>
    <w:p w14:paraId="661CC01F" w14:textId="77777777" w:rsidR="00413CE0" w:rsidRPr="008A5B41" w:rsidRDefault="00413CE0" w:rsidP="00413CE0">
      <w:pPr>
        <w:jc w:val="both"/>
        <w:rPr>
          <w:lang w:val="es-MX"/>
        </w:rPr>
      </w:pPr>
      <w:r w:rsidRPr="008A5B41">
        <w:rPr>
          <w:lang w:val="es-MX"/>
        </w:rPr>
        <w:t>É. Só que é.</w:t>
      </w:r>
    </w:p>
    <w:p w14:paraId="78036191" w14:textId="77777777" w:rsidR="00413CE0" w:rsidRPr="008A5B41" w:rsidRDefault="00413CE0" w:rsidP="00413CE0">
      <w:pPr>
        <w:jc w:val="both"/>
        <w:rPr>
          <w:lang w:val="es-MX"/>
        </w:rPr>
      </w:pPr>
      <w:r w:rsidRPr="008A5B41">
        <w:rPr>
          <w:lang w:val="es-MX"/>
        </w:rPr>
        <w:t>Um minutinho.</w:t>
      </w:r>
    </w:p>
    <w:p w14:paraId="34C2DEA1" w14:textId="77777777" w:rsidR="00413CE0" w:rsidRPr="008A5B41" w:rsidRDefault="00413CE0" w:rsidP="00413CE0">
      <w:pPr>
        <w:jc w:val="both"/>
        <w:rPr>
          <w:lang w:val="es-MX"/>
        </w:rPr>
      </w:pPr>
    </w:p>
    <w:p w14:paraId="32E39025" w14:textId="7671AF46" w:rsidR="00413CE0" w:rsidRPr="008A5B41" w:rsidRDefault="00DB51E7" w:rsidP="00413CE0">
      <w:pPr>
        <w:jc w:val="both"/>
        <w:rPr>
          <w:lang w:val="es-MX"/>
        </w:rPr>
      </w:pPr>
      <w:r>
        <w:rPr>
          <w:lang w:val="es-MX"/>
        </w:rPr>
        <w:lastRenderedPageBreak/>
        <w:t>Iara Vicente</w:t>
      </w:r>
    </w:p>
    <w:p w14:paraId="5F1DA41F" w14:textId="77777777" w:rsidR="00413CE0" w:rsidRPr="008A5B41" w:rsidRDefault="00413CE0" w:rsidP="00413CE0">
      <w:pPr>
        <w:jc w:val="both"/>
        <w:rPr>
          <w:lang w:val="es-MX"/>
        </w:rPr>
      </w:pPr>
      <w:r w:rsidRPr="008A5B41">
        <w:rPr>
          <w:lang w:val="es-MX"/>
        </w:rPr>
        <w:t>Tranquilo.</w:t>
      </w:r>
    </w:p>
    <w:p w14:paraId="0F2E1A72" w14:textId="77777777" w:rsidR="00413CE0" w:rsidRPr="008A5B41" w:rsidRDefault="00413CE0" w:rsidP="00413CE0">
      <w:pPr>
        <w:jc w:val="both"/>
        <w:rPr>
          <w:lang w:val="es-MX"/>
        </w:rPr>
      </w:pPr>
    </w:p>
    <w:p w14:paraId="76B95171" w14:textId="1D3DCC85" w:rsidR="00413CE0" w:rsidRPr="008A5B41" w:rsidRDefault="00DB51E7" w:rsidP="00413CE0">
      <w:pPr>
        <w:jc w:val="both"/>
        <w:rPr>
          <w:lang w:val="es-MX"/>
        </w:rPr>
      </w:pPr>
      <w:r>
        <w:rPr>
          <w:lang w:val="es-MX"/>
        </w:rPr>
        <w:t>Juliana Gonçalves</w:t>
      </w:r>
    </w:p>
    <w:p w14:paraId="3E764793" w14:textId="77777777" w:rsidR="00413CE0" w:rsidRPr="008A5B41" w:rsidRDefault="00413CE0" w:rsidP="00413CE0">
      <w:pPr>
        <w:jc w:val="both"/>
        <w:rPr>
          <w:lang w:val="es-MX"/>
        </w:rPr>
      </w:pPr>
      <w:r w:rsidRPr="008A5B41">
        <w:rPr>
          <w:lang w:val="es-MX"/>
        </w:rPr>
        <w:t>Ah, eu vou pegar um impresso que eu tenho aqui. Porque a internet não faz isso. A internet não tá ajudando.</w:t>
      </w:r>
    </w:p>
    <w:p w14:paraId="5AA49F0D" w14:textId="77777777" w:rsidR="00413CE0" w:rsidRPr="008A5B41" w:rsidRDefault="00413CE0" w:rsidP="00413CE0">
      <w:pPr>
        <w:jc w:val="both"/>
        <w:rPr>
          <w:lang w:val="es-MX"/>
        </w:rPr>
      </w:pPr>
    </w:p>
    <w:p w14:paraId="7876AEF4" w14:textId="6A556F31" w:rsidR="00413CE0" w:rsidRPr="008A5B41" w:rsidRDefault="00DB51E7" w:rsidP="00413CE0">
      <w:pPr>
        <w:jc w:val="both"/>
        <w:rPr>
          <w:lang w:val="es-MX"/>
        </w:rPr>
      </w:pPr>
      <w:r>
        <w:rPr>
          <w:lang w:val="es-MX"/>
        </w:rPr>
        <w:t>Iara Vicente</w:t>
      </w:r>
    </w:p>
    <w:p w14:paraId="7C22C2CB" w14:textId="77777777" w:rsidR="00413CE0" w:rsidRPr="008A5B41" w:rsidRDefault="00413CE0" w:rsidP="00413CE0">
      <w:pPr>
        <w:jc w:val="both"/>
        <w:rPr>
          <w:lang w:val="es-MX"/>
        </w:rPr>
      </w:pPr>
      <w:r w:rsidRPr="008A5B41">
        <w:rPr>
          <w:lang w:val="es-MX"/>
        </w:rPr>
        <w:t>Ju, pode mandar depois também, tá? Fica tranquila.</w:t>
      </w:r>
    </w:p>
    <w:p w14:paraId="5C97E533" w14:textId="77777777" w:rsidR="00413CE0" w:rsidRPr="008A5B41" w:rsidRDefault="00413CE0" w:rsidP="00413CE0">
      <w:pPr>
        <w:jc w:val="both"/>
        <w:rPr>
          <w:lang w:val="es-MX"/>
        </w:rPr>
      </w:pPr>
    </w:p>
    <w:p w14:paraId="4A40AE51" w14:textId="18407895" w:rsidR="00413CE0" w:rsidRPr="008A5B41" w:rsidRDefault="00DB51E7" w:rsidP="00413CE0">
      <w:pPr>
        <w:jc w:val="both"/>
        <w:rPr>
          <w:lang w:val="es-MX"/>
        </w:rPr>
      </w:pPr>
      <w:r>
        <w:rPr>
          <w:lang w:val="es-MX"/>
        </w:rPr>
        <w:t>Juliana Gonçalves</w:t>
      </w:r>
    </w:p>
    <w:p w14:paraId="2E6C3CA2" w14:textId="77777777" w:rsidR="00413CE0" w:rsidRPr="008A5B41" w:rsidRDefault="00413CE0" w:rsidP="00413CE0">
      <w:pPr>
        <w:jc w:val="both"/>
        <w:rPr>
          <w:lang w:val="es-MX"/>
        </w:rPr>
      </w:pPr>
      <w:r w:rsidRPr="008A5B41">
        <w:rPr>
          <w:lang w:val="es-MX"/>
        </w:rPr>
        <w:t>Menina, mas agora até eu quero saber qual que eu tô esquecendo. Peraí. Eu peguei meu impresso aqui. Eu tentei achar pela internet e não achei.</w:t>
      </w:r>
    </w:p>
    <w:p w14:paraId="53A68546" w14:textId="77777777" w:rsidR="00413CE0" w:rsidRPr="008A5B41" w:rsidRDefault="00413CE0" w:rsidP="00413CE0">
      <w:pPr>
        <w:jc w:val="both"/>
        <w:rPr>
          <w:lang w:val="es-MX"/>
        </w:rPr>
      </w:pPr>
      <w:r w:rsidRPr="008A5B41">
        <w:rPr>
          <w:lang w:val="es-MX"/>
        </w:rPr>
        <w:t>Ah...</w:t>
      </w:r>
    </w:p>
    <w:p w14:paraId="3653AE57" w14:textId="77777777" w:rsidR="00413CE0" w:rsidRPr="008A5B41" w:rsidRDefault="00413CE0" w:rsidP="00413CE0">
      <w:pPr>
        <w:jc w:val="both"/>
        <w:rPr>
          <w:lang w:val="es-MX"/>
        </w:rPr>
      </w:pPr>
    </w:p>
    <w:p w14:paraId="43540643" w14:textId="57F50E43" w:rsidR="00413CE0" w:rsidRPr="008A5B41" w:rsidRDefault="00DB51E7" w:rsidP="00413CE0">
      <w:pPr>
        <w:jc w:val="both"/>
        <w:rPr>
          <w:lang w:val="es-MX"/>
        </w:rPr>
      </w:pPr>
      <w:r>
        <w:rPr>
          <w:lang w:val="es-MX"/>
        </w:rPr>
        <w:t>Juliana Gonçalves</w:t>
      </w:r>
    </w:p>
    <w:p w14:paraId="09811D32" w14:textId="77777777" w:rsidR="00413CE0" w:rsidRPr="008A5B41" w:rsidRDefault="00413CE0" w:rsidP="00413CE0">
      <w:pPr>
        <w:jc w:val="both"/>
        <w:rPr>
          <w:lang w:val="es-MX"/>
        </w:rPr>
      </w:pPr>
      <w:r w:rsidRPr="008A5B41">
        <w:rPr>
          <w:lang w:val="es-MX"/>
        </w:rPr>
        <w:t>Diversidade, caráter coletivo comunitário. Ah, gente.</w:t>
      </w:r>
    </w:p>
    <w:p w14:paraId="3949CD5F" w14:textId="77777777" w:rsidR="00413CE0" w:rsidRPr="008A5B41" w:rsidRDefault="00413CE0" w:rsidP="00413CE0">
      <w:pPr>
        <w:jc w:val="both"/>
        <w:rPr>
          <w:lang w:val="es-MX"/>
        </w:rPr>
      </w:pPr>
    </w:p>
    <w:p w14:paraId="5F5896EB" w14:textId="52668924" w:rsidR="00413CE0" w:rsidRPr="008A5B41" w:rsidRDefault="00DB51E7" w:rsidP="00413CE0">
      <w:pPr>
        <w:jc w:val="both"/>
        <w:rPr>
          <w:lang w:val="es-MX"/>
        </w:rPr>
      </w:pPr>
      <w:r>
        <w:rPr>
          <w:lang w:val="es-MX"/>
        </w:rPr>
        <w:t>Iara Vicente</w:t>
      </w:r>
    </w:p>
    <w:p w14:paraId="64A2944E" w14:textId="77777777" w:rsidR="00413CE0" w:rsidRPr="008A5B41" w:rsidRDefault="00413CE0" w:rsidP="00413CE0">
      <w:pPr>
        <w:jc w:val="both"/>
        <w:rPr>
          <w:lang w:val="es-MX"/>
        </w:rPr>
      </w:pPr>
      <w:r w:rsidRPr="008A5B41">
        <w:rPr>
          <w:lang w:val="es-MX"/>
        </w:rPr>
        <w:t>Ah...</w:t>
      </w:r>
    </w:p>
    <w:p w14:paraId="4C20537F" w14:textId="77777777" w:rsidR="00413CE0" w:rsidRPr="008A5B41" w:rsidRDefault="00413CE0" w:rsidP="00413CE0">
      <w:pPr>
        <w:jc w:val="both"/>
        <w:rPr>
          <w:lang w:val="es-MX"/>
        </w:rPr>
      </w:pPr>
    </w:p>
    <w:p w14:paraId="0F2FFCD7" w14:textId="43E694CC" w:rsidR="00413CE0" w:rsidRPr="008A5B41" w:rsidRDefault="00DB51E7" w:rsidP="00413CE0">
      <w:pPr>
        <w:jc w:val="both"/>
        <w:rPr>
          <w:lang w:val="es-MX"/>
        </w:rPr>
      </w:pPr>
      <w:r>
        <w:rPr>
          <w:lang w:val="es-MX"/>
        </w:rPr>
        <w:t>Juliana Gonçalves</w:t>
      </w:r>
    </w:p>
    <w:p w14:paraId="3F038571" w14:textId="77777777" w:rsidR="00413CE0" w:rsidRPr="008A5B41" w:rsidRDefault="00413CE0" w:rsidP="00413CE0">
      <w:pPr>
        <w:jc w:val="both"/>
        <w:rPr>
          <w:lang w:val="es-MX"/>
        </w:rPr>
      </w:pPr>
      <w:r w:rsidRPr="008A5B41">
        <w:rPr>
          <w:lang w:val="es-MX"/>
        </w:rPr>
        <w:t>Valorização dos saberes acessíveis.</w:t>
      </w:r>
    </w:p>
    <w:p w14:paraId="052328E1" w14:textId="77777777" w:rsidR="00413CE0" w:rsidRPr="008A5B41" w:rsidRDefault="00413CE0" w:rsidP="00413CE0">
      <w:pPr>
        <w:jc w:val="both"/>
        <w:rPr>
          <w:lang w:val="es-MX"/>
        </w:rPr>
      </w:pPr>
    </w:p>
    <w:p w14:paraId="30E3F7A3" w14:textId="41C52A64" w:rsidR="00413CE0" w:rsidRPr="008A5B41" w:rsidRDefault="00DB51E7" w:rsidP="00413CE0">
      <w:pPr>
        <w:jc w:val="both"/>
        <w:rPr>
          <w:lang w:val="es-MX"/>
        </w:rPr>
      </w:pPr>
      <w:r>
        <w:rPr>
          <w:lang w:val="es-MX"/>
        </w:rPr>
        <w:t>Iara Vicente</w:t>
      </w:r>
    </w:p>
    <w:p w14:paraId="349FEF06" w14:textId="77777777" w:rsidR="00413CE0" w:rsidRPr="008A5B41" w:rsidRDefault="00413CE0" w:rsidP="00413CE0">
      <w:pPr>
        <w:jc w:val="both"/>
        <w:rPr>
          <w:lang w:val="es-MX"/>
        </w:rPr>
      </w:pPr>
      <w:r w:rsidRPr="008A5B41">
        <w:rPr>
          <w:lang w:val="es-MX"/>
        </w:rPr>
        <w:t>Ah...</w:t>
      </w:r>
    </w:p>
    <w:p w14:paraId="76A1859B" w14:textId="77777777" w:rsidR="00413CE0" w:rsidRPr="008A5B41" w:rsidRDefault="00413CE0" w:rsidP="00413CE0">
      <w:pPr>
        <w:jc w:val="both"/>
        <w:rPr>
          <w:lang w:val="es-MX"/>
        </w:rPr>
      </w:pPr>
    </w:p>
    <w:p w14:paraId="2D8F6FA4" w14:textId="64E7BAC6" w:rsidR="00413CE0" w:rsidRPr="008A5B41" w:rsidRDefault="00DB51E7" w:rsidP="00413CE0">
      <w:pPr>
        <w:jc w:val="both"/>
        <w:rPr>
          <w:lang w:val="es-MX"/>
        </w:rPr>
      </w:pPr>
      <w:r>
        <w:rPr>
          <w:lang w:val="es-MX"/>
        </w:rPr>
        <w:t>Juliana Gonçalves</w:t>
      </w:r>
    </w:p>
    <w:p w14:paraId="72BAA271" w14:textId="77777777" w:rsidR="00413CE0" w:rsidRPr="008A5B41" w:rsidRDefault="00413CE0" w:rsidP="00413CE0">
      <w:pPr>
        <w:jc w:val="both"/>
        <w:rPr>
          <w:lang w:val="es-MX"/>
        </w:rPr>
      </w:pPr>
      <w:r w:rsidRPr="008A5B41">
        <w:rPr>
          <w:lang w:val="es-MX"/>
        </w:rPr>
        <w:t>Eu sei porque...</w:t>
      </w:r>
    </w:p>
    <w:p w14:paraId="7CF6CE45" w14:textId="77777777" w:rsidR="00413CE0" w:rsidRPr="008A5B41" w:rsidRDefault="00413CE0" w:rsidP="00413CE0">
      <w:pPr>
        <w:jc w:val="both"/>
        <w:rPr>
          <w:lang w:val="es-MX"/>
        </w:rPr>
      </w:pPr>
    </w:p>
    <w:p w14:paraId="23542BC6" w14:textId="1D5CD6F9" w:rsidR="00413CE0" w:rsidRPr="008A5B41" w:rsidRDefault="00DB51E7" w:rsidP="00413CE0">
      <w:pPr>
        <w:jc w:val="both"/>
        <w:rPr>
          <w:lang w:val="es-MX"/>
        </w:rPr>
      </w:pPr>
      <w:r>
        <w:rPr>
          <w:lang w:val="es-MX"/>
        </w:rPr>
        <w:t>Iara Vicente</w:t>
      </w:r>
    </w:p>
    <w:p w14:paraId="6F200466" w14:textId="77777777" w:rsidR="00413CE0" w:rsidRPr="008A5B41" w:rsidRDefault="00413CE0" w:rsidP="00413CE0">
      <w:pPr>
        <w:jc w:val="both"/>
        <w:rPr>
          <w:lang w:val="es-MX"/>
        </w:rPr>
      </w:pPr>
      <w:r w:rsidRPr="008A5B41">
        <w:rPr>
          <w:lang w:val="es-MX"/>
        </w:rPr>
        <w:t>Você tá subentendido pra gente, né? É porque ele já tá na prática. É...</w:t>
      </w:r>
    </w:p>
    <w:p w14:paraId="3A55A31C" w14:textId="77777777" w:rsidR="00413CE0" w:rsidRPr="008A5B41" w:rsidRDefault="00413CE0" w:rsidP="00413CE0">
      <w:pPr>
        <w:jc w:val="both"/>
        <w:rPr>
          <w:lang w:val="es-MX"/>
        </w:rPr>
      </w:pPr>
    </w:p>
    <w:p w14:paraId="025F2BF0" w14:textId="5EF6A2B8" w:rsidR="00413CE0" w:rsidRPr="008A5B41" w:rsidRDefault="00DB51E7" w:rsidP="00413CE0">
      <w:pPr>
        <w:jc w:val="both"/>
        <w:rPr>
          <w:lang w:val="es-MX"/>
        </w:rPr>
      </w:pPr>
      <w:r>
        <w:rPr>
          <w:lang w:val="es-MX"/>
        </w:rPr>
        <w:t>Juliana Gonçalves</w:t>
      </w:r>
    </w:p>
    <w:p w14:paraId="18254399" w14:textId="77777777" w:rsidR="00413CE0" w:rsidRPr="008A5B41" w:rsidRDefault="00413CE0" w:rsidP="00413CE0">
      <w:pPr>
        <w:jc w:val="both"/>
        <w:rPr>
          <w:lang w:val="es-MX"/>
        </w:rPr>
      </w:pPr>
      <w:r w:rsidRPr="008A5B41">
        <w:rPr>
          <w:lang w:val="es-MX"/>
        </w:rPr>
        <w:t>E aí eu vou te mandar depois o... É uma ilustração, né? Tá bem bonita. E aí eu vou até te mandar.</w:t>
      </w:r>
    </w:p>
    <w:p w14:paraId="689EFAE8" w14:textId="77777777" w:rsidR="00413CE0" w:rsidRPr="008A5B41" w:rsidRDefault="00413CE0" w:rsidP="00413CE0">
      <w:pPr>
        <w:jc w:val="both"/>
        <w:rPr>
          <w:lang w:val="es-MX"/>
        </w:rPr>
      </w:pPr>
    </w:p>
    <w:p w14:paraId="360C7B36" w14:textId="2A8D410D" w:rsidR="00413CE0" w:rsidRPr="008A5B41" w:rsidRDefault="00DB51E7" w:rsidP="00413CE0">
      <w:pPr>
        <w:jc w:val="both"/>
        <w:rPr>
          <w:lang w:val="es-MX"/>
        </w:rPr>
      </w:pPr>
      <w:r>
        <w:rPr>
          <w:lang w:val="es-MX"/>
        </w:rPr>
        <w:t>Iara Vicente</w:t>
      </w:r>
    </w:p>
    <w:p w14:paraId="17DF93CC" w14:textId="77777777" w:rsidR="00413CE0" w:rsidRPr="008A5B41" w:rsidRDefault="00413CE0" w:rsidP="00413CE0">
      <w:pPr>
        <w:jc w:val="both"/>
        <w:rPr>
          <w:lang w:val="es-MX"/>
        </w:rPr>
      </w:pPr>
      <w:r w:rsidRPr="008A5B41">
        <w:rPr>
          <w:lang w:val="es-MX"/>
        </w:rPr>
        <w:t>Ah, eu quero ver sim. É inspiração pra nossas outras clientes aí. De colaboração. Né? Ah, menina. Maravilha. Você tá de... Deixa eu ver se você fechou. Eu tô de...</w:t>
      </w:r>
    </w:p>
    <w:p w14:paraId="7735B007" w14:textId="77777777" w:rsidR="00413CE0" w:rsidRPr="008A5B41" w:rsidRDefault="00413CE0" w:rsidP="00413CE0">
      <w:pPr>
        <w:jc w:val="both"/>
        <w:rPr>
          <w:lang w:val="es-MX"/>
        </w:rPr>
      </w:pPr>
      <w:r w:rsidRPr="008A5B41">
        <w:rPr>
          <w:lang w:val="es-MX"/>
        </w:rPr>
        <w:t>Tá fechando a câmera de propósito ou é o zoom?</w:t>
      </w:r>
    </w:p>
    <w:p w14:paraId="61AF0237" w14:textId="77777777" w:rsidR="00413CE0" w:rsidRPr="008A5B41" w:rsidRDefault="00413CE0" w:rsidP="00413CE0">
      <w:pPr>
        <w:jc w:val="both"/>
        <w:rPr>
          <w:lang w:val="es-MX"/>
        </w:rPr>
      </w:pPr>
    </w:p>
    <w:p w14:paraId="11F4D39F" w14:textId="7CAD32C7" w:rsidR="00413CE0" w:rsidRPr="008A5B41" w:rsidRDefault="00DB51E7" w:rsidP="00413CE0">
      <w:pPr>
        <w:jc w:val="both"/>
        <w:rPr>
          <w:lang w:val="es-MX"/>
        </w:rPr>
      </w:pPr>
      <w:r>
        <w:rPr>
          <w:lang w:val="es-MX"/>
        </w:rPr>
        <w:t>Juliana Gonçalves</w:t>
      </w:r>
    </w:p>
    <w:p w14:paraId="786733DB" w14:textId="77777777" w:rsidR="00413CE0" w:rsidRPr="008A5B41" w:rsidRDefault="00413CE0" w:rsidP="00413CE0">
      <w:pPr>
        <w:jc w:val="both"/>
        <w:rPr>
          <w:lang w:val="es-MX"/>
        </w:rPr>
      </w:pPr>
      <w:r w:rsidRPr="008A5B41">
        <w:rPr>
          <w:lang w:val="es-MX"/>
        </w:rPr>
        <w:t>Tá fechado? Peraí.</w:t>
      </w:r>
    </w:p>
    <w:p w14:paraId="2A3D4222" w14:textId="77777777" w:rsidR="00413CE0" w:rsidRPr="008A5B41" w:rsidRDefault="00413CE0" w:rsidP="00413CE0">
      <w:pPr>
        <w:jc w:val="both"/>
        <w:rPr>
          <w:lang w:val="es-MX"/>
        </w:rPr>
      </w:pPr>
    </w:p>
    <w:p w14:paraId="0B1EE9A6" w14:textId="4E87FAD6" w:rsidR="00413CE0" w:rsidRPr="008A5B41" w:rsidRDefault="00DB51E7" w:rsidP="00413CE0">
      <w:pPr>
        <w:jc w:val="both"/>
        <w:rPr>
          <w:lang w:val="es-MX"/>
        </w:rPr>
      </w:pPr>
      <w:r>
        <w:rPr>
          <w:lang w:val="es-MX"/>
        </w:rPr>
        <w:t>Iara Vicente</w:t>
      </w:r>
    </w:p>
    <w:p w14:paraId="3BF629DF" w14:textId="77777777" w:rsidR="00413CE0" w:rsidRPr="008A5B41" w:rsidRDefault="00413CE0" w:rsidP="00413CE0">
      <w:pPr>
        <w:jc w:val="both"/>
        <w:rPr>
          <w:lang w:val="es-MX"/>
        </w:rPr>
      </w:pPr>
      <w:r w:rsidRPr="008A5B41">
        <w:rPr>
          <w:lang w:val="es-MX"/>
        </w:rPr>
        <w:t>Tá fechado.</w:t>
      </w:r>
    </w:p>
    <w:p w14:paraId="6DB11C10" w14:textId="77777777" w:rsidR="00413CE0" w:rsidRPr="008A5B41" w:rsidRDefault="00413CE0" w:rsidP="00413CE0">
      <w:pPr>
        <w:jc w:val="both"/>
        <w:rPr>
          <w:lang w:val="es-MX"/>
        </w:rPr>
      </w:pPr>
    </w:p>
    <w:p w14:paraId="3E8E79AA" w14:textId="628CFF3B" w:rsidR="00413CE0" w:rsidRPr="008A5B41" w:rsidRDefault="00DB51E7" w:rsidP="00413CE0">
      <w:pPr>
        <w:jc w:val="both"/>
        <w:rPr>
          <w:lang w:val="es-MX"/>
        </w:rPr>
      </w:pPr>
      <w:r>
        <w:rPr>
          <w:lang w:val="es-MX"/>
        </w:rPr>
        <w:t>Juliana Gonçalves</w:t>
      </w:r>
    </w:p>
    <w:p w14:paraId="7ADE3F4D" w14:textId="77777777" w:rsidR="00413CE0" w:rsidRPr="008A5B41" w:rsidRDefault="00413CE0" w:rsidP="00413CE0">
      <w:pPr>
        <w:jc w:val="both"/>
        <w:rPr>
          <w:lang w:val="es-MX"/>
        </w:rPr>
      </w:pPr>
      <w:r w:rsidRPr="008A5B41">
        <w:rPr>
          <w:lang w:val="es-MX"/>
        </w:rPr>
        <w:t>Eita, que confusão. Voltou?</w:t>
      </w:r>
    </w:p>
    <w:p w14:paraId="3B2F774A" w14:textId="77777777" w:rsidR="00413CE0" w:rsidRPr="008A5B41" w:rsidRDefault="00413CE0" w:rsidP="00413CE0">
      <w:pPr>
        <w:jc w:val="both"/>
        <w:rPr>
          <w:lang w:val="es-MX"/>
        </w:rPr>
      </w:pPr>
    </w:p>
    <w:p w14:paraId="270037B6" w14:textId="3624E064" w:rsidR="00413CE0" w:rsidRPr="008A5B41" w:rsidRDefault="00DB51E7" w:rsidP="00413CE0">
      <w:pPr>
        <w:jc w:val="both"/>
        <w:rPr>
          <w:lang w:val="es-MX"/>
        </w:rPr>
      </w:pPr>
      <w:r>
        <w:rPr>
          <w:lang w:val="es-MX"/>
        </w:rPr>
        <w:t>Iara Vicente</w:t>
      </w:r>
    </w:p>
    <w:p w14:paraId="4E661530" w14:textId="77777777" w:rsidR="00413CE0" w:rsidRPr="008A5B41" w:rsidRDefault="00413CE0" w:rsidP="00413CE0">
      <w:pPr>
        <w:jc w:val="both"/>
        <w:rPr>
          <w:lang w:val="es-MX"/>
        </w:rPr>
      </w:pPr>
      <w:r w:rsidRPr="008A5B41">
        <w:rPr>
          <w:lang w:val="es-MX"/>
        </w:rPr>
        <w:lastRenderedPageBreak/>
        <w:t>Voltou. Voltou sim.</w:t>
      </w:r>
    </w:p>
    <w:p w14:paraId="3D47A4A2" w14:textId="77777777" w:rsidR="00413CE0" w:rsidRPr="008A5B41" w:rsidRDefault="00413CE0" w:rsidP="00413CE0">
      <w:pPr>
        <w:jc w:val="both"/>
        <w:rPr>
          <w:lang w:val="es-MX"/>
        </w:rPr>
      </w:pPr>
    </w:p>
    <w:p w14:paraId="0083BEA9" w14:textId="6580643A" w:rsidR="00413CE0" w:rsidRPr="008A5B41" w:rsidRDefault="00DB51E7" w:rsidP="00413CE0">
      <w:pPr>
        <w:jc w:val="both"/>
        <w:rPr>
          <w:lang w:val="es-MX"/>
        </w:rPr>
      </w:pPr>
      <w:r>
        <w:rPr>
          <w:lang w:val="es-MX"/>
        </w:rPr>
        <w:t>Juliana Gonçalves</w:t>
      </w:r>
    </w:p>
    <w:p w14:paraId="59360AC5" w14:textId="77777777" w:rsidR="00413CE0" w:rsidRPr="008A5B41" w:rsidRDefault="00413CE0" w:rsidP="00413CE0">
      <w:pPr>
        <w:jc w:val="both"/>
        <w:rPr>
          <w:lang w:val="es-MX"/>
        </w:rPr>
      </w:pPr>
      <w:r w:rsidRPr="008A5B41">
        <w:rPr>
          <w:lang w:val="es-MX"/>
        </w:rPr>
        <w:t>Ju, e a próxima pergunta que eu tinha, você gentilmente já se antecipou e respondeu,</w:t>
      </w:r>
    </w:p>
    <w:p w14:paraId="0375BA7F" w14:textId="77777777" w:rsidR="00413CE0" w:rsidRPr="008A5B41" w:rsidRDefault="00413CE0" w:rsidP="00413CE0">
      <w:pPr>
        <w:jc w:val="both"/>
        <w:rPr>
          <w:lang w:val="es-MX"/>
        </w:rPr>
      </w:pPr>
      <w:r w:rsidRPr="008A5B41">
        <w:rPr>
          <w:lang w:val="es-MX"/>
        </w:rPr>
        <w:t>né? Que seria, como sujeito de pesquisa, quais são as principais motivações para as pessoas, quanto você, quanto as outras gerações feministas negras, que estão se sentindo mais preocupadas com o florescimento humano?</w:t>
      </w:r>
    </w:p>
    <w:p w14:paraId="568044B2" w14:textId="77777777" w:rsidR="00413CE0" w:rsidRPr="008A5B41" w:rsidRDefault="00413CE0" w:rsidP="00413CE0">
      <w:pPr>
        <w:jc w:val="both"/>
        <w:rPr>
          <w:lang w:val="es-MX"/>
        </w:rPr>
      </w:pPr>
      <w:r w:rsidRPr="008A5B41">
        <w:rPr>
          <w:lang w:val="es-MX"/>
        </w:rPr>
        <w:t>Eu acho que isso foi lindamente abordado nas últimas duas perguntas. Então eu vou passar pra próxima, que eu queria te ouvir sobre quais são os recursos</w:t>
      </w:r>
    </w:p>
    <w:p w14:paraId="11D8411A" w14:textId="77777777" w:rsidR="00413CE0" w:rsidRPr="008A5B41" w:rsidRDefault="00413CE0" w:rsidP="00413CE0">
      <w:pPr>
        <w:jc w:val="both"/>
        <w:rPr>
          <w:lang w:val="es-MX"/>
        </w:rPr>
      </w:pPr>
      <w:r w:rsidRPr="008A5B41">
        <w:rPr>
          <w:lang w:val="es-MX"/>
        </w:rPr>
        <w:t>necessários pra gente promover as capacidades de pesquisa sobre o florescimento humano aqui no Brasil e na América Latina, dentro da lógica que você dá, do segmento que você trabalha, né?</w:t>
      </w:r>
    </w:p>
    <w:p w14:paraId="30462D28" w14:textId="77777777" w:rsidR="00413CE0" w:rsidRPr="008A5B41" w:rsidRDefault="00413CE0" w:rsidP="00413CE0">
      <w:pPr>
        <w:jc w:val="both"/>
        <w:rPr>
          <w:lang w:val="es-MX"/>
        </w:rPr>
      </w:pPr>
      <w:r w:rsidRPr="008A5B41">
        <w:rPr>
          <w:lang w:val="es-MX"/>
        </w:rPr>
        <w:t>Que seria esse bem viver sob a perspectiva da população negra, especialmente das mulheres negras. Sim. Eu acho que a primeira coisa que a gente tem que fazer, é que a gente tem que ter uma capacidade de pesquisa sobre o florescimento humano, né? Tem que ter recursos financeiros e não financeiros, tá? Recursos no sentido amplo da palavra, né?</w:t>
      </w:r>
    </w:p>
    <w:p w14:paraId="0F3F1F8A" w14:textId="77777777" w:rsidR="00413CE0" w:rsidRPr="008A5B41" w:rsidRDefault="00413CE0" w:rsidP="00413CE0">
      <w:pPr>
        <w:jc w:val="both"/>
        <w:rPr>
          <w:lang w:val="es-MX"/>
        </w:rPr>
      </w:pPr>
    </w:p>
    <w:p w14:paraId="03A9B9F8" w14:textId="3FC79849" w:rsidR="00413CE0" w:rsidRPr="008A5B41" w:rsidRDefault="00DB51E7" w:rsidP="00413CE0">
      <w:pPr>
        <w:jc w:val="both"/>
        <w:rPr>
          <w:lang w:val="es-MX"/>
        </w:rPr>
      </w:pPr>
      <w:r>
        <w:rPr>
          <w:lang w:val="es-MX"/>
        </w:rPr>
        <w:t>Juliana Gonçalves</w:t>
      </w:r>
    </w:p>
    <w:p w14:paraId="2150017D" w14:textId="77777777" w:rsidR="00413CE0" w:rsidRPr="008A5B41" w:rsidRDefault="00413CE0" w:rsidP="00413CE0">
      <w:pPr>
        <w:jc w:val="both"/>
        <w:rPr>
          <w:lang w:val="es-MX"/>
        </w:rPr>
      </w:pPr>
      <w:r w:rsidRPr="008A5B41">
        <w:rPr>
          <w:lang w:val="es-MX"/>
        </w:rPr>
        <w:t>Sim, sim. Eu acho que, assim como o bem viver, essa questão do conceito e a prática do reflorescimento</w:t>
      </w:r>
    </w:p>
    <w:p w14:paraId="1555DA33" w14:textId="77777777" w:rsidR="00413CE0" w:rsidRPr="008A5B41" w:rsidRDefault="00413CE0" w:rsidP="00413CE0">
      <w:pPr>
        <w:jc w:val="both"/>
        <w:rPr>
          <w:lang w:val="es-MX"/>
        </w:rPr>
      </w:pPr>
      <w:r w:rsidRPr="008A5B41">
        <w:rPr>
          <w:lang w:val="es-MX"/>
        </w:rPr>
        <w:t>humano, precisa ganhar mais espaço nas nossas discussões, de alguma forma, sabe? Para as mulheres poderem se reaproximar, se aproximar. Eu tenho...</w:t>
      </w:r>
    </w:p>
    <w:p w14:paraId="19A09C70" w14:textId="77777777" w:rsidR="00413CE0" w:rsidRPr="008A5B41" w:rsidRDefault="00413CE0" w:rsidP="00413CE0">
      <w:pPr>
        <w:jc w:val="both"/>
        <w:rPr>
          <w:lang w:val="es-MX"/>
        </w:rPr>
      </w:pPr>
      <w:r w:rsidRPr="008A5B41">
        <w:rPr>
          <w:lang w:val="es-MX"/>
        </w:rPr>
        <w:t>Eu intuo que... Assim, eu acho que a gente tem que ter uma capacidade de pesquisa sobre o florescimento, né? Porque o bem viver são... Os conceitos vão se refletir em práticas que, muitas vezes, a maioria dessas mulheres</w:t>
      </w:r>
    </w:p>
    <w:p w14:paraId="419E3A39" w14:textId="77777777" w:rsidR="00413CE0" w:rsidRPr="008A5B41" w:rsidRDefault="00413CE0" w:rsidP="00413CE0">
      <w:pPr>
        <w:jc w:val="both"/>
        <w:rPr>
          <w:lang w:val="es-MX"/>
        </w:rPr>
      </w:pPr>
      <w:r w:rsidRPr="008A5B41">
        <w:rPr>
          <w:lang w:val="es-MX"/>
        </w:rPr>
        <w:t>já fazem no seu cotidiano e já conseguem interagir, mas é importante dar nome às coisas, muitas vezes, né?</w:t>
      </w:r>
    </w:p>
    <w:p w14:paraId="6E2C65C2" w14:textId="77777777" w:rsidR="00413CE0" w:rsidRPr="008A5B41" w:rsidRDefault="00413CE0" w:rsidP="00413CE0">
      <w:pPr>
        <w:jc w:val="both"/>
        <w:rPr>
          <w:lang w:val="es-MX"/>
        </w:rPr>
      </w:pPr>
      <w:r w:rsidRPr="008A5B41">
        <w:rPr>
          <w:lang w:val="es-MX"/>
        </w:rPr>
        <w:t>Eu acho que o bem viver é um ganho nesse sentido, porque dá nome a essa potência de transformação e que vai ter frutos, então, quando a gente consegue...</w:t>
      </w:r>
    </w:p>
    <w:p w14:paraId="3848C780" w14:textId="77777777" w:rsidR="00413CE0" w:rsidRPr="008A5B41" w:rsidRDefault="00413CE0" w:rsidP="00413CE0">
      <w:pPr>
        <w:jc w:val="both"/>
        <w:rPr>
          <w:lang w:val="es-MX"/>
        </w:rPr>
      </w:pPr>
      <w:r w:rsidRPr="008A5B41">
        <w:rPr>
          <w:lang w:val="es-MX"/>
        </w:rPr>
        <w:lastRenderedPageBreak/>
        <w:t>É, levar o bem viver no nome de uma marcha que atinge ali milhares de mulheres negras,</w:t>
      </w:r>
    </w:p>
    <w:p w14:paraId="5B1A5570" w14:textId="77777777" w:rsidR="00413CE0" w:rsidRPr="008A5B41" w:rsidRDefault="00413CE0" w:rsidP="00413CE0">
      <w:pPr>
        <w:jc w:val="both"/>
        <w:rPr>
          <w:lang w:val="es-MX"/>
        </w:rPr>
      </w:pPr>
      <w:r w:rsidRPr="008A5B41">
        <w:rPr>
          <w:lang w:val="es-MX"/>
        </w:rPr>
        <w:t>porque foram 50 mil marchando, mas a gente sabe que o legado, ele é infinito, né? Então, até hoje, o fato da gente estar se organizando para fazer mais uma Marcha Nacional</w:t>
      </w:r>
    </w:p>
    <w:p w14:paraId="1C4C7EA9" w14:textId="77777777" w:rsidR="00413CE0" w:rsidRPr="008A5B41" w:rsidRDefault="00413CE0" w:rsidP="00413CE0">
      <w:pPr>
        <w:jc w:val="both"/>
        <w:rPr>
          <w:lang w:val="es-MX"/>
        </w:rPr>
      </w:pPr>
      <w:r w:rsidRPr="008A5B41">
        <w:rPr>
          <w:lang w:val="es-MX"/>
        </w:rPr>
        <w:t>no ano que vem é justamente porque foi um ponto de inflexão dentro do movimento feminista negro. A construção da Marcha Nacional é justamente porque foi um ponto de inflexão dentro do movimento feminista negro. de 2015. Então, como</w:t>
      </w:r>
    </w:p>
    <w:p w14:paraId="3DA3CC1F" w14:textId="77777777" w:rsidR="00413CE0" w:rsidRPr="008A5B41" w:rsidRDefault="00413CE0" w:rsidP="00413CE0">
      <w:pPr>
        <w:jc w:val="both"/>
        <w:rPr>
          <w:lang w:val="es-MX"/>
        </w:rPr>
      </w:pPr>
      <w:r w:rsidRPr="008A5B41">
        <w:rPr>
          <w:lang w:val="es-MX"/>
        </w:rPr>
        <w:t>a partir dela, novos debates surgiram, novos coletivos de mulheres negras, de feministas negras. Então, eu acredito que a gente precisa</w:t>
      </w:r>
    </w:p>
    <w:p w14:paraId="4FDA99FA" w14:textId="77777777" w:rsidR="00413CE0" w:rsidRPr="008A5B41" w:rsidRDefault="00413CE0" w:rsidP="00413CE0">
      <w:pPr>
        <w:jc w:val="both"/>
        <w:rPr>
          <w:lang w:val="es-MX"/>
        </w:rPr>
      </w:pPr>
      <w:r w:rsidRPr="008A5B41">
        <w:rPr>
          <w:lang w:val="es-MX"/>
        </w:rPr>
        <w:t>quem entende nessa tecnologia como algo que pode ter aderência no movimento, como a gente leva cada vez</w:t>
      </w:r>
    </w:p>
    <w:p w14:paraId="1051E80F" w14:textId="77777777" w:rsidR="00413CE0" w:rsidRPr="008A5B41" w:rsidRDefault="00413CE0" w:rsidP="00413CE0">
      <w:pPr>
        <w:jc w:val="both"/>
        <w:rPr>
          <w:lang w:val="es-MX"/>
        </w:rPr>
      </w:pPr>
      <w:r w:rsidRPr="008A5B41">
        <w:rPr>
          <w:lang w:val="es-MX"/>
        </w:rPr>
        <w:t>mais para ser debatido, entendido dentro dos movimentos, e para isso é sempre bom ter recurso, e aí recurso de dinheiros mesmo, porque</w:t>
      </w:r>
    </w:p>
    <w:p w14:paraId="314051EE" w14:textId="77777777" w:rsidR="00413CE0" w:rsidRPr="008A5B41" w:rsidRDefault="00413CE0" w:rsidP="00413CE0">
      <w:pPr>
        <w:jc w:val="both"/>
        <w:rPr>
          <w:lang w:val="es-MX"/>
        </w:rPr>
      </w:pPr>
      <w:r w:rsidRPr="008A5B41">
        <w:rPr>
          <w:lang w:val="es-MX"/>
        </w:rPr>
        <w:t>ninguém discute política quando está faltando comida em casa, então muitas vezes a gente acaba fazendo esse papel primeiro para depois conseguir chegar</w:t>
      </w:r>
    </w:p>
    <w:p w14:paraId="0B93E012" w14:textId="77777777" w:rsidR="00413CE0" w:rsidRPr="008A5B41" w:rsidRDefault="00413CE0" w:rsidP="00413CE0">
      <w:pPr>
        <w:jc w:val="both"/>
        <w:rPr>
          <w:lang w:val="es-MX"/>
        </w:rPr>
      </w:pPr>
      <w:r w:rsidRPr="008A5B41">
        <w:rPr>
          <w:lang w:val="es-MX"/>
        </w:rPr>
        <w:t>nessas discussões e de ampliação de consciência política e humana como um todo. Então, acho que tem esse passo, que é um passo que eu percebo que o Bem Viver</w:t>
      </w:r>
    </w:p>
    <w:p w14:paraId="4307C664" w14:textId="77777777" w:rsidR="00413CE0" w:rsidRPr="008A5B41" w:rsidRDefault="00413CE0" w:rsidP="00413CE0">
      <w:pPr>
        <w:jc w:val="both"/>
        <w:rPr>
          <w:lang w:val="es-MX"/>
        </w:rPr>
      </w:pPr>
      <w:r w:rsidRPr="008A5B41">
        <w:rPr>
          <w:lang w:val="es-MX"/>
        </w:rPr>
        <w:t>também deu lá atrás, no meio das mulheres negras, que foi ser ponto de discussão, ponto de troca. Então, a gente tem aí pessoas que estão</w:t>
      </w:r>
    </w:p>
    <w:p w14:paraId="1C52B87B" w14:textId="77777777" w:rsidR="00413CE0" w:rsidRPr="008A5B41" w:rsidRDefault="00413CE0" w:rsidP="00413CE0">
      <w:pPr>
        <w:jc w:val="both"/>
        <w:rPr>
          <w:lang w:val="es-MX"/>
        </w:rPr>
      </w:pPr>
      <w:r w:rsidRPr="008A5B41">
        <w:rPr>
          <w:lang w:val="es-MX"/>
        </w:rPr>
        <w:t>escrevendo, e na minha dissertação eu abro várias perguntas, e digo, olha, eu tenho muitas, não vou conseguir responder, nem vou me aprofundar em tudo aqui,</w:t>
      </w:r>
    </w:p>
    <w:p w14:paraId="2C7C0B78" w14:textId="77777777" w:rsidR="00413CE0" w:rsidRPr="008A5B41" w:rsidRDefault="00413CE0" w:rsidP="00413CE0">
      <w:pPr>
        <w:jc w:val="both"/>
        <w:rPr>
          <w:lang w:val="es-MX"/>
        </w:rPr>
      </w:pPr>
      <w:r w:rsidRPr="008A5B41">
        <w:rPr>
          <w:lang w:val="es-MX"/>
        </w:rPr>
        <w:t>eu espero que novas pesquisadoras, novos pesquisadores caiam de cabeça nisso, porque é um campo que precisa muito dessa contribuição, precisa muito</w:t>
      </w:r>
    </w:p>
    <w:p w14:paraId="2DD0CAB2" w14:textId="77777777" w:rsidR="00413CE0" w:rsidRPr="008A5B41" w:rsidRDefault="00413CE0" w:rsidP="00413CE0">
      <w:pPr>
        <w:jc w:val="both"/>
        <w:rPr>
          <w:lang w:val="es-MX"/>
        </w:rPr>
      </w:pPr>
      <w:r w:rsidRPr="008A5B41">
        <w:rPr>
          <w:lang w:val="es-MX"/>
        </w:rPr>
        <w:t>dessa amarração, que surge a partir da prática, então os movimentos, a prática, o chão, tem as respostas nesse sentido, mas que muitas vezes não estão</w:t>
      </w:r>
    </w:p>
    <w:p w14:paraId="3DFCC8CF" w14:textId="77777777" w:rsidR="00413CE0" w:rsidRPr="008A5B41" w:rsidRDefault="00413CE0" w:rsidP="00413CE0">
      <w:pPr>
        <w:jc w:val="both"/>
        <w:rPr>
          <w:lang w:val="es-MX"/>
        </w:rPr>
      </w:pPr>
      <w:r w:rsidRPr="008A5B41">
        <w:rPr>
          <w:lang w:val="es-MX"/>
        </w:rPr>
        <w:t>sistematizadas dentro da academia. Então, acho que fazer esses conceitos circularem cada vez mais, nesses meios que já são mais eu fico imaginando transformadores,</w:t>
      </w:r>
    </w:p>
    <w:p w14:paraId="25B0853E" w14:textId="4C9D8602" w:rsidR="00413CE0" w:rsidRPr="008A5B41" w:rsidRDefault="00413CE0" w:rsidP="48403F2D">
      <w:pPr>
        <w:jc w:val="both"/>
        <w:rPr>
          <w:lang w:val="pt-BR"/>
        </w:rPr>
      </w:pPr>
      <w:r w:rsidRPr="48403F2D">
        <w:rPr>
          <w:lang w:val="pt-BR"/>
        </w:rPr>
        <w:lastRenderedPageBreak/>
        <w:t>nesses meios que já são transformadores, eu fico imaginando, por exemplo, discutindo esse tema com as mulheres do G</w:t>
      </w:r>
      <w:ins w:id="13" w:author="iara@nossaterrafirme.com" w:date="2024-07-18T06:51:00Z">
        <w:r w:rsidR="7DDDDEFE" w:rsidRPr="48403F2D">
          <w:rPr>
            <w:lang w:val="pt-BR"/>
          </w:rPr>
          <w:t>rajaú</w:t>
        </w:r>
      </w:ins>
      <w:del w:id="14" w:author="iara@nossaterrafirme.com" w:date="2024-07-18T06:51:00Z">
        <w:r w:rsidRPr="48403F2D" w:rsidDel="00413CE0">
          <w:rPr>
            <w:lang w:val="pt-BR"/>
          </w:rPr>
          <w:delText>AU</w:delText>
        </w:r>
      </w:del>
      <w:r w:rsidRPr="48403F2D">
        <w:rPr>
          <w:lang w:val="pt-BR"/>
        </w:rPr>
        <w:t xml:space="preserve"> aqui, que são as agricultoras urbanas, que têm </w:t>
      </w:r>
      <w:proofErr w:type="gramStart"/>
      <w:r w:rsidRPr="48403F2D">
        <w:rPr>
          <w:lang w:val="pt-BR"/>
        </w:rPr>
        <w:t xml:space="preserve">uma </w:t>
      </w:r>
      <w:proofErr w:type="spellStart"/>
      <w:r w:rsidRPr="48403F2D">
        <w:rPr>
          <w:lang w:val="pt-BR"/>
        </w:rPr>
        <w:t>uma</w:t>
      </w:r>
      <w:proofErr w:type="spellEnd"/>
      <w:proofErr w:type="gramEnd"/>
    </w:p>
    <w:p w14:paraId="7FF45F68" w14:textId="3CA07729" w:rsidR="00413CE0" w:rsidRPr="008A5B41" w:rsidRDefault="00413CE0" w:rsidP="00413CE0">
      <w:pPr>
        <w:jc w:val="both"/>
        <w:rPr>
          <w:lang w:val="es-MX"/>
        </w:rPr>
      </w:pPr>
      <w:r w:rsidRPr="48403F2D">
        <w:rPr>
          <w:lang w:val="es-MX"/>
        </w:rPr>
        <w:t xml:space="preserve">uma grande horta com várias plantas, né, </w:t>
      </w:r>
      <w:del w:id="15" w:author="iara@nossaterrafirme.com" w:date="2024-07-18T06:51:00Z">
        <w:r w:rsidRPr="48403F2D" w:rsidDel="00413CE0">
          <w:rPr>
            <w:lang w:val="es-MX"/>
          </w:rPr>
          <w:delText>panques,</w:delText>
        </w:r>
      </w:del>
      <w:ins w:id="16" w:author="iara@nossaterrafirme.com" w:date="2024-07-18T06:51:00Z">
        <w:r w:rsidR="296C60BB" w:rsidRPr="48403F2D">
          <w:rPr>
            <w:lang w:val="es-MX"/>
          </w:rPr>
          <w:t>PANCs (Plantas Alimentícias Não-Convencionais)</w:t>
        </w:r>
      </w:ins>
      <w:r w:rsidRPr="48403F2D">
        <w:rPr>
          <w:lang w:val="es-MX"/>
        </w:rPr>
        <w:t xml:space="preserve"> né, as comestíveis, e as também de chás e de cura, que elas conseguiram, por meio da cooperativa, a cessão</w:t>
      </w:r>
    </w:p>
    <w:p w14:paraId="5CFD0859" w14:textId="2B835FBF" w:rsidR="00413CE0" w:rsidRPr="008A5B41" w:rsidRDefault="00413CE0" w:rsidP="00413CE0">
      <w:pPr>
        <w:jc w:val="both"/>
        <w:rPr>
          <w:lang w:val="es-MX"/>
        </w:rPr>
      </w:pPr>
      <w:r w:rsidRPr="48403F2D">
        <w:rPr>
          <w:lang w:val="es-MX"/>
        </w:rPr>
        <w:t>de um terreno, que estava sem uso da Sabesp, mas que tinha só aquelas grandes torres, mas que tinha todo um campo a ser e</w:t>
      </w:r>
      <w:ins w:id="17" w:author="iara@nossaterrafirme.com" w:date="2024-07-18T06:52:00Z">
        <w:r w:rsidR="7C0880FB" w:rsidRPr="48403F2D">
          <w:rPr>
            <w:lang w:val="es-MX"/>
          </w:rPr>
          <w:t>xplo</w:t>
        </w:r>
      </w:ins>
      <w:del w:id="18" w:author="iara@nossaterrafirme.com" w:date="2024-07-18T06:52:00Z">
        <w:r w:rsidRPr="48403F2D" w:rsidDel="00413CE0">
          <w:rPr>
            <w:lang w:val="es-MX"/>
          </w:rPr>
          <w:delText>stou</w:delText>
        </w:r>
      </w:del>
      <w:r w:rsidRPr="48403F2D">
        <w:rPr>
          <w:lang w:val="es-MX"/>
        </w:rPr>
        <w:t>rado, e que, a partir</w:t>
      </w:r>
    </w:p>
    <w:p w14:paraId="72362A00" w14:textId="77777777" w:rsidR="00413CE0" w:rsidRPr="008A5B41" w:rsidRDefault="00413CE0" w:rsidP="00413CE0">
      <w:pPr>
        <w:jc w:val="both"/>
        <w:rPr>
          <w:lang w:val="es-MX"/>
        </w:rPr>
      </w:pPr>
      <w:r w:rsidRPr="008A5B41">
        <w:rPr>
          <w:lang w:val="es-MX"/>
        </w:rPr>
        <w:t>desse trabalho que elas fazem aqui na periferia, elas vão falar sobre alimento saudável, sobre agricultura urbana, então, imagino, isso é uma discussão, por exemplo, né, se a gente chega</w:t>
      </w:r>
    </w:p>
    <w:p w14:paraId="22F642E1" w14:textId="77777777" w:rsidR="00413CE0" w:rsidRPr="008A5B41" w:rsidRDefault="00413CE0" w:rsidP="00413CE0">
      <w:pPr>
        <w:jc w:val="both"/>
        <w:rPr>
          <w:lang w:val="es-MX"/>
        </w:rPr>
      </w:pPr>
      <w:r w:rsidRPr="008A5B41">
        <w:rPr>
          <w:lang w:val="es-MX"/>
        </w:rPr>
        <w:t>para essas mulheres para falar sobre reflorescimento humano, a gente vai ver o quanto isso ecoa no que elas fazem, né, o quanto isso ecoa na prática política delas,</w:t>
      </w:r>
    </w:p>
    <w:p w14:paraId="5C707566" w14:textId="31216107" w:rsidR="00413CE0" w:rsidRPr="008A5B41" w:rsidRDefault="00413CE0" w:rsidP="00413CE0">
      <w:pPr>
        <w:jc w:val="both"/>
        <w:rPr>
          <w:lang w:val="es-MX"/>
        </w:rPr>
      </w:pPr>
      <w:r w:rsidRPr="48403F2D">
        <w:rPr>
          <w:lang w:val="es-MX"/>
        </w:rPr>
        <w:t xml:space="preserve">então, a gente fez uma atividade da marcha lá, como foi rico, assim, na hora do lanche, elas fizeram um lanche todo com base nas </w:t>
      </w:r>
      <w:del w:id="19" w:author="iara@nossaterrafirme.com" w:date="2024-07-18T06:53:00Z">
        <w:r w:rsidRPr="48403F2D" w:rsidDel="00413CE0">
          <w:rPr>
            <w:lang w:val="es-MX"/>
          </w:rPr>
          <w:delText>panques</w:delText>
        </w:r>
      </w:del>
      <w:ins w:id="20" w:author="iara@nossaterrafirme.com" w:date="2024-07-18T06:53:00Z">
        <w:r w:rsidR="798514C3" w:rsidRPr="48403F2D">
          <w:rPr>
            <w:lang w:val="es-MX"/>
          </w:rPr>
          <w:t>PANCs</w:t>
        </w:r>
      </w:ins>
    </w:p>
    <w:p w14:paraId="6154A4B7" w14:textId="77777777" w:rsidR="00413CE0" w:rsidRPr="008A5B41" w:rsidRDefault="00413CE0" w:rsidP="00413CE0">
      <w:pPr>
        <w:jc w:val="both"/>
        <w:rPr>
          <w:lang w:val="es-MX"/>
        </w:rPr>
      </w:pPr>
      <w:r w:rsidRPr="008A5B41">
        <w:rPr>
          <w:lang w:val="es-MX"/>
        </w:rPr>
        <w:t>que elas tinham ali na horta, e explicando para a gente, mostrando e dividindo o conhecimento, e são mulheres que muitas vezes</w:t>
      </w:r>
    </w:p>
    <w:p w14:paraId="073FF872" w14:textId="77777777" w:rsidR="00413CE0" w:rsidRPr="008A5B41" w:rsidRDefault="00413CE0" w:rsidP="00413CE0">
      <w:pPr>
        <w:jc w:val="both"/>
        <w:rPr>
          <w:lang w:val="es-MX"/>
        </w:rPr>
      </w:pPr>
      <w:r w:rsidRPr="008A5B41">
        <w:rPr>
          <w:lang w:val="es-MX"/>
        </w:rPr>
        <w:t>não tiveram e não têm esse transe, e não tem esse êxito acadêmico, mas tem essa vivência, tem essa troca comunitária, que faz com que, por mais que, academicamente, elas não entendam o que é,</w:t>
      </w:r>
    </w:p>
    <w:p w14:paraId="3C2AD979" w14:textId="77777777" w:rsidR="00413CE0" w:rsidRPr="008A5B41" w:rsidRDefault="00413CE0" w:rsidP="00413CE0">
      <w:pPr>
        <w:jc w:val="both"/>
        <w:rPr>
          <w:lang w:val="es-MX"/>
        </w:rPr>
      </w:pPr>
      <w:r w:rsidRPr="008A5B41">
        <w:rPr>
          <w:lang w:val="es-MX"/>
        </w:rPr>
        <w:t>isso vai ressoar de uma forma muito parecida com o que é, então, então, acho que é isso, a gente precisa trazer, né, esses signos como signos que podem potencializar</w:t>
      </w:r>
    </w:p>
    <w:p w14:paraId="52E5C94D" w14:textId="77777777" w:rsidR="00413CE0" w:rsidRPr="008A5B41" w:rsidRDefault="00413CE0" w:rsidP="00413CE0">
      <w:pPr>
        <w:jc w:val="both"/>
        <w:rPr>
          <w:lang w:val="es-MX"/>
        </w:rPr>
      </w:pPr>
      <w:r w:rsidRPr="008A5B41">
        <w:rPr>
          <w:lang w:val="es-MX"/>
        </w:rPr>
        <w:t>ainda mais as lutas que os movimentos já fazem, para dentro desses espaços, porque, para mim, é uma questão de reconhecimento, sabe, não é que elas vão conhecer uma coisa nova, elas vão reconhecer o que elas estão fazendo</w:t>
      </w:r>
    </w:p>
    <w:p w14:paraId="546880B6" w14:textId="77777777" w:rsidR="00413CE0" w:rsidRPr="008A5B41" w:rsidRDefault="00413CE0" w:rsidP="00413CE0">
      <w:pPr>
        <w:jc w:val="both"/>
        <w:rPr>
          <w:lang w:val="es-MX"/>
        </w:rPr>
      </w:pPr>
      <w:r w:rsidRPr="008A5B41">
        <w:rPr>
          <w:lang w:val="es-MX"/>
        </w:rPr>
        <w:t>no meio, no meio já que elas vivem, no território que elas ocupam.</w:t>
      </w:r>
    </w:p>
    <w:p w14:paraId="481EBBFB" w14:textId="77777777" w:rsidR="00413CE0" w:rsidRPr="008A5B41" w:rsidRDefault="00413CE0" w:rsidP="00413CE0">
      <w:pPr>
        <w:jc w:val="both"/>
        <w:rPr>
          <w:lang w:val="es-MX"/>
        </w:rPr>
      </w:pPr>
    </w:p>
    <w:p w14:paraId="5E1E5B4E" w14:textId="6FF7BBEE" w:rsidR="00413CE0" w:rsidRPr="008A5B41" w:rsidRDefault="00DB51E7" w:rsidP="00413CE0">
      <w:pPr>
        <w:jc w:val="both"/>
        <w:rPr>
          <w:lang w:val="es-MX"/>
        </w:rPr>
      </w:pPr>
      <w:r>
        <w:rPr>
          <w:lang w:val="es-MX"/>
        </w:rPr>
        <w:t>Iara Vicente</w:t>
      </w:r>
    </w:p>
    <w:p w14:paraId="4DA1B858" w14:textId="77777777" w:rsidR="00413CE0" w:rsidRPr="008A5B41" w:rsidRDefault="00413CE0" w:rsidP="00413CE0">
      <w:pPr>
        <w:jc w:val="both"/>
        <w:rPr>
          <w:lang w:val="es-MX"/>
        </w:rPr>
      </w:pPr>
      <w:r w:rsidRPr="008A5B41">
        <w:rPr>
          <w:lang w:val="es-MX"/>
        </w:rPr>
        <w:t>Concordo completamente. Mano, assim, quais que você recomendaria em termos de órgãos de pesquisa sobre esse tema do bem viver, né, seja eles formais ou informais,</w:t>
      </w:r>
    </w:p>
    <w:p w14:paraId="5029EF38" w14:textId="77777777" w:rsidR="00413CE0" w:rsidRPr="008A5B41" w:rsidRDefault="00413CE0" w:rsidP="00413CE0">
      <w:pPr>
        <w:jc w:val="both"/>
        <w:rPr>
          <w:lang w:val="es-MX"/>
        </w:rPr>
      </w:pPr>
      <w:r w:rsidRPr="008A5B41">
        <w:rPr>
          <w:lang w:val="es-MX"/>
        </w:rPr>
        <w:lastRenderedPageBreak/>
        <w:t>então a gente tem a Marcha das Mulheres Negras, que você já mencionou, né, como um grande hub de produção de conhecimento orgânico, dentro desse tema, quais outros, tipo, associações profissionais, acadêmicas, redes, hubs de produção de conhecimento,</w:t>
      </w:r>
    </w:p>
    <w:p w14:paraId="73CB1CB8" w14:textId="77777777" w:rsidR="00413CE0" w:rsidRPr="008A5B41" w:rsidRDefault="00413CE0" w:rsidP="00413CE0">
      <w:pPr>
        <w:jc w:val="both"/>
        <w:rPr>
          <w:lang w:val="es-MX"/>
        </w:rPr>
      </w:pPr>
      <w:r w:rsidRPr="008A5B41">
        <w:rPr>
          <w:lang w:val="es-MX"/>
        </w:rPr>
        <w:t>nesse tema você indicaria, assim, para a gente sistematizar aqui a nossa pesquisa?</w:t>
      </w:r>
    </w:p>
    <w:p w14:paraId="5219B5D4" w14:textId="77777777" w:rsidR="00413CE0" w:rsidRPr="008A5B41" w:rsidRDefault="00413CE0" w:rsidP="00413CE0">
      <w:pPr>
        <w:jc w:val="both"/>
        <w:rPr>
          <w:lang w:val="es-MX"/>
        </w:rPr>
      </w:pPr>
    </w:p>
    <w:p w14:paraId="3F6170F0" w14:textId="5219700D" w:rsidR="00413CE0" w:rsidRPr="008A5B41" w:rsidRDefault="00DB51E7" w:rsidP="00413CE0">
      <w:pPr>
        <w:jc w:val="both"/>
        <w:rPr>
          <w:lang w:val="es-MX"/>
        </w:rPr>
      </w:pPr>
      <w:r>
        <w:rPr>
          <w:lang w:val="es-MX"/>
        </w:rPr>
        <w:t>Juliana Gonçalves</w:t>
      </w:r>
    </w:p>
    <w:p w14:paraId="183688BF" w14:textId="2F25C935" w:rsidR="00413CE0" w:rsidRPr="008A5B41" w:rsidRDefault="00413CE0" w:rsidP="48403F2D">
      <w:pPr>
        <w:jc w:val="both"/>
        <w:rPr>
          <w:lang w:val="pt-BR"/>
        </w:rPr>
      </w:pPr>
      <w:r w:rsidRPr="48403F2D">
        <w:rPr>
          <w:lang w:val="pt-BR"/>
        </w:rPr>
        <w:t xml:space="preserve">Sim, tem esse trabalho, né, do Instituto </w:t>
      </w:r>
      <w:proofErr w:type="spellStart"/>
      <w:r w:rsidRPr="48403F2D">
        <w:rPr>
          <w:lang w:val="pt-BR"/>
        </w:rPr>
        <w:t>Procomum</w:t>
      </w:r>
      <w:proofErr w:type="spellEnd"/>
      <w:r w:rsidRPr="48403F2D">
        <w:rPr>
          <w:lang w:val="pt-BR"/>
        </w:rPr>
        <w:t xml:space="preserve">, que vai dialogar muito com o bem viver, a própria </w:t>
      </w:r>
      <w:del w:id="21" w:author="iara@nossaterrafirme.com" w:date="2024-07-18T06:53:00Z">
        <w:r w:rsidRPr="48403F2D" w:rsidDel="00413CE0">
          <w:rPr>
            <w:lang w:val="pt-BR"/>
          </w:rPr>
          <w:delText>bong</w:delText>
        </w:r>
      </w:del>
      <w:ins w:id="22" w:author="iara@nossaterrafirme.com" w:date="2024-07-18T06:53:00Z">
        <w:r w:rsidR="6B6ED383" w:rsidRPr="48403F2D">
          <w:rPr>
            <w:lang w:val="pt-BR"/>
          </w:rPr>
          <w:t>ABONG</w:t>
        </w:r>
      </w:ins>
      <w:r w:rsidRPr="48403F2D">
        <w:rPr>
          <w:lang w:val="pt-BR"/>
        </w:rPr>
        <w:t>,</w:t>
      </w:r>
    </w:p>
    <w:p w14:paraId="7F28CDE4" w14:textId="77777777" w:rsidR="00413CE0" w:rsidRPr="008A5B41" w:rsidRDefault="00413CE0" w:rsidP="00413CE0">
      <w:pPr>
        <w:jc w:val="both"/>
        <w:rPr>
          <w:lang w:val="es-MX"/>
        </w:rPr>
      </w:pPr>
      <w:r w:rsidRPr="008A5B41">
        <w:rPr>
          <w:lang w:val="es-MX"/>
        </w:rPr>
        <w:t>que é, esqueci o que significa bong, mas você sabe, né, esqueci, das organizações,</w:t>
      </w:r>
    </w:p>
    <w:p w14:paraId="5B6FA11B" w14:textId="77777777" w:rsidR="00413CE0" w:rsidRPr="008A5B41" w:rsidRDefault="00413CE0" w:rsidP="00413CE0">
      <w:pPr>
        <w:jc w:val="both"/>
        <w:rPr>
          <w:lang w:val="es-MX"/>
        </w:rPr>
      </w:pPr>
    </w:p>
    <w:p w14:paraId="64847D9F" w14:textId="094D58C0" w:rsidR="00413CE0" w:rsidRPr="008A5B41" w:rsidRDefault="00DB51E7" w:rsidP="00413CE0">
      <w:pPr>
        <w:jc w:val="both"/>
        <w:rPr>
          <w:lang w:val="es-MX"/>
        </w:rPr>
      </w:pPr>
      <w:r>
        <w:rPr>
          <w:lang w:val="es-MX"/>
        </w:rPr>
        <w:t>Iara Vicente</w:t>
      </w:r>
    </w:p>
    <w:p w14:paraId="49D41D6B" w14:textId="77777777" w:rsidR="00413CE0" w:rsidRPr="008A5B41" w:rsidRDefault="00413CE0" w:rsidP="00413CE0">
      <w:pPr>
        <w:jc w:val="both"/>
        <w:rPr>
          <w:lang w:val="es-MX"/>
        </w:rPr>
      </w:pPr>
      <w:r w:rsidRPr="008A5B41">
        <w:rPr>
          <w:lang w:val="es-MX"/>
        </w:rPr>
        <w:t>associações brasileiras de zongos,</w:t>
      </w:r>
    </w:p>
    <w:p w14:paraId="697977D9" w14:textId="77777777" w:rsidR="00413CE0" w:rsidRPr="008A5B41" w:rsidRDefault="00413CE0" w:rsidP="00413CE0">
      <w:pPr>
        <w:jc w:val="both"/>
        <w:rPr>
          <w:lang w:val="es-MX"/>
        </w:rPr>
      </w:pPr>
    </w:p>
    <w:p w14:paraId="73F7A1D6" w14:textId="6E4B5F4D" w:rsidR="00413CE0" w:rsidRPr="008A5B41" w:rsidRDefault="00DB51E7" w:rsidP="00413CE0">
      <w:pPr>
        <w:jc w:val="both"/>
        <w:rPr>
          <w:lang w:val="es-MX"/>
        </w:rPr>
      </w:pPr>
      <w:r>
        <w:rPr>
          <w:lang w:val="es-MX"/>
        </w:rPr>
        <w:t>Juliana Gonçalves</w:t>
      </w:r>
    </w:p>
    <w:p w14:paraId="7E087F0E" w14:textId="77777777" w:rsidR="00413CE0" w:rsidRPr="008A5B41" w:rsidRDefault="00413CE0" w:rsidP="00413CE0">
      <w:pPr>
        <w:jc w:val="both"/>
        <w:rPr>
          <w:lang w:val="es-MX"/>
        </w:rPr>
      </w:pPr>
      <w:r w:rsidRPr="008A5B41">
        <w:rPr>
          <w:lang w:val="es-MX"/>
        </w:rPr>
        <w:t>brasileiras, isso, eles também têm lá um banco de dados que vão falar sobre práticas do bem viver, e que é interessante também,</w:t>
      </w:r>
    </w:p>
    <w:p w14:paraId="26FF4714" w14:textId="77777777" w:rsidR="00413CE0" w:rsidRPr="008A5B41" w:rsidRDefault="00413CE0" w:rsidP="00413CE0">
      <w:pPr>
        <w:jc w:val="both"/>
        <w:rPr>
          <w:lang w:val="es-MX"/>
        </w:rPr>
      </w:pPr>
      <w:r w:rsidRPr="008A5B41">
        <w:rPr>
          <w:lang w:val="es-MX"/>
        </w:rPr>
        <w:t>eu olharia o trabalho mesmo do Instituto Amapsique, por meio, né, da contribuição da pesquisadora que, se eu não me engano, ela é diretora executiva hoje,</w:t>
      </w:r>
    </w:p>
    <w:p w14:paraId="2A56A202" w14:textId="77777777" w:rsidR="00413CE0" w:rsidRPr="008A5B41" w:rsidRDefault="00413CE0" w:rsidP="00413CE0">
      <w:pPr>
        <w:jc w:val="both"/>
        <w:rPr>
          <w:lang w:val="es-MX"/>
        </w:rPr>
      </w:pPr>
      <w:r w:rsidRPr="008A5B41">
        <w:rPr>
          <w:lang w:val="es-MX"/>
        </w:rPr>
        <w:t xml:space="preserve">que é a </w:t>
      </w:r>
      <w:r w:rsidRPr="00B07841">
        <w:rPr>
          <w:highlight w:val="yellow"/>
          <w:lang w:val="es-MX"/>
        </w:rPr>
        <w:t>Cléia Prestes</w:t>
      </w:r>
      <w:r w:rsidRPr="008A5B41">
        <w:rPr>
          <w:lang w:val="es-MX"/>
        </w:rPr>
        <w:t>, que vai falar sobre esse bem viver dentro desse olhar da saúde mental.</w:t>
      </w:r>
    </w:p>
    <w:p w14:paraId="5891F51A" w14:textId="77777777" w:rsidR="00413CE0" w:rsidRPr="008A5B41" w:rsidRDefault="00413CE0" w:rsidP="00413CE0">
      <w:pPr>
        <w:jc w:val="both"/>
        <w:rPr>
          <w:lang w:val="es-MX"/>
        </w:rPr>
      </w:pPr>
      <w:r w:rsidRPr="008A5B41">
        <w:rPr>
          <w:lang w:val="es-MX"/>
        </w:rPr>
        <w:t>Os documentos políticos, né, então, aqui em São Paulo, a Marcha das Meninas Negras de São Paulo, que é a coletiva que eu faço parte, a gente sempre, nos nossos manifestos,</w:t>
      </w:r>
    </w:p>
    <w:p w14:paraId="7274C022" w14:textId="77777777" w:rsidR="00413CE0" w:rsidRPr="008A5B41" w:rsidRDefault="00413CE0" w:rsidP="00413CE0">
      <w:pPr>
        <w:jc w:val="both"/>
        <w:rPr>
          <w:lang w:val="es-MX"/>
        </w:rPr>
      </w:pPr>
      <w:r w:rsidRPr="008A5B41">
        <w:rPr>
          <w:lang w:val="es-MX"/>
        </w:rPr>
        <w:t>são oito anos, né, que a gente faz a marcha no dia 25 de julho aqui, vamos fazer a nona marcha esse ano, e a gente sempre traz o bem viver,</w:t>
      </w:r>
    </w:p>
    <w:p w14:paraId="03FBC274" w14:textId="77777777" w:rsidR="00413CE0" w:rsidRPr="008A5B41" w:rsidRDefault="00413CE0" w:rsidP="00413CE0">
      <w:pPr>
        <w:jc w:val="both"/>
        <w:rPr>
          <w:lang w:val="es-MX"/>
        </w:rPr>
      </w:pPr>
      <w:r w:rsidRPr="008A5B41">
        <w:rPr>
          <w:lang w:val="es-MX"/>
        </w:rPr>
        <w:t>aí alguém vai falar, é porque você tá lá e você sempre traz, não, não sou eu, as mulheres realmente conseguiram entender e se reconhecer</w:t>
      </w:r>
    </w:p>
    <w:p w14:paraId="6C5F9768" w14:textId="77777777" w:rsidR="00413CE0" w:rsidRPr="008A5B41" w:rsidRDefault="00413CE0" w:rsidP="00413CE0">
      <w:pPr>
        <w:jc w:val="both"/>
        <w:rPr>
          <w:lang w:val="es-MX"/>
        </w:rPr>
      </w:pPr>
      <w:r w:rsidRPr="008A5B41">
        <w:rPr>
          <w:lang w:val="es-MX"/>
        </w:rPr>
        <w:lastRenderedPageBreak/>
        <w:t>na potência, né, dessas duas palavrinhas juntas, então, todo ano a gente fala sobre o bem viver nos manifestos, então, tem esse olhar mais de movimento social,</w:t>
      </w:r>
    </w:p>
    <w:p w14:paraId="2A40649F" w14:textId="77777777" w:rsidR="00413CE0" w:rsidRPr="008A5B41" w:rsidRDefault="00413CE0" w:rsidP="00413CE0">
      <w:pPr>
        <w:jc w:val="both"/>
        <w:rPr>
          <w:lang w:val="es-MX"/>
        </w:rPr>
      </w:pPr>
      <w:r w:rsidRPr="008A5B41">
        <w:rPr>
          <w:lang w:val="es-MX"/>
        </w:rPr>
        <w:t>que muitas vezes é até uma linguagem até mais endurecida, digamos assim, mas a gente sempre tá sistematizando e tentando trazer o bem viver. De modo geral,</w:t>
      </w:r>
    </w:p>
    <w:p w14:paraId="0360FAB6" w14:textId="77777777" w:rsidR="00413CE0" w:rsidRPr="008A5B41" w:rsidRDefault="00413CE0" w:rsidP="00413CE0">
      <w:pPr>
        <w:jc w:val="both"/>
        <w:rPr>
          <w:lang w:val="es-MX"/>
        </w:rPr>
      </w:pPr>
      <w:r w:rsidRPr="008A5B41">
        <w:rPr>
          <w:lang w:val="es-MX"/>
        </w:rPr>
        <w:t>praticamente todos os movimentos e coletivos, grupos, articulações de mulheres negras que viveram 2015, continuaram falando,</w:t>
      </w:r>
    </w:p>
    <w:p w14:paraId="3A7ECE84" w14:textId="77777777" w:rsidR="00413CE0" w:rsidRPr="008A5B41" w:rsidRDefault="00413CE0" w:rsidP="00413CE0">
      <w:pPr>
        <w:jc w:val="both"/>
        <w:rPr>
          <w:lang w:val="es-MX"/>
        </w:rPr>
      </w:pPr>
      <w:r w:rsidRPr="008A5B41">
        <w:rPr>
          <w:lang w:val="es-MX"/>
        </w:rPr>
        <w:t>trocando e se reconectando à ideia do bem viver. Então, eu só consegui ter essas 18 colaboradoras de pesquisa,</w:t>
      </w:r>
    </w:p>
    <w:p w14:paraId="2DC572D9" w14:textId="77777777" w:rsidR="00413CE0" w:rsidRPr="008A5B41" w:rsidRDefault="00413CE0" w:rsidP="00413CE0">
      <w:pPr>
        <w:jc w:val="both"/>
        <w:rPr>
          <w:lang w:val="es-MX"/>
        </w:rPr>
      </w:pPr>
      <w:r w:rsidRPr="008A5B41">
        <w:rPr>
          <w:lang w:val="es-MX"/>
        </w:rPr>
        <w:t>porque de fato é algo que desde 2015 fez tanto sentido para as mulheres negras que seguem reverberando até agora. E aí a gente vai ver o bem viver</w:t>
      </w:r>
    </w:p>
    <w:p w14:paraId="0AD3C0F5" w14:textId="77777777" w:rsidR="00413CE0" w:rsidRPr="008A5B41" w:rsidRDefault="00413CE0" w:rsidP="00413CE0">
      <w:pPr>
        <w:jc w:val="both"/>
        <w:rPr>
          <w:lang w:val="es-MX"/>
        </w:rPr>
      </w:pPr>
      <w:r w:rsidRPr="008A5B41">
        <w:rPr>
          <w:lang w:val="es-MX"/>
        </w:rPr>
        <w:t>sendo acionado desde uma articulação que vai pautar o STF, e aí as mulheres negras ficam, né, eles fizeram uma carta e botam lá a questão do bem viver.</w:t>
      </w:r>
    </w:p>
    <w:p w14:paraId="789E2D79" w14:textId="77777777" w:rsidR="00413CE0" w:rsidRPr="008A5B41" w:rsidRDefault="00413CE0" w:rsidP="00413CE0">
      <w:pPr>
        <w:jc w:val="both"/>
        <w:rPr>
          <w:lang w:val="es-MX"/>
        </w:rPr>
      </w:pPr>
      <w:r w:rsidRPr="008A5B41">
        <w:rPr>
          <w:lang w:val="es-MX"/>
        </w:rPr>
        <w:t>O tema da próxima marcha, né, então dez anos depois ainda vai constar o bem viver. Então, o tema da próxima marcha tem a ver com reparação e bem viver.</w:t>
      </w:r>
    </w:p>
    <w:p w14:paraId="67437D2E" w14:textId="77777777" w:rsidR="00413CE0" w:rsidRPr="008A5B41" w:rsidRDefault="00413CE0" w:rsidP="00413CE0">
      <w:pPr>
        <w:jc w:val="both"/>
        <w:rPr>
          <w:lang w:val="es-MX"/>
        </w:rPr>
      </w:pPr>
      <w:r w:rsidRPr="008A5B41">
        <w:rPr>
          <w:lang w:val="es-MX"/>
        </w:rPr>
        <w:t>Então, eu ainda acredito que não desmerecendo de forma alguma a contribuição acadêmica, né, em torno do bem viver,</w:t>
      </w:r>
    </w:p>
    <w:p w14:paraId="2326423A" w14:textId="77777777" w:rsidR="00413CE0" w:rsidRPr="008A5B41" w:rsidRDefault="00413CE0" w:rsidP="00413CE0">
      <w:pPr>
        <w:jc w:val="both"/>
        <w:rPr>
          <w:lang w:val="es-MX"/>
        </w:rPr>
      </w:pPr>
      <w:r w:rsidRPr="008A5B41">
        <w:rPr>
          <w:lang w:val="es-MX"/>
        </w:rPr>
        <w:t>nesse olhar específico, né, das mulheres negras, o movimento que pauta, né, o movimento que vem pautando isso. Então,</w:t>
      </w:r>
    </w:p>
    <w:p w14:paraId="0DC76FDC" w14:textId="77777777" w:rsidR="00413CE0" w:rsidRPr="008A5B41" w:rsidRDefault="00413CE0" w:rsidP="00413CE0">
      <w:pPr>
        <w:jc w:val="both"/>
        <w:rPr>
          <w:lang w:val="es-MX"/>
        </w:rPr>
      </w:pPr>
      <w:r w:rsidRPr="008A5B41">
        <w:rPr>
          <w:lang w:val="es-MX"/>
        </w:rPr>
        <w:t>olhar as ações dos movimentos de mulheres negras em todas as instâncias, então, a gente vai ver mulheres falando do bem viver no Acre, a gente vai ver</w:t>
      </w:r>
    </w:p>
    <w:p w14:paraId="371AF4A8" w14:textId="77777777" w:rsidR="00413CE0" w:rsidRPr="008A5B41" w:rsidRDefault="00413CE0" w:rsidP="00413CE0">
      <w:pPr>
        <w:jc w:val="both"/>
        <w:rPr>
          <w:lang w:val="es-MX"/>
        </w:rPr>
      </w:pPr>
      <w:r w:rsidRPr="008A5B41">
        <w:rPr>
          <w:lang w:val="es-MX"/>
        </w:rPr>
        <w:t>no Rio Grande do Sul, a gente vai ver em Goiás, a gente vai ver em vários estados do Nordeste, então é algo que está muito muito vivo dentro do movimento de mulheres negras depois da marcha.</w:t>
      </w:r>
    </w:p>
    <w:p w14:paraId="2028B18B" w14:textId="77777777" w:rsidR="00413CE0" w:rsidRPr="008A5B41" w:rsidRDefault="00413CE0" w:rsidP="00413CE0">
      <w:pPr>
        <w:jc w:val="both"/>
        <w:rPr>
          <w:lang w:val="es-MX"/>
        </w:rPr>
      </w:pPr>
      <w:r w:rsidRPr="008A5B41">
        <w:rPr>
          <w:lang w:val="es-MX"/>
        </w:rPr>
        <w:t>E eu acredito ainda que seja o grande lugar onde a gente consegue se aproximar e entender a contribuição das mulheres negras, é ver como elas articulam</w:t>
      </w:r>
    </w:p>
    <w:p w14:paraId="542FD32C" w14:textId="77777777" w:rsidR="00413CE0" w:rsidRPr="008A5B41" w:rsidRDefault="00413CE0" w:rsidP="00413CE0">
      <w:pPr>
        <w:jc w:val="both"/>
        <w:rPr>
          <w:lang w:val="es-MX"/>
        </w:rPr>
      </w:pPr>
      <w:r w:rsidRPr="008A5B41">
        <w:rPr>
          <w:lang w:val="es-MX"/>
        </w:rPr>
        <w:t>e colocam em prática esse bem viver,</w:t>
      </w:r>
    </w:p>
    <w:p w14:paraId="49C5293B" w14:textId="77777777" w:rsidR="00413CE0" w:rsidRPr="008A5B41" w:rsidRDefault="00413CE0" w:rsidP="00413CE0">
      <w:pPr>
        <w:jc w:val="both"/>
        <w:rPr>
          <w:lang w:val="es-MX"/>
        </w:rPr>
      </w:pPr>
    </w:p>
    <w:p w14:paraId="2BCBAC01" w14:textId="2F3941FA" w:rsidR="00413CE0" w:rsidRPr="008A5B41" w:rsidRDefault="00DB51E7" w:rsidP="00413CE0">
      <w:pPr>
        <w:jc w:val="both"/>
        <w:rPr>
          <w:lang w:val="es-MX"/>
        </w:rPr>
      </w:pPr>
      <w:r>
        <w:rPr>
          <w:lang w:val="es-MX"/>
        </w:rPr>
        <w:t>Iara Vicente</w:t>
      </w:r>
    </w:p>
    <w:p w14:paraId="3F926799" w14:textId="77777777" w:rsidR="00413CE0" w:rsidRPr="008A5B41" w:rsidRDefault="00413CE0" w:rsidP="00413CE0">
      <w:pPr>
        <w:jc w:val="both"/>
        <w:rPr>
          <w:lang w:val="es-MX"/>
        </w:rPr>
      </w:pPr>
      <w:r w:rsidRPr="008A5B41">
        <w:rPr>
          <w:lang w:val="es-MX"/>
        </w:rPr>
        <w:t>sabe? Sim, a gente está quase num momento pré-acadêmico, né, nesse recorte específico. Nos núcleos vivos da sociedade, né.</w:t>
      </w:r>
    </w:p>
    <w:p w14:paraId="6E9D2C20" w14:textId="77777777" w:rsidR="00413CE0" w:rsidRPr="008A5B41" w:rsidRDefault="00413CE0" w:rsidP="00413CE0">
      <w:pPr>
        <w:jc w:val="both"/>
        <w:rPr>
          <w:lang w:val="es-MX"/>
        </w:rPr>
      </w:pPr>
      <w:r w:rsidRPr="008A5B41">
        <w:rPr>
          <w:lang w:val="es-MX"/>
        </w:rPr>
        <w:lastRenderedPageBreak/>
        <w:t>E, bom, eu ia te perguntar aqui quais foram as suas estratégias e as estratégias que você considera mais importantes, assim, para divulgação de resultados dessas pesquisas suas,</w:t>
      </w:r>
    </w:p>
    <w:p w14:paraId="1EB2B5C6" w14:textId="77777777" w:rsidR="00413CE0" w:rsidRPr="008A5B41" w:rsidRDefault="00413CE0" w:rsidP="00413CE0">
      <w:pPr>
        <w:jc w:val="both"/>
        <w:rPr>
          <w:lang w:val="es-MX"/>
        </w:rPr>
      </w:pPr>
      <w:r w:rsidRPr="008A5B41">
        <w:rPr>
          <w:lang w:val="es-MX"/>
        </w:rPr>
        <w:t>né, e relacionadas a bem viver, tipo, cúpulas, conferências, além da própria marcha, né, seminários, revistas, blogs, sites, a marcha já vou botar aqui a primeira.</w:t>
      </w:r>
    </w:p>
    <w:p w14:paraId="48F42101" w14:textId="77777777" w:rsidR="00413CE0" w:rsidRPr="008A5B41" w:rsidRDefault="00413CE0" w:rsidP="00413CE0">
      <w:pPr>
        <w:jc w:val="both"/>
        <w:rPr>
          <w:lang w:val="es-MX"/>
        </w:rPr>
      </w:pPr>
    </w:p>
    <w:p w14:paraId="58A3066B" w14:textId="3717E5AE" w:rsidR="00413CE0" w:rsidRPr="008A5B41" w:rsidRDefault="00DB51E7" w:rsidP="00413CE0">
      <w:pPr>
        <w:jc w:val="both"/>
        <w:rPr>
          <w:lang w:val="es-MX"/>
        </w:rPr>
      </w:pPr>
      <w:r>
        <w:rPr>
          <w:lang w:val="es-MX"/>
        </w:rPr>
        <w:t>Juliana Gonçalves</w:t>
      </w:r>
    </w:p>
    <w:p w14:paraId="013A15A9" w14:textId="77777777" w:rsidR="00413CE0" w:rsidRPr="008A5B41" w:rsidRDefault="00413CE0" w:rsidP="00413CE0">
      <w:pPr>
        <w:jc w:val="both"/>
        <w:rPr>
          <w:lang w:val="es-MX"/>
        </w:rPr>
      </w:pPr>
      <w:r w:rsidRPr="008A5B41">
        <w:rPr>
          <w:lang w:val="es-MX"/>
        </w:rPr>
        <w:t>Isso, a marcha com certeza, mas eu tenho feito muito esse movimento de sentar em roda e falar sobre</w:t>
      </w:r>
    </w:p>
    <w:p w14:paraId="2C5D9F41" w14:textId="77777777" w:rsidR="00413CE0" w:rsidRPr="008A5B41" w:rsidRDefault="00413CE0" w:rsidP="00413CE0">
      <w:pPr>
        <w:jc w:val="both"/>
        <w:rPr>
          <w:lang w:val="es-MX"/>
        </w:rPr>
      </w:pPr>
      <w:r w:rsidRPr="008A5B41">
        <w:rPr>
          <w:lang w:val="es-MX"/>
        </w:rPr>
        <w:t>a pesquisa, então sempre que as pessoas me chamam, eu tenho participado, né, então participei de encontro feminista aqui na Universidade da</w:t>
      </w:r>
    </w:p>
    <w:p w14:paraId="1EB3568F" w14:textId="77777777" w:rsidR="00413CE0" w:rsidRPr="008A5B41" w:rsidRDefault="00413CE0" w:rsidP="00413CE0">
      <w:pPr>
        <w:jc w:val="both"/>
        <w:rPr>
          <w:lang w:val="es-MX"/>
        </w:rPr>
      </w:pPr>
      <w:r w:rsidRPr="008A5B41">
        <w:rPr>
          <w:lang w:val="es-MX"/>
        </w:rPr>
        <w:t xml:space="preserve"/>
      </w:r>
      <w:r w:rsidRPr="00B44B63">
        <w:rPr>
          <w:highlight w:val="yellow"/>
          <w:lang w:val="es-MX"/>
        </w:rPr>
        <w:t>UFABC</w:t>
      </w:r>
      <w:r w:rsidRPr="008A5B41">
        <w:rPr>
          <w:lang w:val="es-MX"/>
        </w:rPr>
        <w:t>, e aí por conta desse olhar mesmo, né, do feminismo negro, que também tem centralidade na forma como eu, na metodologia que eu uso, né, para falar sobre o bem viver,</w:t>
      </w:r>
    </w:p>
    <w:p w14:paraId="610C780A" w14:textId="77777777" w:rsidR="00413CE0" w:rsidRPr="008A5B41" w:rsidRDefault="00413CE0" w:rsidP="00413CE0">
      <w:pPr>
        <w:jc w:val="both"/>
        <w:rPr>
          <w:lang w:val="es-MX"/>
        </w:rPr>
      </w:pPr>
      <w:r w:rsidRPr="008A5B41">
        <w:rPr>
          <w:lang w:val="es-MX"/>
        </w:rPr>
        <w:t>então participar desses encontros acadêmicos é muito, tem sido muito importante, eu, era, é algo até que eu me surpreendi, né, porque a gente escreve</w:t>
      </w:r>
    </w:p>
    <w:p w14:paraId="3665EFC9" w14:textId="77777777" w:rsidR="00413CE0" w:rsidRPr="008A5B41" w:rsidRDefault="00413CE0" w:rsidP="00413CE0">
      <w:pPr>
        <w:jc w:val="both"/>
        <w:rPr>
          <w:lang w:val="es-MX"/>
        </w:rPr>
      </w:pPr>
      <w:r w:rsidRPr="008A5B41">
        <w:rPr>
          <w:lang w:val="es-MX"/>
        </w:rPr>
        <w:t xml:space="preserve">tanto e a gente nunca acha que as pessoas vão ler, né, e aí quando eu vi, assim, o número de downloads no repositório da </w:t>
      </w:r>
      <w:r w:rsidRPr="00B44B63">
        <w:rPr>
          <w:highlight w:val="yellow"/>
          <w:lang w:val="es-MX"/>
        </w:rPr>
        <w:t>USP</w:t>
      </w:r>
      <w:r w:rsidRPr="008A5B41">
        <w:rPr>
          <w:lang w:val="es-MX"/>
        </w:rPr>
        <w:t>, eu falei, gente, o povo tá lendo, e ouvir as</w:t>
      </w:r>
    </w:p>
    <w:p w14:paraId="7FACD393" w14:textId="77777777" w:rsidR="00413CE0" w:rsidRPr="008A5B41" w:rsidRDefault="00413CE0" w:rsidP="00413CE0">
      <w:pPr>
        <w:jc w:val="both"/>
        <w:rPr>
          <w:lang w:val="es-MX"/>
        </w:rPr>
      </w:pPr>
      <w:r w:rsidRPr="008A5B41">
        <w:rPr>
          <w:lang w:val="es-MX"/>
        </w:rPr>
        <w:t>professoras, principalmente nesse campo da filosofia, também tem sido algo importante, porque elas, elas fizeram uma, quando fui convidada né, para falar nesse encontro</w:t>
      </w:r>
    </w:p>
    <w:p w14:paraId="243D9B46" w14:textId="77777777" w:rsidR="00413CE0" w:rsidRPr="008A5B41" w:rsidRDefault="00413CE0" w:rsidP="00413CE0">
      <w:pPr>
        <w:jc w:val="both"/>
        <w:rPr>
          <w:lang w:val="es-MX"/>
        </w:rPr>
      </w:pPr>
      <w:r w:rsidRPr="008A5B41">
        <w:rPr>
          <w:lang w:val="es-MX"/>
        </w:rPr>
        <w:t>de feminismos decoloniais, ela, a professora que me convidou fez um e-mail, enfim, que eu inclusive guardei, printei para sempre que eu duvidar da potência</w:t>
      </w:r>
    </w:p>
    <w:p w14:paraId="6A7AA36B" w14:textId="77777777" w:rsidR="00413CE0" w:rsidRPr="008A5B41" w:rsidRDefault="00413CE0" w:rsidP="00413CE0">
      <w:pPr>
        <w:jc w:val="both"/>
        <w:rPr>
          <w:lang w:val="es-MX"/>
        </w:rPr>
      </w:pPr>
      <w:r w:rsidRPr="008A5B41">
        <w:rPr>
          <w:lang w:val="es-MX"/>
        </w:rPr>
        <w:t>dessa pesquisa eu lembrar, porque ela falou isso, dessa contribuição no campo da filosofia, quando a gente vai falar sobre o bem viver, e eu não tinha, era algo assim, que tá ali implícito, mas que</w:t>
      </w:r>
    </w:p>
    <w:p w14:paraId="7DDC3BA6" w14:textId="77777777" w:rsidR="00413CE0" w:rsidRPr="008A5B41" w:rsidRDefault="00413CE0" w:rsidP="00413CE0">
      <w:pPr>
        <w:jc w:val="both"/>
        <w:rPr>
          <w:lang w:val="es-MX"/>
        </w:rPr>
      </w:pPr>
      <w:r w:rsidRPr="008A5B41">
        <w:rPr>
          <w:lang w:val="es-MX"/>
        </w:rPr>
        <w:t>eu, nem eu tinha me atentado, sabe, a isso, e nesse sentido também da forma de fazer, que eu acho que foi algo que chamou bastante atenção, assim, né, na minha banca, a forma de fazer a pesquisa,</w:t>
      </w:r>
    </w:p>
    <w:p w14:paraId="04E95235" w14:textId="77777777" w:rsidR="00413CE0" w:rsidRPr="008A5B41" w:rsidRDefault="00413CE0" w:rsidP="00413CE0">
      <w:pPr>
        <w:jc w:val="both"/>
        <w:rPr>
          <w:lang w:val="es-MX"/>
        </w:rPr>
      </w:pPr>
      <w:r w:rsidRPr="008A5B41">
        <w:rPr>
          <w:lang w:val="es-MX"/>
        </w:rPr>
        <w:t>mas, então, eu olharia muito para isso, né, essas iniciativas acadêmicas que vão acontecer, olhando, né, as estratégias contra-coloniais,</w:t>
      </w:r>
    </w:p>
    <w:p w14:paraId="06037B52" w14:textId="77777777" w:rsidR="00413CE0" w:rsidRPr="008A5B41" w:rsidRDefault="00413CE0" w:rsidP="00413CE0">
      <w:pPr>
        <w:jc w:val="both"/>
        <w:rPr>
          <w:lang w:val="es-MX"/>
        </w:rPr>
      </w:pPr>
      <w:r w:rsidRPr="008A5B41">
        <w:rPr>
          <w:lang w:val="es-MX"/>
        </w:rPr>
        <w:lastRenderedPageBreak/>
        <w:t>que tem tudo a ver, tem tudo a ver, e aí eu tenho feito isso, né, então eu tenho ido muito a esses encontros, esses convites inusitados, quando chegou esse convite</w:t>
      </w:r>
    </w:p>
    <w:p w14:paraId="4E9EB7E1" w14:textId="77777777" w:rsidR="00413CE0" w:rsidRPr="008A5B41" w:rsidRDefault="00413CE0" w:rsidP="00413CE0">
      <w:pPr>
        <w:jc w:val="both"/>
        <w:rPr>
          <w:lang w:val="es-MX"/>
        </w:rPr>
      </w:pPr>
      <w:r w:rsidRPr="008A5B41">
        <w:rPr>
          <w:lang w:val="es-MX"/>
        </w:rPr>
        <w:t>para o congresso dos servidores do judiciário, eu falei, gente, é que esse povo quer me ouvir, gente, o que que é, e foi muito legal, assim, foi muito legal, quando eles estavam realmente abertos</w:t>
      </w:r>
    </w:p>
    <w:p w14:paraId="3A010A55" w14:textId="77777777" w:rsidR="00413CE0" w:rsidRPr="008A5B41" w:rsidRDefault="00413CE0" w:rsidP="00413CE0">
      <w:pPr>
        <w:jc w:val="both"/>
        <w:rPr>
          <w:lang w:val="es-MX"/>
        </w:rPr>
      </w:pPr>
      <w:r w:rsidRPr="008A5B41">
        <w:rPr>
          <w:lang w:val="es-MX"/>
        </w:rPr>
        <w:t>a fazer uma discussão profunda, e como eles estavam conseguindo conectar essa ideia do bem viver com a questão da justiça restaurativa, então, assim, foi muito legal, assim,</w:t>
      </w:r>
    </w:p>
    <w:p w14:paraId="54F61F51" w14:textId="77777777" w:rsidR="00413CE0" w:rsidRPr="008A5B41" w:rsidRDefault="00413CE0" w:rsidP="00413CE0">
      <w:pPr>
        <w:jc w:val="both"/>
        <w:rPr>
          <w:lang w:val="es-MX"/>
        </w:rPr>
      </w:pPr>
      <w:r w:rsidRPr="008A5B41">
        <w:rPr>
          <w:lang w:val="es-MX"/>
        </w:rPr>
        <w:t>entender esse esse lugar. Eu gostaria de estar publicando mais, Yara, mas infelizmente eu não, né, eu acho que se eu só fosse pesquisadora seria um pouco mais fácil, mas enquanto</w:t>
      </w:r>
    </w:p>
    <w:p w14:paraId="011C485C" w14:textId="77777777" w:rsidR="00413CE0" w:rsidRPr="008A5B41" w:rsidRDefault="00413CE0" w:rsidP="00413CE0">
      <w:pPr>
        <w:jc w:val="both"/>
        <w:rPr>
          <w:lang w:val="es-MX"/>
        </w:rPr>
      </w:pPr>
      <w:r w:rsidRPr="008A5B41">
        <w:rPr>
          <w:lang w:val="es-MX"/>
        </w:rPr>
        <w:t>trabalhadora e pesquisadora, eu não consegui parar, por exemplo, para sistematizar ainda mais, eu tenho feito, assim, eu fiz, por exemplo, uma versão</w:t>
      </w:r>
    </w:p>
    <w:p w14:paraId="3510B469" w14:textId="77777777" w:rsidR="00413CE0" w:rsidRPr="008A5B41" w:rsidRDefault="00413CE0" w:rsidP="00413CE0">
      <w:pPr>
        <w:jc w:val="both"/>
        <w:rPr>
          <w:lang w:val="es-MX"/>
        </w:rPr>
      </w:pPr>
      <w:r w:rsidRPr="008A5B41">
        <w:rPr>
          <w:lang w:val="es-MX"/>
        </w:rPr>
        <w:t>inspirada, né, então tirei trechos da minha dissertação para o Festival Latinidades, né, onde a gente se conheceu, e aí fiz ali um capítulo dois capítulos, né, falando um pouco da pesquisa e de alguns achados da pesquisa,</w:t>
      </w:r>
    </w:p>
    <w:p w14:paraId="5CE5E275" w14:textId="77777777" w:rsidR="00413CE0" w:rsidRPr="008A5B41" w:rsidRDefault="00413CE0" w:rsidP="00413CE0">
      <w:pPr>
        <w:jc w:val="both"/>
        <w:rPr>
          <w:lang w:val="es-MX"/>
        </w:rPr>
      </w:pPr>
      <w:r w:rsidRPr="008A5B41">
        <w:rPr>
          <w:lang w:val="es-MX"/>
        </w:rPr>
        <w:t>tenho convites para escrever também, né, em outros espaços, e tenho buscado fazer isso, né, escrever e participar, então fui chamada para falar sobre,</w:t>
      </w:r>
    </w:p>
    <w:p w14:paraId="7A2D7E53" w14:textId="77777777" w:rsidR="00413CE0" w:rsidRPr="008A5B41" w:rsidRDefault="00413CE0" w:rsidP="00413CE0">
      <w:pPr>
        <w:jc w:val="both"/>
        <w:rPr>
          <w:lang w:val="es-MX"/>
        </w:rPr>
      </w:pPr>
      <w:r w:rsidRPr="008A5B41">
        <w:rPr>
          <w:lang w:val="es-MX"/>
        </w:rPr>
        <w:t>num congresso, sobre novas economias, e aí peguei esse capítulo sobre economia e bem viver, que era tudo que eu tinha, e falei sobre ele, foi ótimo, porque não é, né, o meu campo prioritário,</w:t>
      </w:r>
    </w:p>
    <w:p w14:paraId="3E543A2D" w14:textId="77777777" w:rsidR="00413CE0" w:rsidRPr="008A5B41" w:rsidRDefault="00413CE0" w:rsidP="00413CE0">
      <w:pPr>
        <w:jc w:val="both"/>
        <w:rPr>
          <w:lang w:val="es-MX"/>
        </w:rPr>
      </w:pPr>
      <w:r w:rsidRPr="008A5B41">
        <w:rPr>
          <w:lang w:val="es-MX"/>
        </w:rPr>
        <w:t>então eu me arrisco muito ali, mas eu acho que são conexões importantes, assim, para que a gente realmente consiga fazer esse exercício de pensar outras formas de estar</w:t>
      </w:r>
    </w:p>
    <w:p w14:paraId="4048AC49" w14:textId="77777777" w:rsidR="00413CE0" w:rsidRPr="008A5B41" w:rsidRDefault="00413CE0" w:rsidP="00413CE0">
      <w:pPr>
        <w:jc w:val="both"/>
        <w:rPr>
          <w:lang w:val="es-MX"/>
        </w:rPr>
      </w:pPr>
      <w:r w:rsidRPr="008A5B41">
        <w:rPr>
          <w:lang w:val="es-MX"/>
        </w:rPr>
        <w:t>organizado economicamente, porque parece loucura, ainda hoje, né, parece loucura quando a gente fala não, mas a gente pode fazer uma troca aqui que não envolva dinheiro, sei lá, a gente pode</w:t>
      </w:r>
    </w:p>
    <w:p w14:paraId="3F06417D" w14:textId="77777777" w:rsidR="00413CE0" w:rsidRPr="008A5B41" w:rsidRDefault="00413CE0" w:rsidP="00413CE0">
      <w:pPr>
        <w:jc w:val="both"/>
        <w:rPr>
          <w:lang w:val="es-MX"/>
        </w:rPr>
      </w:pPr>
      <w:r w:rsidRPr="008A5B41">
        <w:rPr>
          <w:lang w:val="es-MX"/>
        </w:rPr>
        <w:t>colocar, entender a moeda social, a moeda comunitária, enquanto realmente uma mudança estrutural nas desigualdades, tem muita coisa, assim, que ainda</w:t>
      </w:r>
    </w:p>
    <w:p w14:paraId="6E0B317F" w14:textId="77777777" w:rsidR="00413CE0" w:rsidRPr="008A5B41" w:rsidRDefault="00413CE0" w:rsidP="00413CE0">
      <w:pPr>
        <w:jc w:val="both"/>
        <w:rPr>
          <w:lang w:val="es-MX"/>
        </w:rPr>
      </w:pPr>
      <w:r w:rsidRPr="008A5B41">
        <w:rPr>
          <w:lang w:val="es-MX"/>
        </w:rPr>
        <w:t>é visto como como como insanidade mesmo, mas que já se provou na prática que funciona, e que traz resultados, né, para a sociedade,</w:t>
      </w:r>
    </w:p>
    <w:p w14:paraId="3E76D437" w14:textId="77777777" w:rsidR="00413CE0" w:rsidRPr="008A5B41" w:rsidRDefault="00413CE0" w:rsidP="00413CE0">
      <w:pPr>
        <w:jc w:val="both"/>
        <w:rPr>
          <w:lang w:val="es-MX"/>
        </w:rPr>
      </w:pPr>
      <w:r w:rsidRPr="008A5B41">
        <w:rPr>
          <w:lang w:val="es-MX"/>
        </w:rPr>
        <w:lastRenderedPageBreak/>
        <w:t>então me arrisquei, então tenho feito esse esse esse esse</w:t>
      </w:r>
    </w:p>
    <w:p w14:paraId="6FB81E37" w14:textId="77777777" w:rsidR="00413CE0" w:rsidRPr="008A5B41" w:rsidRDefault="00413CE0" w:rsidP="00413CE0">
      <w:pPr>
        <w:jc w:val="both"/>
        <w:rPr>
          <w:lang w:val="es-MX"/>
        </w:rPr>
      </w:pPr>
      <w:r w:rsidRPr="008A5B41">
        <w:rPr>
          <w:lang w:val="es-MX"/>
        </w:rPr>
        <w:t>, porque para mim, assim, bem viver e comunicação ancestral tem tudo a ver, tem tudo a ver, eu estou até procurando aqui no meu bloco de notas,</w:t>
      </w:r>
    </w:p>
    <w:p w14:paraId="056C14D4" w14:textId="77777777" w:rsidR="00413CE0" w:rsidRPr="008A5B41" w:rsidRDefault="00413CE0" w:rsidP="00413CE0">
      <w:pPr>
        <w:jc w:val="both"/>
        <w:rPr>
          <w:lang w:val="es-MX"/>
        </w:rPr>
      </w:pPr>
      <w:r w:rsidRPr="008A5B41">
        <w:rPr>
          <w:lang w:val="es-MX"/>
        </w:rPr>
        <w:t>mas eu posso também depois te mandar bonitinho, porque porque aí organizei, sabe, em pontos, como era para fazer um como era para fazer um</w:t>
      </w:r>
    </w:p>
    <w:p w14:paraId="1E67AB69" w14:textId="77777777" w:rsidR="00413CE0" w:rsidRPr="008A5B41" w:rsidRDefault="00413CE0" w:rsidP="00413CE0">
      <w:pPr>
        <w:jc w:val="both"/>
        <w:rPr>
          <w:lang w:val="es-MX"/>
        </w:rPr>
      </w:pPr>
      <w:r w:rsidRPr="008A5B41">
        <w:rPr>
          <w:lang w:val="es-MX"/>
        </w:rPr>
        <w:t>um um conteúdo, né, para o Instagram, eu consegui organizar em pontos que traziam essa ideia, vou até procurar aqui e aí eu também te mando para você</w:t>
      </w:r>
    </w:p>
    <w:p w14:paraId="0A279CEF" w14:textId="77777777" w:rsidR="00413CE0" w:rsidRPr="008A5B41" w:rsidRDefault="00413CE0" w:rsidP="00413CE0">
      <w:pPr>
        <w:jc w:val="both"/>
        <w:rPr>
          <w:lang w:val="es-MX"/>
        </w:rPr>
      </w:pPr>
      <w:r w:rsidRPr="008A5B41">
        <w:rPr>
          <w:lang w:val="es-MX"/>
        </w:rPr>
        <w:t>caso você queira incluir.</w:t>
      </w:r>
    </w:p>
    <w:p w14:paraId="2CBC42BC" w14:textId="77777777" w:rsidR="00413CE0" w:rsidRPr="008A5B41" w:rsidRDefault="00413CE0" w:rsidP="00413CE0">
      <w:pPr>
        <w:jc w:val="both"/>
        <w:rPr>
          <w:lang w:val="es-MX"/>
        </w:rPr>
      </w:pPr>
    </w:p>
    <w:p w14:paraId="4D58EBD4" w14:textId="4D077503" w:rsidR="00413CE0" w:rsidRPr="008A5B41" w:rsidRDefault="00DB51E7" w:rsidP="00413CE0">
      <w:pPr>
        <w:jc w:val="both"/>
        <w:rPr>
          <w:lang w:val="es-MX"/>
        </w:rPr>
      </w:pPr>
      <w:r>
        <w:rPr>
          <w:lang w:val="es-MX"/>
        </w:rPr>
        <w:t>Iara Vicente</w:t>
      </w:r>
    </w:p>
    <w:p w14:paraId="675C136F" w14:textId="77777777" w:rsidR="00413CE0" w:rsidRPr="008A5B41" w:rsidRDefault="00413CE0" w:rsidP="00413CE0">
      <w:pPr>
        <w:jc w:val="both"/>
        <w:rPr>
          <w:lang w:val="es-MX"/>
        </w:rPr>
      </w:pPr>
      <w:r w:rsidRPr="008A5B41">
        <w:rPr>
          <w:lang w:val="es-MX"/>
        </w:rPr>
        <w:t>Mano, a gente vai, esse conteúdo que a gente está guardando aqui, né, através dessa entrevista, ele vai ser analisado por uma série de pesquisadores, né, então se você</w:t>
      </w:r>
    </w:p>
    <w:p w14:paraId="526266FC" w14:textId="77777777" w:rsidR="00413CE0" w:rsidRPr="008A5B41" w:rsidRDefault="00413CE0" w:rsidP="00413CE0">
      <w:pPr>
        <w:jc w:val="both"/>
        <w:rPr>
          <w:lang w:val="es-MX"/>
        </w:rPr>
      </w:pPr>
      <w:r w:rsidRPr="008A5B41">
        <w:rPr>
          <w:lang w:val="es-MX"/>
        </w:rPr>
        <w:t>poder rapidamente explicar o que é o bioma e como que ele se encaixa com a sua pesquisa. O encaixe você já falou, né, mas eu acho que o bioma é uma modalidade de organização muito inovadora,</w:t>
      </w:r>
    </w:p>
    <w:p w14:paraId="2415AD56" w14:textId="77777777" w:rsidR="00413CE0" w:rsidRPr="008A5B41" w:rsidRDefault="00413CE0" w:rsidP="00413CE0">
      <w:pPr>
        <w:jc w:val="both"/>
        <w:rPr>
          <w:lang w:val="es-MX"/>
        </w:rPr>
      </w:pPr>
      <w:r w:rsidRPr="008A5B41">
        <w:rPr>
          <w:lang w:val="es-MX"/>
        </w:rPr>
        <w:t>que talvez as pessoas não vão chegar a essa mesma conclusão do que é só com essa breve descrição, né, você poderia nos dar uma descrição um pouquinho mais</w:t>
      </w:r>
    </w:p>
    <w:p w14:paraId="6EA78346" w14:textId="77777777" w:rsidR="00413CE0" w:rsidRPr="008A5B41" w:rsidRDefault="00413CE0" w:rsidP="00413CE0">
      <w:pPr>
        <w:jc w:val="both"/>
        <w:rPr>
          <w:lang w:val="es-MX"/>
        </w:rPr>
      </w:pPr>
    </w:p>
    <w:p w14:paraId="2B63F5C3" w14:textId="7D0CEEBB" w:rsidR="00413CE0" w:rsidRPr="008A5B41" w:rsidRDefault="00DB51E7" w:rsidP="00413CE0">
      <w:pPr>
        <w:jc w:val="both"/>
        <w:rPr>
          <w:lang w:val="es-MX"/>
        </w:rPr>
      </w:pPr>
      <w:r>
        <w:rPr>
          <w:lang w:val="es-MX"/>
        </w:rPr>
        <w:t>Juliana Gonçalves</w:t>
      </w:r>
    </w:p>
    <w:p w14:paraId="34D811E2" w14:textId="77777777" w:rsidR="00413CE0" w:rsidRPr="008A5B41" w:rsidRDefault="00413CE0" w:rsidP="00413CE0">
      <w:pPr>
        <w:jc w:val="both"/>
        <w:rPr>
          <w:lang w:val="es-MX"/>
        </w:rPr>
      </w:pPr>
      <w:r w:rsidRPr="008A5B41">
        <w:rPr>
          <w:lang w:val="es-MX"/>
        </w:rPr>
        <w:t>convencional? Claro, claro, claro. Obrigada. Claro, o bioma é um, o bioma comunicação ancestral é um território de conectividade principalmente pensando</w:t>
      </w:r>
    </w:p>
    <w:p w14:paraId="6032CEFC" w14:textId="77777777" w:rsidR="00413CE0" w:rsidRPr="008A5B41" w:rsidRDefault="00413CE0" w:rsidP="00413CE0">
      <w:pPr>
        <w:jc w:val="both"/>
        <w:rPr>
          <w:lang w:val="es-MX"/>
        </w:rPr>
      </w:pPr>
      <w:r w:rsidRPr="008A5B41">
        <w:rPr>
          <w:lang w:val="es-MX"/>
        </w:rPr>
        <w:t>em profissionais da comunicação, negros, indígenas, periféricos, que funciona enquanto plataforma de conteúdo, enquanto um lugar onde</w:t>
      </w:r>
    </w:p>
    <w:p w14:paraId="183B891E" w14:textId="77777777" w:rsidR="00413CE0" w:rsidRPr="008A5B41" w:rsidRDefault="00413CE0" w:rsidP="00413CE0">
      <w:pPr>
        <w:jc w:val="both"/>
        <w:rPr>
          <w:lang w:val="es-MX"/>
        </w:rPr>
      </w:pPr>
      <w:r w:rsidRPr="008A5B41">
        <w:rPr>
          <w:lang w:val="es-MX"/>
        </w:rPr>
        <w:t>esses comunicadores podem fazer seus perfis e trocarem, né, entre si e esse lugar ele é fundamentado por essa tecnologia</w:t>
      </w:r>
    </w:p>
    <w:p w14:paraId="3F080922" w14:textId="77777777" w:rsidR="00413CE0" w:rsidRPr="008A5B41" w:rsidRDefault="00413CE0" w:rsidP="00413CE0">
      <w:pPr>
        <w:jc w:val="both"/>
        <w:rPr>
          <w:lang w:val="es-MX"/>
        </w:rPr>
      </w:pPr>
      <w:r w:rsidRPr="008A5B41">
        <w:rPr>
          <w:lang w:val="es-MX"/>
        </w:rPr>
        <w:t>ancestral que a gente chama de comunicação ancestral. Ele é todo fundamentado em uma comunicação ancestral que é uma nova, uma nova estratégia, digamos assim, de comunicação</w:t>
      </w:r>
    </w:p>
    <w:p w14:paraId="325330E6" w14:textId="77777777" w:rsidR="00413CE0" w:rsidRPr="008A5B41" w:rsidRDefault="00413CE0" w:rsidP="00413CE0">
      <w:pPr>
        <w:jc w:val="both"/>
        <w:rPr>
          <w:lang w:val="es-MX"/>
        </w:rPr>
      </w:pPr>
      <w:r w:rsidRPr="008A5B41">
        <w:rPr>
          <w:lang w:val="es-MX"/>
        </w:rPr>
        <w:lastRenderedPageBreak/>
        <w:t>que vai fincar, né, os saberes ancestrais, territoriais e locais no centro das narrativas e também vai, e assim também vai dialogar muito a partir</w:t>
      </w:r>
    </w:p>
    <w:p w14:paraId="3C87AF56" w14:textId="77777777" w:rsidR="00413CE0" w:rsidRPr="008A5B41" w:rsidRDefault="00413CE0" w:rsidP="00413CE0">
      <w:pPr>
        <w:jc w:val="both"/>
        <w:rPr>
          <w:lang w:val="es-MX"/>
        </w:rPr>
      </w:pPr>
      <w:r w:rsidRPr="008A5B41">
        <w:rPr>
          <w:lang w:val="es-MX"/>
        </w:rPr>
        <w:t>das humanidades, assim. Então a comunicação ancestral ela, ela enquanto um conceito, é algo que a gente já via vendo, a gente já percebia sendo</w:t>
      </w:r>
    </w:p>
    <w:p w14:paraId="3C5E5088" w14:textId="77777777" w:rsidR="00413CE0" w:rsidRPr="008A5B41" w:rsidRDefault="00413CE0" w:rsidP="00413CE0">
      <w:pPr>
        <w:jc w:val="both"/>
        <w:rPr>
          <w:lang w:val="es-MX"/>
        </w:rPr>
      </w:pPr>
      <w:r w:rsidRPr="008A5B41">
        <w:rPr>
          <w:lang w:val="es-MX"/>
        </w:rPr>
        <w:t>articulada, né, pelos comunicadores indígenas, negros, quingombolas e o ganho, né, a nossa contribuição enquanto Preta Hub foi desenvolver uma metodologia que pode ser replicada</w:t>
      </w:r>
    </w:p>
    <w:p w14:paraId="09444687" w14:textId="77777777" w:rsidR="00413CE0" w:rsidRPr="008A5B41" w:rsidRDefault="00413CE0" w:rsidP="00413CE0">
      <w:pPr>
        <w:jc w:val="both"/>
        <w:rPr>
          <w:lang w:val="es-MX"/>
        </w:rPr>
      </w:pPr>
      <w:r w:rsidRPr="008A5B41">
        <w:rPr>
          <w:lang w:val="es-MX"/>
        </w:rPr>
        <w:t>e que traga esses valores, esses pilares da comunicação ancestral. Então, além de ser uma comunicação muito fincada no território, construída com</w:t>
      </w:r>
    </w:p>
    <w:p w14:paraId="1B5269B5" w14:textId="77777777" w:rsidR="00413CE0" w:rsidRPr="008A5B41" w:rsidRDefault="00413CE0" w:rsidP="00413CE0">
      <w:pPr>
        <w:jc w:val="both"/>
        <w:rPr>
          <w:lang w:val="es-MX"/>
        </w:rPr>
      </w:pPr>
      <w:r w:rsidRPr="008A5B41">
        <w:rPr>
          <w:lang w:val="es-MX"/>
        </w:rPr>
        <w:t>e não só a partir, né, ou para o território, mas com o território, ela tem dimensões como a criação de legado, então como uma comunicação que</w:t>
      </w:r>
    </w:p>
    <w:p w14:paraId="43AE153A" w14:textId="77777777" w:rsidR="00413CE0" w:rsidRPr="008A5B41" w:rsidRDefault="00413CE0" w:rsidP="00413CE0">
      <w:pPr>
        <w:jc w:val="both"/>
        <w:rPr>
          <w:lang w:val="es-MX"/>
        </w:rPr>
      </w:pPr>
      <w:r w:rsidRPr="008A5B41">
        <w:rPr>
          <w:lang w:val="es-MX"/>
        </w:rPr>
        <w:t>vise ter uma ampliação de impacto social, precisa criar legado nos territórios em que recebe aquela informação e também precisa estabelecer uma relação de ganha-ganha e não uma relação hierarquizada,</w:t>
      </w:r>
    </w:p>
    <w:p w14:paraId="08712F0F" w14:textId="77777777" w:rsidR="00413CE0" w:rsidRPr="008A5B41" w:rsidRDefault="00413CE0" w:rsidP="00413CE0">
      <w:pPr>
        <w:jc w:val="both"/>
        <w:rPr>
          <w:lang w:val="es-MX"/>
        </w:rPr>
      </w:pPr>
      <w:r w:rsidRPr="008A5B41">
        <w:rPr>
          <w:lang w:val="es-MX"/>
        </w:rPr>
        <w:t>né, onde a gente vai lá e entrega um conteúdo para um determinado interlocutor, para um determinado território. Esse território constrói esse conteúdo comigo numa relação</w:t>
      </w:r>
    </w:p>
    <w:p w14:paraId="792715E2" w14:textId="77777777" w:rsidR="00413CE0" w:rsidRPr="008A5B41" w:rsidRDefault="00413CE0" w:rsidP="00413CE0">
      <w:pPr>
        <w:jc w:val="both"/>
        <w:rPr>
          <w:lang w:val="es-MX"/>
        </w:rPr>
      </w:pPr>
      <w:r w:rsidRPr="008A5B41">
        <w:rPr>
          <w:lang w:val="es-MX"/>
        </w:rPr>
        <w:t>de a ganha-ganha de todos os lados. Então a comunicação ancestral, ela vai dialogar com uma forma de a gente valorizar</w:t>
      </w:r>
    </w:p>
    <w:p w14:paraId="6B7F6B39" w14:textId="77777777" w:rsidR="00413CE0" w:rsidRPr="008A5B41" w:rsidRDefault="00413CE0" w:rsidP="00413CE0">
      <w:pPr>
        <w:jc w:val="both"/>
        <w:rPr>
          <w:lang w:val="es-MX"/>
        </w:rPr>
      </w:pPr>
      <w:r w:rsidRPr="008A5B41">
        <w:rPr>
          <w:lang w:val="es-MX"/>
        </w:rPr>
        <w:t>outras formas da gente estar conectado e da gente passar informação que não seja tão exclusivamente do digital online, né, não vai excluir o digital online,</w:t>
      </w:r>
    </w:p>
    <w:p w14:paraId="124147BF" w14:textId="77777777" w:rsidR="00413CE0" w:rsidRPr="008A5B41" w:rsidRDefault="00413CE0" w:rsidP="00413CE0">
      <w:pPr>
        <w:jc w:val="both"/>
        <w:rPr>
          <w:lang w:val="es-MX"/>
        </w:rPr>
      </w:pPr>
      <w:r w:rsidRPr="008A5B41">
        <w:rPr>
          <w:lang w:val="es-MX"/>
        </w:rPr>
        <w:t>mas também vai entender que há outras formas, né, de conversar pela mídia primária do corpo que precisam continuar sendo levadas em consideração na hora da gente conectar</w:t>
      </w:r>
    </w:p>
    <w:p w14:paraId="6D6A1C5D" w14:textId="77777777" w:rsidR="00413CE0" w:rsidRPr="008A5B41" w:rsidRDefault="00413CE0" w:rsidP="00413CE0">
      <w:pPr>
        <w:jc w:val="both"/>
        <w:rPr>
          <w:lang w:val="es-MX"/>
        </w:rPr>
      </w:pPr>
      <w:r w:rsidRPr="008A5B41">
        <w:rPr>
          <w:lang w:val="es-MX"/>
        </w:rPr>
        <w:t>e comunicar, né, para um território, para uma população.</w:t>
      </w:r>
    </w:p>
    <w:p w14:paraId="1ACEFB8C" w14:textId="77777777" w:rsidR="00413CE0" w:rsidRPr="008A5B41" w:rsidRDefault="00413CE0" w:rsidP="00413CE0">
      <w:pPr>
        <w:jc w:val="both"/>
        <w:rPr>
          <w:lang w:val="es-MX"/>
        </w:rPr>
      </w:pPr>
    </w:p>
    <w:p w14:paraId="1194E2BC" w14:textId="323AD619" w:rsidR="00413CE0" w:rsidRPr="008A5B41" w:rsidRDefault="00DB51E7" w:rsidP="00413CE0">
      <w:pPr>
        <w:jc w:val="both"/>
        <w:rPr>
          <w:lang w:val="es-MX"/>
        </w:rPr>
      </w:pPr>
      <w:r>
        <w:rPr>
          <w:lang w:val="es-MX"/>
        </w:rPr>
        <w:t>Iara Vicente</w:t>
      </w:r>
    </w:p>
    <w:p w14:paraId="17CAF49B" w14:textId="77777777" w:rsidR="00413CE0" w:rsidRPr="008A5B41" w:rsidRDefault="00413CE0" w:rsidP="00413CE0">
      <w:pPr>
        <w:jc w:val="both"/>
        <w:rPr>
          <w:lang w:val="es-MX"/>
        </w:rPr>
      </w:pPr>
      <w:r w:rsidRPr="008A5B41">
        <w:rPr>
          <w:lang w:val="es-MX"/>
        </w:rPr>
        <w:t>Muito obrigada.</w:t>
      </w:r>
    </w:p>
    <w:p w14:paraId="60169B86" w14:textId="77777777" w:rsidR="00413CE0" w:rsidRPr="008A5B41" w:rsidRDefault="00413CE0" w:rsidP="00413CE0">
      <w:pPr>
        <w:jc w:val="both"/>
        <w:rPr>
          <w:lang w:val="es-MX"/>
        </w:rPr>
      </w:pPr>
    </w:p>
    <w:p w14:paraId="5E594CE1" w14:textId="5DB9F0E0" w:rsidR="00413CE0" w:rsidRPr="008A5B41" w:rsidRDefault="00DB51E7" w:rsidP="00413CE0">
      <w:pPr>
        <w:jc w:val="both"/>
        <w:rPr>
          <w:lang w:val="es-MX"/>
        </w:rPr>
      </w:pPr>
      <w:r>
        <w:rPr>
          <w:lang w:val="es-MX"/>
        </w:rPr>
        <w:t>Juliana Gonçalves</w:t>
      </w:r>
    </w:p>
    <w:p w14:paraId="22E72E7B" w14:textId="77777777" w:rsidR="00413CE0" w:rsidRPr="008A5B41" w:rsidRDefault="00413CE0" w:rsidP="00413CE0">
      <w:pPr>
        <w:jc w:val="both"/>
        <w:rPr>
          <w:lang w:val="es-MX"/>
        </w:rPr>
      </w:pPr>
      <w:r w:rsidRPr="008A5B41">
        <w:rPr>
          <w:lang w:val="es-MX"/>
        </w:rPr>
        <w:lastRenderedPageBreak/>
        <w:t>Deu para entender?</w:t>
      </w:r>
    </w:p>
    <w:p w14:paraId="19EED6E3" w14:textId="77777777" w:rsidR="00413CE0" w:rsidRPr="008A5B41" w:rsidRDefault="00413CE0" w:rsidP="00413CE0">
      <w:pPr>
        <w:jc w:val="both"/>
        <w:rPr>
          <w:lang w:val="es-MX"/>
        </w:rPr>
      </w:pPr>
    </w:p>
    <w:p w14:paraId="7AB690C3" w14:textId="6C6861E9" w:rsidR="00413CE0" w:rsidRPr="008A5B41" w:rsidRDefault="00DB51E7" w:rsidP="00413CE0">
      <w:pPr>
        <w:jc w:val="both"/>
        <w:rPr>
          <w:lang w:val="es-MX"/>
        </w:rPr>
      </w:pPr>
      <w:r>
        <w:rPr>
          <w:lang w:val="es-MX"/>
        </w:rPr>
        <w:t>Iara Vicente</w:t>
      </w:r>
    </w:p>
    <w:p w14:paraId="48DC81EC" w14:textId="77777777" w:rsidR="00413CE0" w:rsidRPr="008A5B41" w:rsidRDefault="00413CE0" w:rsidP="00413CE0">
      <w:pPr>
        <w:jc w:val="both"/>
        <w:rPr>
          <w:lang w:val="es-MX"/>
        </w:rPr>
      </w:pPr>
      <w:r w:rsidRPr="008A5B41">
        <w:rPr>
          <w:lang w:val="es-MX"/>
        </w:rPr>
        <w:t>Deu, deu sim. Aí qualquer coisa eu explico também, né? Ou se o pessoal tiver dificuldade para visualizar, a gente inclui o link</w:t>
      </w:r>
    </w:p>
    <w:p w14:paraId="4C4BBD8D" w14:textId="77777777" w:rsidR="00413CE0" w:rsidRPr="008A5B41" w:rsidRDefault="00413CE0" w:rsidP="00413CE0">
      <w:pPr>
        <w:jc w:val="both"/>
        <w:rPr>
          <w:lang w:val="es-MX"/>
        </w:rPr>
      </w:pPr>
      <w:r w:rsidRPr="00B916BC">
        <w:rPr>
          <w:lang w:val="es-MX"/>
        </w:rPr>
        <w:t xml:space="preserve">e aí fica mais intuitivo. </w:t>
      </w:r>
      <w:r w:rsidRPr="008A5B41">
        <w:rPr>
          <w:lang w:val="es-MX"/>
        </w:rPr>
        <w:t>Mano, além de você, assim, você poderia mencionar os pesquisadores mais relevantes dentro do campo de bem-viver ou campos</w:t>
      </w:r>
    </w:p>
    <w:p w14:paraId="10B3B1A0" w14:textId="77777777" w:rsidR="00413CE0" w:rsidRPr="008A5B41" w:rsidRDefault="00413CE0" w:rsidP="00413CE0">
      <w:pPr>
        <w:jc w:val="both"/>
        <w:rPr>
          <w:lang w:val="es-MX"/>
        </w:rPr>
      </w:pPr>
      <w:r w:rsidRPr="008A5B41">
        <w:rPr>
          <w:lang w:val="es-MX"/>
        </w:rPr>
        <w:t>análogos, né? O feminismo negro,</w:t>
      </w:r>
    </w:p>
    <w:p w14:paraId="58B21413" w14:textId="77777777" w:rsidR="00413CE0" w:rsidRPr="008A5B41" w:rsidRDefault="00413CE0" w:rsidP="00413CE0">
      <w:pPr>
        <w:jc w:val="both"/>
        <w:rPr>
          <w:lang w:val="es-MX"/>
        </w:rPr>
      </w:pPr>
    </w:p>
    <w:p w14:paraId="42B90BA6" w14:textId="22981BF7" w:rsidR="00413CE0" w:rsidRPr="008A5B41" w:rsidRDefault="00DB51E7" w:rsidP="00413CE0">
      <w:pPr>
        <w:jc w:val="both"/>
        <w:rPr>
          <w:lang w:val="es-MX"/>
        </w:rPr>
      </w:pPr>
      <w:r>
        <w:rPr>
          <w:lang w:val="es-MX"/>
        </w:rPr>
        <w:t>Iara Vicente</w:t>
      </w:r>
    </w:p>
    <w:p w14:paraId="5000A49D" w14:textId="77777777" w:rsidR="00413CE0" w:rsidRPr="008A5B41" w:rsidRDefault="00413CE0" w:rsidP="00413CE0">
      <w:pPr>
        <w:jc w:val="both"/>
        <w:rPr>
          <w:lang w:val="es-MX"/>
        </w:rPr>
      </w:pPr>
      <w:r w:rsidRPr="008A5B41">
        <w:rPr>
          <w:lang w:val="es-MX"/>
        </w:rPr>
        <w:t xml:space="preserve">porque eu sei que bem-viver de mulheres negras tem basicamente tudo. </w:t>
      </w:r>
      <w:r w:rsidRPr="00DB51E7">
        <w:rPr>
          <w:lang w:val="es-MX"/>
        </w:rPr>
        <w:t xml:space="preserve">Talvez algum... Por enquanto. </w:t>
      </w:r>
      <w:r w:rsidRPr="008A5B41">
        <w:rPr>
          <w:lang w:val="es-MX"/>
        </w:rPr>
        <w:t>Mas pesquisadores análogos que você recomendaria para uma</w:t>
      </w:r>
    </w:p>
    <w:p w14:paraId="43B7F58C" w14:textId="77777777" w:rsidR="00413CE0" w:rsidRPr="008A5B41" w:rsidRDefault="00413CE0" w:rsidP="00413CE0">
      <w:pPr>
        <w:jc w:val="both"/>
        <w:rPr>
          <w:lang w:val="es-MX"/>
        </w:rPr>
      </w:pPr>
      <w:r w:rsidRPr="008A5B41">
        <w:rPr>
          <w:lang w:val="es-MX"/>
        </w:rPr>
        <w:t>eventual expansão dessa pesquisa ser entrevistado, se puder citar um ou dois motivos para cada um, eu te agradeço.</w:t>
      </w:r>
    </w:p>
    <w:p w14:paraId="0353E5E3" w14:textId="77777777" w:rsidR="00413CE0" w:rsidRPr="008A5B41" w:rsidRDefault="00413CE0" w:rsidP="00413CE0">
      <w:pPr>
        <w:jc w:val="both"/>
        <w:rPr>
          <w:lang w:val="es-MX"/>
        </w:rPr>
      </w:pPr>
    </w:p>
    <w:p w14:paraId="44A6E9C4" w14:textId="4E79C233" w:rsidR="00413CE0" w:rsidRPr="008A5B41" w:rsidRDefault="00DB51E7" w:rsidP="00413CE0">
      <w:pPr>
        <w:jc w:val="both"/>
        <w:rPr>
          <w:lang w:val="es-MX"/>
        </w:rPr>
      </w:pPr>
      <w:r>
        <w:rPr>
          <w:lang w:val="es-MX"/>
        </w:rPr>
        <w:t>Juliana Gonçalves</w:t>
      </w:r>
    </w:p>
    <w:p w14:paraId="5262D5CD" w14:textId="77777777" w:rsidR="00413CE0" w:rsidRPr="008A5B41" w:rsidRDefault="00413CE0" w:rsidP="00413CE0">
      <w:pPr>
        <w:jc w:val="both"/>
        <w:rPr>
          <w:lang w:val="es-MX"/>
        </w:rPr>
      </w:pPr>
      <w:r w:rsidRPr="008A5B41">
        <w:rPr>
          <w:lang w:val="es-MX"/>
        </w:rPr>
        <w:t>Eu estou até olhando aqui a minha referência bibliográfica, porque tem alguns e algumas pesquisadoras que eu acho que vale a pena,</w:t>
      </w:r>
    </w:p>
    <w:p w14:paraId="34B102E6" w14:textId="77777777" w:rsidR="00413CE0" w:rsidRPr="008A5B41" w:rsidRDefault="00413CE0" w:rsidP="00413CE0">
      <w:pPr>
        <w:jc w:val="both"/>
        <w:rPr>
          <w:lang w:val="es-MX"/>
        </w:rPr>
      </w:pPr>
      <w:r w:rsidRPr="008A5B41">
        <w:rPr>
          <w:lang w:val="es-MX"/>
        </w:rPr>
        <w:t>não necessariamente porque elas vão trazer definições, né, do bem-viver, mas para elas dialogarem a partir dessa ótica</w:t>
      </w:r>
    </w:p>
    <w:p w14:paraId="05C8FAD7" w14:textId="77777777" w:rsidR="00413CE0" w:rsidRPr="008A5B41" w:rsidRDefault="00413CE0" w:rsidP="00413CE0">
      <w:pPr>
        <w:jc w:val="both"/>
        <w:rPr>
          <w:lang w:val="es-MX"/>
        </w:rPr>
      </w:pPr>
      <w:r w:rsidRPr="008A5B41">
        <w:rPr>
          <w:lang w:val="es-MX"/>
        </w:rPr>
        <w:t>ampla do bem-viver. Então, eu posso citar a Marilé Almeida, cadê?</w:t>
      </w:r>
    </w:p>
    <w:p w14:paraId="0A4BAFF3" w14:textId="77777777" w:rsidR="00413CE0" w:rsidRPr="008A5B41" w:rsidRDefault="00413CE0" w:rsidP="00413CE0">
      <w:pPr>
        <w:jc w:val="both"/>
        <w:rPr>
          <w:lang w:val="es-MX"/>
        </w:rPr>
      </w:pPr>
      <w:r w:rsidRPr="008A5B41">
        <w:rPr>
          <w:lang w:val="es-MX"/>
        </w:rPr>
        <w:t>Peraí. Ah, isso mesmo. A Marilé Almeida, que é uma pesquisadora que fez doutorado no Rio de Janeiro</w:t>
      </w:r>
    </w:p>
    <w:p w14:paraId="14A9A657" w14:textId="77777777" w:rsidR="00413CE0" w:rsidRPr="008A5B41" w:rsidRDefault="00413CE0" w:rsidP="00413CE0">
      <w:pPr>
        <w:jc w:val="both"/>
        <w:rPr>
          <w:lang w:val="es-MX"/>
        </w:rPr>
      </w:pPr>
      <w:r w:rsidRPr="008A5B41">
        <w:rPr>
          <w:lang w:val="es-MX"/>
        </w:rPr>
        <w:t>e ela tem e ela tem uma tese que fala sobre territórios de afetos, práticas femininas antirracistas,</w:t>
      </w:r>
    </w:p>
    <w:p w14:paraId="4B5F1FC3" w14:textId="77777777" w:rsidR="00413CE0" w:rsidRPr="008A5B41" w:rsidRDefault="00413CE0" w:rsidP="00413CE0">
      <w:pPr>
        <w:jc w:val="both"/>
        <w:rPr>
          <w:lang w:val="es-MX"/>
        </w:rPr>
      </w:pPr>
      <w:r w:rsidRPr="008A5B41">
        <w:rPr>
          <w:lang w:val="es-MX"/>
        </w:rPr>
        <w:t>nos quilombos contemporâneos, e quando ela vai dialogar com as mulheres quilombolas, o bem-viver surge, no caminho da pesquisa delas, digamos assim, e aí ela vai</w:t>
      </w:r>
    </w:p>
    <w:p w14:paraId="1B52529C" w14:textId="77777777" w:rsidR="00413CE0" w:rsidRPr="008A5B41" w:rsidRDefault="00413CE0" w:rsidP="00413CE0">
      <w:pPr>
        <w:jc w:val="both"/>
        <w:rPr>
          <w:lang w:val="es-MX"/>
        </w:rPr>
      </w:pPr>
      <w:r w:rsidRPr="008A5B41">
        <w:rPr>
          <w:lang w:val="es-MX"/>
        </w:rPr>
        <w:lastRenderedPageBreak/>
        <w:t>tratar, assim, rapidamente sobre o bem-viver. Não trata especificamente sobre o bem-viver, mas eu entendo enquanto uma uma</w:t>
      </w:r>
    </w:p>
    <w:p w14:paraId="4037EB2F" w14:textId="77777777" w:rsidR="00413CE0" w:rsidRPr="008A5B41" w:rsidRDefault="00413CE0" w:rsidP="00413CE0">
      <w:pPr>
        <w:jc w:val="both"/>
        <w:rPr>
          <w:lang w:val="es-MX"/>
        </w:rPr>
      </w:pPr>
      <w:r w:rsidRPr="008A5B41">
        <w:rPr>
          <w:lang w:val="es-MX"/>
        </w:rPr>
        <w:t>narrativa que vai falar muito sobre esse lugar, do do empoderamento mesmo, que essa palavra já ganhou tantas, mas assim, desse empoderamento</w:t>
      </w:r>
    </w:p>
    <w:p w14:paraId="3C4652F9" w14:textId="77777777" w:rsidR="00413CE0" w:rsidRPr="008A5B41" w:rsidRDefault="00413CE0" w:rsidP="00413CE0">
      <w:pPr>
        <w:jc w:val="both"/>
        <w:rPr>
          <w:lang w:val="es-MX"/>
        </w:rPr>
      </w:pPr>
      <w:r w:rsidRPr="008A5B41">
        <w:rPr>
          <w:lang w:val="es-MX"/>
        </w:rPr>
        <w:t xml:space="preserve">das mulheres enquanto criadoras também e sistematizadoras de conteúdo para dentro da academia, então a </w:t>
      </w:r>
      <w:r w:rsidRPr="00241BF5">
        <w:rPr>
          <w:highlight w:val="yellow"/>
          <w:lang w:val="es-MX"/>
        </w:rPr>
        <w:t>Gloria Azaldúa</w:t>
      </w:r>
      <w:r w:rsidRPr="008A5B41">
        <w:rPr>
          <w:lang w:val="es-MX"/>
        </w:rPr>
        <w:t>, que tem um trabalho</w:t>
      </w:r>
    </w:p>
    <w:p w14:paraId="70E9FFAF" w14:textId="77777777" w:rsidR="00413CE0" w:rsidRPr="008A5B41" w:rsidRDefault="00413CE0" w:rsidP="00413CE0">
      <w:pPr>
        <w:jc w:val="both"/>
        <w:rPr>
          <w:lang w:val="es-MX"/>
        </w:rPr>
      </w:pPr>
      <w:r w:rsidRPr="008A5B41">
        <w:rPr>
          <w:lang w:val="es-MX"/>
        </w:rPr>
        <w:t xml:space="preserve">sobre que chama </w:t>
      </w:r>
      <w:r w:rsidRPr="00241BF5">
        <w:rPr>
          <w:highlight w:val="yellow"/>
          <w:lang w:val="es-MX"/>
        </w:rPr>
        <w:t>Falando em Línguas</w:t>
      </w:r>
      <w:r w:rsidRPr="008A5B41">
        <w:rPr>
          <w:lang w:val="es-MX"/>
        </w:rPr>
        <w:t xml:space="preserve"> uma carta para as mulheres escritoras do terceiro mundo, então é um trabalho bem importante dela também,</w:t>
      </w:r>
    </w:p>
    <w:p w14:paraId="42C63DAA" w14:textId="77777777" w:rsidR="00413CE0" w:rsidRPr="008A5B41" w:rsidRDefault="00413CE0" w:rsidP="00413CE0">
      <w:pPr>
        <w:jc w:val="both"/>
        <w:rPr>
          <w:lang w:val="es-MX"/>
        </w:rPr>
      </w:pPr>
      <w:r w:rsidRPr="008A5B41">
        <w:rPr>
          <w:lang w:val="es-MX"/>
        </w:rPr>
        <w:t xml:space="preserve">a própria </w:t>
      </w:r>
      <w:r w:rsidRPr="00241BF5">
        <w:rPr>
          <w:highlight w:val="yellow"/>
          <w:lang w:val="es-MX"/>
        </w:rPr>
        <w:t>Nilma Bentz</w:t>
      </w:r>
      <w:r w:rsidRPr="008A5B41">
        <w:rPr>
          <w:lang w:val="es-MX"/>
        </w:rPr>
        <w:t>, a Nilma Bentz ela não tem um livro específico sobre o bem-viver, mas ela já deu inúmeras entrevistas</w:t>
      </w:r>
    </w:p>
    <w:p w14:paraId="4A387E2C" w14:textId="77777777" w:rsidR="00413CE0" w:rsidRPr="008A5B41" w:rsidRDefault="00413CE0" w:rsidP="00413CE0">
      <w:pPr>
        <w:jc w:val="both"/>
        <w:rPr>
          <w:lang w:val="es-MX"/>
        </w:rPr>
      </w:pPr>
      <w:r w:rsidRPr="008A5B41">
        <w:rPr>
          <w:lang w:val="es-MX"/>
        </w:rPr>
        <w:t>que se você coloca no Google mesmo o nome dela você vai encontrar ela articulando e falando sobre o bem-viver muitas vezes, e aí tem uma entrevista que eu uso</w:t>
      </w:r>
    </w:p>
    <w:p w14:paraId="744D2889" w14:textId="77777777" w:rsidR="00413CE0" w:rsidRPr="008A5B41" w:rsidRDefault="00413CE0" w:rsidP="00413CE0">
      <w:pPr>
        <w:jc w:val="both"/>
        <w:rPr>
          <w:lang w:val="es-MX"/>
        </w:rPr>
      </w:pPr>
      <w:r w:rsidRPr="008A5B41">
        <w:rPr>
          <w:lang w:val="es-MX"/>
        </w:rPr>
        <w:t>inclusive, que ela vai dizer que a ecologia deveria subordinar a economia, é uma ideia muito foda que ela deu essa entrevista para nós mulheres da periferia,</w:t>
      </w:r>
    </w:p>
    <w:p w14:paraId="4F1905B5" w14:textId="77777777" w:rsidR="00413CE0" w:rsidRPr="008A5B41" w:rsidRDefault="00413CE0" w:rsidP="00413CE0">
      <w:pPr>
        <w:jc w:val="both"/>
        <w:rPr>
          <w:lang w:val="es-MX"/>
        </w:rPr>
      </w:pPr>
      <w:r w:rsidRPr="008A5B41">
        <w:rPr>
          <w:lang w:val="es-MX"/>
        </w:rPr>
        <w:t>tudo isso eu posso te mandar bonitinho depois, se você quiser. Deixa eu ver quem mais que eu acho importante... Ah, a</w:t>
      </w:r>
    </w:p>
    <w:p w14:paraId="0DFCC700" w14:textId="77777777" w:rsidR="00413CE0" w:rsidRPr="008A5B41" w:rsidRDefault="00413CE0" w:rsidP="00413CE0">
      <w:pPr>
        <w:jc w:val="both"/>
        <w:rPr>
          <w:lang w:val="es-MX"/>
        </w:rPr>
      </w:pPr>
      <w:r w:rsidRPr="008A5B41">
        <w:rPr>
          <w:lang w:val="es-MX"/>
        </w:rPr>
        <w:t xml:space="preserve"/>
      </w:r>
      <w:r w:rsidRPr="00241BF5">
        <w:rPr>
          <w:highlight w:val="yellow"/>
          <w:lang w:val="es-MX"/>
        </w:rPr>
        <w:t>Claudia Pons Cardoso</w:t>
      </w:r>
      <w:r w:rsidRPr="008A5B41">
        <w:rPr>
          <w:lang w:val="es-MX"/>
        </w:rPr>
        <w:t xml:space="preserve">, que é também uma doutora da </w:t>
      </w:r>
      <w:r w:rsidRPr="00241BF5">
        <w:rPr>
          <w:highlight w:val="yellow"/>
          <w:lang w:val="es-MX"/>
        </w:rPr>
        <w:t>Universidade Federal da Bahia</w:t>
      </w:r>
      <w:r w:rsidRPr="008A5B41">
        <w:rPr>
          <w:lang w:val="es-MX"/>
        </w:rPr>
        <w:t>, porque ela no doutorado, ela vai falar ela tem um trabalho que se chama</w:t>
      </w:r>
    </w:p>
    <w:p w14:paraId="356B0119" w14:textId="77777777" w:rsidR="00413CE0" w:rsidRPr="008A5B41" w:rsidRDefault="00413CE0" w:rsidP="00413CE0">
      <w:pPr>
        <w:jc w:val="both"/>
        <w:rPr>
          <w:lang w:val="es-MX"/>
        </w:rPr>
      </w:pPr>
      <w:r w:rsidRPr="008A5B41">
        <w:rPr>
          <w:lang w:val="es-MX"/>
        </w:rPr>
        <w:t xml:space="preserve"/>
      </w:r>
      <w:r w:rsidRPr="00241BF5">
        <w:rPr>
          <w:highlight w:val="yellow"/>
          <w:lang w:val="es-MX"/>
        </w:rPr>
        <w:t>Outras Falas</w:t>
      </w:r>
      <w:r w:rsidRPr="008A5B41">
        <w:rPr>
          <w:lang w:val="es-MX"/>
        </w:rPr>
        <w:t>, Feminismos na Perspectiva de Mulheres Negras Brasileiras, onde ela vai falar sobre a marcha e vai falar sobre essa articulação do bem-viver, é aquilo que você falou,</w:t>
      </w:r>
    </w:p>
    <w:p w14:paraId="6515FB77" w14:textId="77777777" w:rsidR="00413CE0" w:rsidRPr="008A5B41" w:rsidRDefault="00413CE0" w:rsidP="00413CE0">
      <w:pPr>
        <w:jc w:val="both"/>
        <w:rPr>
          <w:lang w:val="es-MX"/>
        </w:rPr>
      </w:pPr>
      <w:r w:rsidRPr="008A5B41">
        <w:rPr>
          <w:lang w:val="es-MX"/>
        </w:rPr>
        <w:t>o meu trabalho é o primeiro que coloca o bem-viver no centro, mas tinha ali nas bordas muitas coisas acontecendo e eu fui tentando trazer todos eles</w:t>
      </w:r>
    </w:p>
    <w:p w14:paraId="175CE6D7" w14:textId="77777777" w:rsidR="00413CE0" w:rsidRPr="008A5B41" w:rsidRDefault="00413CE0" w:rsidP="00413CE0">
      <w:pPr>
        <w:jc w:val="both"/>
        <w:rPr>
          <w:lang w:val="es-MX"/>
        </w:rPr>
      </w:pPr>
      <w:r w:rsidRPr="008A5B41">
        <w:rPr>
          <w:lang w:val="es-MX"/>
        </w:rPr>
        <w:t>para dialogar, o trabalho da Claudia Pons Cardoso ele é muito bom, ela tem várias reflexões que são importantíssimas</w:t>
      </w:r>
    </w:p>
    <w:p w14:paraId="62107B14" w14:textId="77777777" w:rsidR="00413CE0" w:rsidRPr="008A5B41" w:rsidRDefault="00413CE0" w:rsidP="00413CE0">
      <w:pPr>
        <w:jc w:val="both"/>
        <w:rPr>
          <w:lang w:val="es-MX"/>
        </w:rPr>
      </w:pPr>
      <w:r w:rsidRPr="008A5B41">
        <w:rPr>
          <w:lang w:val="es-MX"/>
        </w:rPr>
        <w:t>nesse sentido. É só brasileira ou pode ser de outro lugar?</w:t>
      </w:r>
    </w:p>
    <w:p w14:paraId="2D4E9837" w14:textId="77777777" w:rsidR="00413CE0" w:rsidRPr="008A5B41" w:rsidRDefault="00413CE0" w:rsidP="00413CE0">
      <w:pPr>
        <w:jc w:val="both"/>
        <w:rPr>
          <w:lang w:val="es-MX"/>
        </w:rPr>
      </w:pPr>
    </w:p>
    <w:p w14:paraId="3B3249AD" w14:textId="7828EB3B" w:rsidR="00413CE0" w:rsidRPr="008A5B41" w:rsidRDefault="00DB51E7" w:rsidP="00413CE0">
      <w:pPr>
        <w:jc w:val="both"/>
        <w:rPr>
          <w:lang w:val="es-MX"/>
        </w:rPr>
      </w:pPr>
      <w:r>
        <w:rPr>
          <w:lang w:val="es-MX"/>
        </w:rPr>
        <w:t>Iara Vicente</w:t>
      </w:r>
    </w:p>
    <w:p w14:paraId="13414792" w14:textId="77777777" w:rsidR="00413CE0" w:rsidRPr="008A5B41" w:rsidRDefault="00413CE0" w:rsidP="00413CE0">
      <w:pPr>
        <w:jc w:val="both"/>
        <w:rPr>
          <w:lang w:val="es-MX"/>
        </w:rPr>
      </w:pPr>
      <w:r w:rsidRPr="008A5B41">
        <w:rPr>
          <w:lang w:val="es-MX"/>
        </w:rPr>
        <w:t>Livre. Ah, não, desculpa, para esse daqui, esse especial é brasileiro.</w:t>
      </w:r>
    </w:p>
    <w:p w14:paraId="4A6357B9" w14:textId="77777777" w:rsidR="00413CE0" w:rsidRPr="008A5B41" w:rsidRDefault="00413CE0" w:rsidP="00413CE0">
      <w:pPr>
        <w:jc w:val="both"/>
        <w:rPr>
          <w:lang w:val="es-MX"/>
        </w:rPr>
      </w:pPr>
    </w:p>
    <w:p w14:paraId="60292A13" w14:textId="3E1F2849" w:rsidR="00413CE0" w:rsidRPr="008A5B41" w:rsidRDefault="00DB51E7" w:rsidP="00413CE0">
      <w:pPr>
        <w:jc w:val="both"/>
        <w:rPr>
          <w:lang w:val="es-MX"/>
        </w:rPr>
      </w:pPr>
      <w:r>
        <w:rPr>
          <w:lang w:val="es-MX"/>
        </w:rPr>
        <w:t>Juliana Gonçalves</w:t>
      </w:r>
    </w:p>
    <w:p w14:paraId="263FFAE3" w14:textId="77777777" w:rsidR="00413CE0" w:rsidRPr="008A5B41" w:rsidRDefault="00413CE0" w:rsidP="00413CE0">
      <w:pPr>
        <w:jc w:val="both"/>
        <w:rPr>
          <w:lang w:val="es-MX"/>
        </w:rPr>
      </w:pPr>
      <w:r w:rsidRPr="008A5B41">
        <w:rPr>
          <w:lang w:val="es-MX"/>
        </w:rPr>
        <w:t>É brasileiro, tá bom, então vou pular se não são...</w:t>
      </w:r>
    </w:p>
    <w:p w14:paraId="7F88A416" w14:textId="77777777" w:rsidR="00413CE0" w:rsidRPr="008A5B41" w:rsidRDefault="00413CE0" w:rsidP="00413CE0">
      <w:pPr>
        <w:jc w:val="both"/>
        <w:rPr>
          <w:lang w:val="es-MX"/>
        </w:rPr>
      </w:pPr>
    </w:p>
    <w:p w14:paraId="380BE717" w14:textId="141F0BA3" w:rsidR="00413CE0" w:rsidRPr="008A5B41" w:rsidRDefault="00DB51E7" w:rsidP="00413CE0">
      <w:pPr>
        <w:jc w:val="both"/>
        <w:rPr>
          <w:lang w:val="es-MX"/>
        </w:rPr>
      </w:pPr>
      <w:r>
        <w:rPr>
          <w:lang w:val="es-MX"/>
        </w:rPr>
        <w:t>Iara Vicente</w:t>
      </w:r>
    </w:p>
    <w:p w14:paraId="3BAD2403" w14:textId="77777777" w:rsidR="00413CE0" w:rsidRPr="008A5B41" w:rsidRDefault="00413CE0" w:rsidP="00413CE0">
      <w:pPr>
        <w:jc w:val="both"/>
        <w:rPr>
          <w:lang w:val="es-MX"/>
        </w:rPr>
      </w:pPr>
      <w:r w:rsidRPr="008A5B41">
        <w:rPr>
          <w:lang w:val="es-MX"/>
        </w:rPr>
        <w:t>A gente está no nosso recorte, né, aqui, territorial. Dá uma amostra.</w:t>
      </w:r>
    </w:p>
    <w:p w14:paraId="7C4B6BF1" w14:textId="77777777" w:rsidR="00413CE0" w:rsidRPr="008A5B41" w:rsidRDefault="00413CE0" w:rsidP="00413CE0">
      <w:pPr>
        <w:jc w:val="both"/>
        <w:rPr>
          <w:lang w:val="es-MX"/>
        </w:rPr>
      </w:pPr>
    </w:p>
    <w:p w14:paraId="7478E91E" w14:textId="167D8A58" w:rsidR="00413CE0" w:rsidRPr="008A5B41" w:rsidRDefault="00DB51E7" w:rsidP="00413CE0">
      <w:pPr>
        <w:jc w:val="both"/>
        <w:rPr>
          <w:lang w:val="es-MX"/>
        </w:rPr>
      </w:pPr>
      <w:r>
        <w:rPr>
          <w:lang w:val="es-MX"/>
        </w:rPr>
        <w:t>Juliana Gonçalves</w:t>
      </w:r>
    </w:p>
    <w:p w14:paraId="5D942BBE" w14:textId="77777777" w:rsidR="00413CE0" w:rsidRPr="008A5B41" w:rsidRDefault="00413CE0" w:rsidP="00413CE0">
      <w:pPr>
        <w:jc w:val="both"/>
        <w:rPr>
          <w:lang w:val="es-MX"/>
        </w:rPr>
      </w:pPr>
      <w:r w:rsidRPr="008A5B41">
        <w:rPr>
          <w:lang w:val="es-MX"/>
        </w:rPr>
        <w:t>Tem umas mulheres que articulam na América Latina que são bem importantes também.</w:t>
      </w:r>
    </w:p>
    <w:p w14:paraId="185EFE01" w14:textId="77777777" w:rsidR="00413CE0" w:rsidRPr="008A5B41" w:rsidRDefault="00413CE0" w:rsidP="00413CE0">
      <w:pPr>
        <w:jc w:val="both"/>
        <w:rPr>
          <w:lang w:val="es-MX"/>
        </w:rPr>
      </w:pPr>
    </w:p>
    <w:p w14:paraId="0F432802" w14:textId="659809D8" w:rsidR="00413CE0" w:rsidRPr="008A5B41" w:rsidRDefault="00DB51E7" w:rsidP="00413CE0">
      <w:pPr>
        <w:jc w:val="both"/>
        <w:rPr>
          <w:lang w:val="es-MX"/>
        </w:rPr>
      </w:pPr>
      <w:r>
        <w:rPr>
          <w:lang w:val="es-MX"/>
        </w:rPr>
        <w:t>Iara Vicente</w:t>
      </w:r>
    </w:p>
    <w:p w14:paraId="1E629EAF" w14:textId="77777777" w:rsidR="00413CE0" w:rsidRPr="008A5B41" w:rsidRDefault="00413CE0" w:rsidP="00413CE0">
      <w:pPr>
        <w:jc w:val="both"/>
        <w:rPr>
          <w:lang w:val="es-MX"/>
        </w:rPr>
      </w:pPr>
      <w:r w:rsidRPr="008A5B41">
        <w:rPr>
          <w:lang w:val="es-MX"/>
        </w:rPr>
        <w:t>Ah, mas elas... Acho que vale a pena mencionar como essa sua relação de pesquisadoras, né?</w:t>
      </w:r>
    </w:p>
    <w:p w14:paraId="486E5DC4" w14:textId="77777777" w:rsidR="00413CE0" w:rsidRPr="008A5B41" w:rsidRDefault="00413CE0" w:rsidP="00413CE0">
      <w:pPr>
        <w:jc w:val="both"/>
        <w:rPr>
          <w:lang w:val="es-MX"/>
        </w:rPr>
      </w:pPr>
    </w:p>
    <w:p w14:paraId="4D0FF8E7" w14:textId="183D7D01" w:rsidR="00413CE0" w:rsidRPr="008A5B41" w:rsidRDefault="00DB51E7" w:rsidP="00413CE0">
      <w:pPr>
        <w:jc w:val="both"/>
        <w:rPr>
          <w:lang w:val="es-MX"/>
        </w:rPr>
      </w:pPr>
      <w:r>
        <w:rPr>
          <w:lang w:val="es-MX"/>
        </w:rPr>
        <w:t>Juliana Gonçalves</w:t>
      </w:r>
    </w:p>
    <w:p w14:paraId="78CC8171" w14:textId="77777777" w:rsidR="00413CE0" w:rsidRPr="008A5B41" w:rsidRDefault="00413CE0" w:rsidP="00413CE0">
      <w:pPr>
        <w:jc w:val="both"/>
        <w:rPr>
          <w:lang w:val="es-MX"/>
        </w:rPr>
      </w:pPr>
      <w:r w:rsidRPr="008A5B41">
        <w:rPr>
          <w:lang w:val="es-MX"/>
        </w:rPr>
        <w:t>Ah, sim, tem a Blanca Chancosa.</w:t>
      </w:r>
    </w:p>
    <w:p w14:paraId="588ECFD9" w14:textId="77777777" w:rsidR="00413CE0" w:rsidRPr="008A5B41" w:rsidRDefault="00413CE0" w:rsidP="00413CE0">
      <w:pPr>
        <w:jc w:val="both"/>
        <w:rPr>
          <w:lang w:val="es-MX"/>
        </w:rPr>
      </w:pPr>
    </w:p>
    <w:p w14:paraId="79C8A526" w14:textId="6CD11ABD" w:rsidR="00413CE0" w:rsidRPr="008A5B41" w:rsidRDefault="00DB51E7" w:rsidP="00413CE0">
      <w:pPr>
        <w:jc w:val="both"/>
        <w:rPr>
          <w:lang w:val="es-MX"/>
        </w:rPr>
      </w:pPr>
      <w:r>
        <w:rPr>
          <w:lang w:val="es-MX"/>
        </w:rPr>
        <w:t>Iara Vicente</w:t>
      </w:r>
    </w:p>
    <w:p w14:paraId="2174A389" w14:textId="77777777" w:rsidR="00413CE0" w:rsidRPr="008A5B41" w:rsidRDefault="00413CE0" w:rsidP="00413CE0">
      <w:pPr>
        <w:jc w:val="both"/>
        <w:rPr>
          <w:lang w:val="es-MX"/>
        </w:rPr>
      </w:pPr>
      <w:r w:rsidRPr="008A5B41">
        <w:rPr>
          <w:lang w:val="es-MX"/>
        </w:rPr>
        <w:t>Deixa eu encontrar.</w:t>
      </w:r>
    </w:p>
    <w:p w14:paraId="12B274A5" w14:textId="77777777" w:rsidR="00413CE0" w:rsidRPr="008A5B41" w:rsidRDefault="00413CE0" w:rsidP="00413CE0">
      <w:pPr>
        <w:jc w:val="both"/>
        <w:rPr>
          <w:lang w:val="es-MX"/>
        </w:rPr>
      </w:pPr>
    </w:p>
    <w:p w14:paraId="6331A86B" w14:textId="08057F20" w:rsidR="00413CE0" w:rsidRPr="008A5B41" w:rsidRDefault="00DB51E7" w:rsidP="00413CE0">
      <w:pPr>
        <w:jc w:val="both"/>
        <w:rPr>
          <w:lang w:val="es-MX"/>
        </w:rPr>
      </w:pPr>
      <w:r>
        <w:rPr>
          <w:lang w:val="es-MX"/>
        </w:rPr>
        <w:t>Juliana Gonçalves</w:t>
      </w:r>
    </w:p>
    <w:p w14:paraId="0316FFD8" w14:textId="77777777" w:rsidR="00413CE0" w:rsidRPr="008A5B41" w:rsidRDefault="00413CE0" w:rsidP="00413CE0">
      <w:pPr>
        <w:jc w:val="both"/>
        <w:rPr>
          <w:lang w:val="es-MX"/>
        </w:rPr>
      </w:pPr>
      <w:r w:rsidRPr="008A5B41">
        <w:rPr>
          <w:lang w:val="es-MX"/>
        </w:rPr>
        <w:t>Isso, tem a Blanca Chancosa que ela vai, que ela tem trabalhos falando, né, do sumá-cauzai, que a gente traduz enquanto bem viver,</w:t>
      </w:r>
    </w:p>
    <w:p w14:paraId="2461B552" w14:textId="77777777" w:rsidR="00413CE0" w:rsidRPr="008A5B41" w:rsidRDefault="00413CE0" w:rsidP="00413CE0">
      <w:pPr>
        <w:jc w:val="both"/>
        <w:rPr>
          <w:lang w:val="es-MX"/>
        </w:rPr>
      </w:pPr>
      <w:r w:rsidRPr="008A5B41">
        <w:rPr>
          <w:lang w:val="es-MX"/>
        </w:rPr>
        <w:t>e ela fala sobre a visão da mulher, desse sumá-cauzai, e que é bem importante também. Assim como o o Davi</w:t>
      </w:r>
    </w:p>
    <w:p w14:paraId="5375D8F1" w14:textId="77777777" w:rsidR="00413CE0" w:rsidRPr="008A5B41" w:rsidRDefault="00413CE0" w:rsidP="00413CE0">
      <w:pPr>
        <w:jc w:val="both"/>
        <w:rPr>
          <w:lang w:val="es-MX"/>
        </w:rPr>
      </w:pPr>
      <w:r w:rsidRPr="008A5B41">
        <w:rPr>
          <w:lang w:val="es-MX"/>
        </w:rPr>
        <w:lastRenderedPageBreak/>
        <w:t xml:space="preserve">com </w:t>
      </w:r>
      <w:r w:rsidRPr="00241BF5">
        <w:rPr>
          <w:highlight w:val="yellow"/>
          <w:lang w:val="es-MX"/>
        </w:rPr>
        <w:t>Kenhuanca</w:t>
      </w:r>
      <w:r w:rsidRPr="008A5B41">
        <w:rPr>
          <w:lang w:val="es-MX"/>
        </w:rPr>
        <w:t>, que tem um trabalho sobre o bem viver indígena que vai além do capitalismo e do socialismo,</w:t>
      </w:r>
    </w:p>
    <w:p w14:paraId="6B107156" w14:textId="77777777" w:rsidR="00413CE0" w:rsidRPr="008A5B41" w:rsidRDefault="00413CE0" w:rsidP="00413CE0">
      <w:pPr>
        <w:jc w:val="both"/>
        <w:rPr>
          <w:lang w:val="es-MX"/>
        </w:rPr>
      </w:pPr>
      <w:r w:rsidRPr="008A5B41">
        <w:rPr>
          <w:lang w:val="es-MX"/>
        </w:rPr>
        <w:t>e que é muito interessante também que a gente vai falar sobre essas práticas. A própria Urqui Curiel que vai falar sobre críticas pós-coloniais</w:t>
      </w:r>
    </w:p>
    <w:p w14:paraId="70D8DDA3" w14:textId="77777777" w:rsidR="00413CE0" w:rsidRPr="008A5B41" w:rsidRDefault="00413CE0" w:rsidP="00413CE0">
      <w:pPr>
        <w:jc w:val="both"/>
        <w:rPr>
          <w:lang w:val="es-MX"/>
        </w:rPr>
      </w:pPr>
      <w:r w:rsidRPr="008A5B41">
        <w:rPr>
          <w:lang w:val="es-MX"/>
        </w:rPr>
        <w:t>do feminismo antirracista e ela também traz vários apontamentos bem importantes, assim, com relação a essa construção. Eu tô literalmente olhando aqui</w:t>
      </w:r>
    </w:p>
    <w:p w14:paraId="4ABB978C" w14:textId="77777777" w:rsidR="00413CE0" w:rsidRPr="008A5B41" w:rsidRDefault="00413CE0" w:rsidP="00413CE0">
      <w:pPr>
        <w:jc w:val="both"/>
        <w:rPr>
          <w:lang w:val="es-MX"/>
        </w:rPr>
      </w:pPr>
      <w:r w:rsidRPr="008A5B41">
        <w:rPr>
          <w:lang w:val="es-MX"/>
        </w:rPr>
        <w:t>a minha bibliografia, tá? Porque eu não quero esquecer de ninguém.</w:t>
      </w:r>
    </w:p>
    <w:p w14:paraId="19B1ADE7" w14:textId="77777777" w:rsidR="00413CE0" w:rsidRPr="008A5B41" w:rsidRDefault="00413CE0" w:rsidP="00413CE0">
      <w:pPr>
        <w:jc w:val="both"/>
        <w:rPr>
          <w:lang w:val="es-MX"/>
        </w:rPr>
      </w:pPr>
    </w:p>
    <w:p w14:paraId="50693ACD" w14:textId="4D1339A0" w:rsidR="00413CE0" w:rsidRPr="008A5B41" w:rsidRDefault="00DB51E7" w:rsidP="00413CE0">
      <w:pPr>
        <w:jc w:val="both"/>
        <w:rPr>
          <w:lang w:val="es-MX"/>
        </w:rPr>
      </w:pPr>
      <w:r>
        <w:rPr>
          <w:lang w:val="es-MX"/>
        </w:rPr>
        <w:t>Iara Vicente</w:t>
      </w:r>
    </w:p>
    <w:p w14:paraId="7001BA0A" w14:textId="77777777" w:rsidR="00413CE0" w:rsidRPr="008A5B41" w:rsidRDefault="00413CE0" w:rsidP="00413CE0">
      <w:pPr>
        <w:jc w:val="both"/>
        <w:rPr>
          <w:lang w:val="es-MX"/>
        </w:rPr>
      </w:pPr>
      <w:r w:rsidRPr="008A5B41">
        <w:rPr>
          <w:lang w:val="es-MX"/>
        </w:rPr>
        <w:t>Que honra, agradeço muito.</w:t>
      </w:r>
    </w:p>
    <w:p w14:paraId="0D4AFD3C" w14:textId="77777777" w:rsidR="00413CE0" w:rsidRPr="008A5B41" w:rsidRDefault="00413CE0" w:rsidP="00413CE0">
      <w:pPr>
        <w:jc w:val="both"/>
        <w:rPr>
          <w:lang w:val="es-MX"/>
        </w:rPr>
      </w:pPr>
    </w:p>
    <w:p w14:paraId="10E193FB" w14:textId="260BC91A" w:rsidR="00413CE0" w:rsidRPr="008A5B41" w:rsidRDefault="00DB51E7" w:rsidP="00413CE0">
      <w:pPr>
        <w:jc w:val="both"/>
        <w:rPr>
          <w:lang w:val="es-MX"/>
        </w:rPr>
      </w:pPr>
      <w:r>
        <w:rPr>
          <w:lang w:val="es-MX"/>
        </w:rPr>
        <w:t>Juliana Gonçalves</w:t>
      </w:r>
    </w:p>
    <w:p w14:paraId="38F6CBF7" w14:textId="77777777" w:rsidR="00413CE0" w:rsidRPr="008A5B41" w:rsidRDefault="00413CE0" w:rsidP="00413CE0">
      <w:pPr>
        <w:jc w:val="both"/>
        <w:rPr>
          <w:lang w:val="es-MX"/>
        </w:rPr>
      </w:pPr>
      <w:r w:rsidRPr="008A5B41">
        <w:rPr>
          <w:lang w:val="es-MX"/>
        </w:rPr>
        <w:t>E que tem gente muito legal. Falando sobre isso, a Ângela Figueiredo também, que ela vai escrever sobre epistemologia e submissa feminista negra decolonial,</w:t>
      </w:r>
    </w:p>
    <w:p w14:paraId="6EFB9D04" w14:textId="77777777" w:rsidR="00413CE0" w:rsidRPr="008A5B41" w:rsidRDefault="00413CE0" w:rsidP="00413CE0">
      <w:pPr>
        <w:jc w:val="both"/>
        <w:rPr>
          <w:lang w:val="es-MX"/>
        </w:rPr>
      </w:pPr>
      <w:r w:rsidRPr="008A5B41">
        <w:rPr>
          <w:lang w:val="es-MX"/>
        </w:rPr>
        <w:t>e ela também vai apontar, quando ela fala sobre a história do feminismo, ela também vai apontar a construção das mulheres negras.</w:t>
      </w:r>
    </w:p>
    <w:p w14:paraId="45C39DEF" w14:textId="77777777" w:rsidR="00413CE0" w:rsidRPr="008A5B41" w:rsidRDefault="00413CE0" w:rsidP="00413CE0">
      <w:pPr>
        <w:jc w:val="both"/>
        <w:rPr>
          <w:lang w:val="es-MX"/>
        </w:rPr>
      </w:pPr>
      <w:r w:rsidRPr="008A5B41">
        <w:rPr>
          <w:lang w:val="es-MX"/>
        </w:rPr>
        <w:t>Quando a gente pensa em homens, aqui na América Latina, o Alberto Acosta, e o Gudina são nomes importantíssimos pra que a gente entenda</w:t>
      </w:r>
    </w:p>
    <w:p w14:paraId="7C8EC0D9" w14:textId="77777777" w:rsidR="00413CE0" w:rsidRPr="008A5B41" w:rsidRDefault="00413CE0" w:rsidP="00413CE0">
      <w:pPr>
        <w:jc w:val="both"/>
        <w:rPr>
          <w:lang w:val="es-MX"/>
        </w:rPr>
      </w:pPr>
      <w:r w:rsidRPr="008A5B41">
        <w:rPr>
          <w:lang w:val="es-MX"/>
        </w:rPr>
        <w:t xml:space="preserve">essa sistematização do bem viver. O MR Imbanês também, quando a gente fala desse contexto da Colômbia. A </w:t>
      </w:r>
      <w:r w:rsidRPr="00241BF5">
        <w:rPr>
          <w:highlight w:val="yellow"/>
          <w:lang w:val="es-MX"/>
        </w:rPr>
        <w:t>Rosália Lemos</w:t>
      </w:r>
      <w:r w:rsidRPr="008A5B41">
        <w:rPr>
          <w:lang w:val="es-MX"/>
        </w:rPr>
        <w:t>,</w:t>
      </w:r>
    </w:p>
    <w:p w14:paraId="0B893BAC" w14:textId="77777777" w:rsidR="00413CE0" w:rsidRPr="008A5B41" w:rsidRDefault="00413CE0" w:rsidP="00413CE0">
      <w:pPr>
        <w:jc w:val="both"/>
        <w:rPr>
          <w:lang w:val="es-MX"/>
        </w:rPr>
      </w:pPr>
      <w:r w:rsidRPr="008A5B41">
        <w:rPr>
          <w:lang w:val="es-MX"/>
        </w:rPr>
        <w:t>que foi essa pessoa que me presenteou com esse método de pesquisa que chama Pesquisa Ativista Feminista Negra. É o método de pesquisa que eu uso</w:t>
      </w:r>
    </w:p>
    <w:p w14:paraId="2AC2EC42" w14:textId="77777777" w:rsidR="00413CE0" w:rsidRPr="008A5B41" w:rsidRDefault="00413CE0" w:rsidP="00413CE0">
      <w:pPr>
        <w:jc w:val="both"/>
        <w:rPr>
          <w:lang w:val="es-MX"/>
        </w:rPr>
      </w:pPr>
      <w:r w:rsidRPr="008A5B41">
        <w:rPr>
          <w:lang w:val="es-MX"/>
        </w:rPr>
        <w:t>e ela tem um trabalho chamado Mulheres Negras Marcham em 2015 pelo Bem Viver e que foi também uma das primeiras a trazer essa história da marcha,</w:t>
      </w:r>
    </w:p>
    <w:p w14:paraId="12EE715A" w14:textId="77777777" w:rsidR="00413CE0" w:rsidRPr="008A5B41" w:rsidRDefault="00413CE0" w:rsidP="00413CE0">
      <w:pPr>
        <w:jc w:val="both"/>
        <w:rPr>
          <w:lang w:val="es-MX"/>
        </w:rPr>
      </w:pPr>
      <w:r w:rsidRPr="008A5B41">
        <w:rPr>
          <w:lang w:val="es-MX"/>
        </w:rPr>
        <w:t xml:space="preserve">contextualizar no âmbito acadêmico. Então isso é um artigo, mas aí o trabalho dela mesmo de doutorado chama do </w:t>
      </w:r>
      <w:r w:rsidRPr="00721267">
        <w:rPr>
          <w:highlight w:val="yellow"/>
          <w:lang w:val="es-MX"/>
        </w:rPr>
        <w:t>Estatuto da Igualdade Racial a Marcha das Mulheres Negras</w:t>
      </w:r>
      <w:r w:rsidRPr="008A5B41">
        <w:rPr>
          <w:lang w:val="es-MX"/>
        </w:rPr>
        <w:t xml:space="preserve"> de 2015. Uma análise</w:t>
      </w:r>
    </w:p>
    <w:p w14:paraId="607F4736" w14:textId="77777777" w:rsidR="00413CE0" w:rsidRPr="008A5B41" w:rsidRDefault="00413CE0" w:rsidP="00413CE0">
      <w:pPr>
        <w:jc w:val="both"/>
        <w:rPr>
          <w:lang w:val="es-MX"/>
        </w:rPr>
      </w:pPr>
      <w:r w:rsidRPr="008A5B41">
        <w:rPr>
          <w:lang w:val="es-MX"/>
        </w:rPr>
        <w:t>das feministas negras brasileiras sobre as políticas públicas. E aí é bem interessante que ela faz uma leitura mesmo desse período todo. Então</w:t>
      </w:r>
    </w:p>
    <w:p w14:paraId="0DDBC154" w14:textId="77777777" w:rsidR="00413CE0" w:rsidRPr="008A5B41" w:rsidRDefault="00413CE0" w:rsidP="00413CE0">
      <w:pPr>
        <w:jc w:val="both"/>
        <w:rPr>
          <w:lang w:val="es-MX"/>
        </w:rPr>
      </w:pPr>
      <w:r w:rsidRPr="008A5B41">
        <w:rPr>
          <w:lang w:val="es-MX"/>
        </w:rPr>
        <w:t>é muito interessante de ver.</w:t>
      </w:r>
    </w:p>
    <w:p w14:paraId="42947DC5" w14:textId="77777777" w:rsidR="00413CE0" w:rsidRPr="008A5B41" w:rsidRDefault="00413CE0" w:rsidP="00413CE0">
      <w:pPr>
        <w:jc w:val="both"/>
        <w:rPr>
          <w:lang w:val="es-MX"/>
        </w:rPr>
      </w:pPr>
      <w:r w:rsidRPr="008A5B41">
        <w:rPr>
          <w:lang w:val="es-MX"/>
        </w:rPr>
        <w:lastRenderedPageBreak/>
        <w:t xml:space="preserve">A </w:t>
      </w:r>
      <w:r w:rsidRPr="00721267">
        <w:rPr>
          <w:highlight w:val="yellow"/>
          <w:lang w:val="es-MX"/>
        </w:rPr>
        <w:t>Núbia Moreira</w:t>
      </w:r>
      <w:r w:rsidRPr="008A5B41">
        <w:rPr>
          <w:lang w:val="es-MX"/>
        </w:rPr>
        <w:t xml:space="preserve"> também, que inclusive fez parte da minha banca, porque ela vai analisar o feminismo negro e aí ela inevitavelmente acaba</w:t>
      </w:r>
    </w:p>
    <w:p w14:paraId="55A9C8A1" w14:textId="77777777" w:rsidR="00413CE0" w:rsidRPr="008A5B41" w:rsidRDefault="00413CE0" w:rsidP="00413CE0">
      <w:pPr>
        <w:jc w:val="both"/>
        <w:rPr>
          <w:lang w:val="es-MX"/>
        </w:rPr>
      </w:pPr>
      <w:r w:rsidRPr="008A5B41">
        <w:rPr>
          <w:lang w:val="es-MX"/>
        </w:rPr>
        <w:t>falando sobre a marcha, e aí ela tem uma outra consequência sobre o Bem Viver.</w:t>
      </w:r>
    </w:p>
    <w:p w14:paraId="6D82AF10" w14:textId="77777777" w:rsidR="00413CE0" w:rsidRPr="008A5B41" w:rsidRDefault="00413CE0" w:rsidP="00413CE0">
      <w:pPr>
        <w:jc w:val="both"/>
        <w:rPr>
          <w:lang w:val="es-MX"/>
        </w:rPr>
      </w:pPr>
      <w:r w:rsidRPr="008A5B41">
        <w:rPr>
          <w:lang w:val="es-MX"/>
        </w:rPr>
        <w:t>E tem um artigo que foi bem importante para a minha pesquisa também, que foi apresentado na</w:t>
      </w:r>
    </w:p>
    <w:p w14:paraId="4982EC34" w14:textId="77777777" w:rsidR="00413CE0" w:rsidRPr="008A5B41" w:rsidRDefault="00413CE0" w:rsidP="00413CE0">
      <w:pPr>
        <w:jc w:val="both"/>
        <w:rPr>
          <w:lang w:val="es-MX"/>
        </w:rPr>
      </w:pPr>
      <w:r w:rsidRPr="008A5B41">
        <w:rPr>
          <w:lang w:val="es-MX"/>
        </w:rPr>
        <w:t xml:space="preserve"/>
      </w:r>
      <w:r w:rsidRPr="00721267">
        <w:rPr>
          <w:highlight w:val="yellow"/>
          <w:lang w:val="es-MX"/>
        </w:rPr>
        <w:t>Universidade Central de Bogotá</w:t>
      </w:r>
      <w:r w:rsidRPr="008A5B41">
        <w:rPr>
          <w:lang w:val="es-MX"/>
        </w:rPr>
        <w:t xml:space="preserve"> por uma série de pesquisadoras em 2015. E isso é interessante porque esse movimento que a marcha</w:t>
      </w:r>
    </w:p>
    <w:p w14:paraId="3EAC563D" w14:textId="77777777" w:rsidR="00413CE0" w:rsidRPr="008A5B41" w:rsidRDefault="00413CE0" w:rsidP="00413CE0">
      <w:pPr>
        <w:jc w:val="both"/>
        <w:rPr>
          <w:lang w:val="es-MX"/>
        </w:rPr>
      </w:pPr>
      <w:r w:rsidRPr="008A5B41">
        <w:rPr>
          <w:lang w:val="es-MX"/>
        </w:rPr>
        <w:t>causa aqui no Brasil também reverberou nos países da América do Sul. Então esse grupo de pesquisadoras colombianas, afro-colombianas, elas defendem</w:t>
      </w:r>
    </w:p>
    <w:p w14:paraId="747549B5" w14:textId="77777777" w:rsidR="00413CE0" w:rsidRPr="008A5B41" w:rsidRDefault="00413CE0" w:rsidP="00413CE0">
      <w:pPr>
        <w:jc w:val="both"/>
        <w:rPr>
          <w:lang w:val="es-MX"/>
        </w:rPr>
      </w:pPr>
      <w:r w:rsidRPr="008A5B41">
        <w:rPr>
          <w:lang w:val="es-MX"/>
        </w:rPr>
        <w:t>um artigo que chama Lutas do Bem Viver pelas Mulheres Negras do Alto de Cauca. E elas vão usar a marcha de 2015</w:t>
      </w:r>
    </w:p>
    <w:p w14:paraId="5299A601" w14:textId="77777777" w:rsidR="00413CE0" w:rsidRPr="008A5B41" w:rsidRDefault="00413CE0" w:rsidP="00413CE0">
      <w:pPr>
        <w:jc w:val="both"/>
        <w:rPr>
          <w:lang w:val="es-MX"/>
        </w:rPr>
      </w:pPr>
      <w:r w:rsidRPr="008A5B41">
        <w:rPr>
          <w:lang w:val="es-MX"/>
        </w:rPr>
        <w:t>e a articulação que a gente faz em torno do Bem Viver, a natureza, tudo enquanto ponte nesse artigo. E sendo um dos meus artigos preferidos</w:t>
      </w:r>
    </w:p>
    <w:p w14:paraId="6B825AF0" w14:textId="77777777" w:rsidR="00413CE0" w:rsidRPr="008A5B41" w:rsidRDefault="00413CE0" w:rsidP="00413CE0">
      <w:pPr>
        <w:jc w:val="both"/>
        <w:rPr>
          <w:lang w:val="es-MX"/>
        </w:rPr>
      </w:pPr>
      <w:r w:rsidRPr="008A5B41">
        <w:rPr>
          <w:lang w:val="es-MX"/>
        </w:rPr>
        <w:t>com relação ao Bem Viver nesse olhar mesmo das comunidades negras e diaspóricas, sabe? Então tá bem bonito. Ele é um artigo bem gostoso de ler.</w:t>
      </w:r>
    </w:p>
    <w:p w14:paraId="02E79C95" w14:textId="77777777" w:rsidR="00413CE0" w:rsidRPr="008A5B41" w:rsidRDefault="00413CE0" w:rsidP="00413CE0">
      <w:pPr>
        <w:jc w:val="both"/>
        <w:rPr>
          <w:lang w:val="es-MX"/>
        </w:rPr>
      </w:pPr>
    </w:p>
    <w:p w14:paraId="0A6EA91E" w14:textId="2E55B7C5" w:rsidR="00413CE0" w:rsidRPr="008A5B41" w:rsidRDefault="00DB51E7" w:rsidP="00413CE0">
      <w:pPr>
        <w:jc w:val="both"/>
        <w:rPr>
          <w:lang w:val="es-MX"/>
        </w:rPr>
      </w:pPr>
      <w:r>
        <w:rPr>
          <w:lang w:val="es-MX"/>
        </w:rPr>
        <w:t>Iara Vicente</w:t>
      </w:r>
    </w:p>
    <w:p w14:paraId="525AA516" w14:textId="77777777" w:rsidR="00413CE0" w:rsidRPr="008A5B41" w:rsidRDefault="00413CE0" w:rsidP="00413CE0">
      <w:pPr>
        <w:jc w:val="both"/>
        <w:rPr>
          <w:lang w:val="es-MX"/>
        </w:rPr>
      </w:pPr>
      <w:r w:rsidRPr="008A5B41">
        <w:rPr>
          <w:lang w:val="es-MX"/>
        </w:rPr>
        <w:t>Depois eu queria checar alguns dos nomes, tá? Como é que escreve o cultivo. Eu posso até pegar na sua dissertação também.</w:t>
      </w:r>
    </w:p>
    <w:p w14:paraId="7A7C2EDF" w14:textId="77777777" w:rsidR="00413CE0" w:rsidRPr="008A5B41" w:rsidRDefault="00413CE0" w:rsidP="00413CE0">
      <w:pPr>
        <w:jc w:val="both"/>
        <w:rPr>
          <w:lang w:val="es-MX"/>
        </w:rPr>
      </w:pPr>
      <w:r w:rsidRPr="008A5B41">
        <w:rPr>
          <w:lang w:val="es-MX"/>
        </w:rPr>
        <w:t>Não se preocupe, eu sei que está muito bonito.</w:t>
      </w:r>
    </w:p>
    <w:p w14:paraId="091F1587" w14:textId="77777777" w:rsidR="00413CE0" w:rsidRPr="008A5B41" w:rsidRDefault="00413CE0" w:rsidP="00413CE0">
      <w:pPr>
        <w:jc w:val="both"/>
        <w:rPr>
          <w:lang w:val="es-MX"/>
        </w:rPr>
      </w:pPr>
    </w:p>
    <w:p w14:paraId="0889A0E8" w14:textId="725022AD" w:rsidR="00413CE0" w:rsidRPr="008A5B41" w:rsidRDefault="00DB51E7" w:rsidP="00413CE0">
      <w:pPr>
        <w:jc w:val="both"/>
        <w:rPr>
          <w:lang w:val="es-MX"/>
        </w:rPr>
      </w:pPr>
      <w:r>
        <w:rPr>
          <w:lang w:val="es-MX"/>
        </w:rPr>
        <w:t>Juliana Gonçalves</w:t>
      </w:r>
    </w:p>
    <w:p w14:paraId="22EE94FD" w14:textId="77777777" w:rsidR="00413CE0" w:rsidRPr="008A5B41" w:rsidRDefault="00413CE0" w:rsidP="00413CE0">
      <w:pPr>
        <w:jc w:val="both"/>
        <w:rPr>
          <w:lang w:val="es-MX"/>
        </w:rPr>
      </w:pPr>
      <w:r w:rsidRPr="008A5B41">
        <w:rPr>
          <w:lang w:val="es-MX"/>
        </w:rPr>
        <w:t>Tá bom, eu acho que é isso assim, por enquanto.</w:t>
      </w:r>
    </w:p>
    <w:p w14:paraId="35D663EF" w14:textId="77777777" w:rsidR="00413CE0" w:rsidRPr="008A5B41" w:rsidRDefault="00413CE0" w:rsidP="00413CE0">
      <w:pPr>
        <w:jc w:val="both"/>
        <w:rPr>
          <w:lang w:val="es-MX"/>
        </w:rPr>
      </w:pPr>
    </w:p>
    <w:p w14:paraId="7CC4A03C" w14:textId="7475EB4C" w:rsidR="00413CE0" w:rsidRPr="008A5B41" w:rsidRDefault="00DB51E7" w:rsidP="00413CE0">
      <w:pPr>
        <w:jc w:val="both"/>
        <w:rPr>
          <w:lang w:val="es-MX"/>
        </w:rPr>
      </w:pPr>
      <w:r>
        <w:rPr>
          <w:lang w:val="es-MX"/>
        </w:rPr>
        <w:t>Iara Vicente</w:t>
      </w:r>
    </w:p>
    <w:p w14:paraId="1E442AE4" w14:textId="77777777" w:rsidR="00413CE0" w:rsidRPr="008A5B41" w:rsidRDefault="00413CE0" w:rsidP="00413CE0">
      <w:pPr>
        <w:jc w:val="both"/>
        <w:rPr>
          <w:lang w:val="es-MX"/>
        </w:rPr>
      </w:pPr>
      <w:r w:rsidRPr="008A5B41">
        <w:rPr>
          <w:lang w:val="es-MX"/>
        </w:rPr>
        <w:t>Essas são as que eu acho que vale a pena</w:t>
      </w:r>
    </w:p>
    <w:p w14:paraId="047E1E5F" w14:textId="1D0D3594" w:rsidR="00413CE0" w:rsidRPr="008A5B41" w:rsidRDefault="00413CE0" w:rsidP="00413CE0">
      <w:pPr>
        <w:jc w:val="both"/>
        <w:rPr>
          <w:lang w:val="es-MX"/>
        </w:rPr>
      </w:pPr>
      <w:r w:rsidRPr="008A5B41">
        <w:rPr>
          <w:lang w:val="es-MX"/>
        </w:rPr>
        <w:t>ler, porque se elas não</w:t>
      </w:r>
    </w:p>
    <w:p w14:paraId="755FD05D" w14:textId="77777777" w:rsidR="00413CE0" w:rsidRPr="008A5B41" w:rsidRDefault="00413CE0" w:rsidP="00413CE0">
      <w:pPr>
        <w:jc w:val="both"/>
        <w:rPr>
          <w:lang w:val="es-MX"/>
        </w:rPr>
      </w:pPr>
    </w:p>
    <w:p w14:paraId="77C98647" w14:textId="070F535A" w:rsidR="00413CE0" w:rsidRPr="008A5B41" w:rsidRDefault="00DB51E7" w:rsidP="00413CE0">
      <w:pPr>
        <w:jc w:val="both"/>
        <w:rPr>
          <w:lang w:val="es-MX"/>
        </w:rPr>
      </w:pPr>
      <w:r>
        <w:rPr>
          <w:lang w:val="es-MX"/>
        </w:rPr>
        <w:lastRenderedPageBreak/>
        <w:t>Juliana Gonçalves</w:t>
      </w:r>
    </w:p>
    <w:p w14:paraId="093153CC" w14:textId="77777777" w:rsidR="00413CE0" w:rsidRPr="008A5B41" w:rsidRDefault="00413CE0" w:rsidP="00413CE0">
      <w:pPr>
        <w:jc w:val="both"/>
        <w:rPr>
          <w:lang w:val="es-MX"/>
        </w:rPr>
      </w:pPr>
      <w:r w:rsidRPr="008A5B41">
        <w:rPr>
          <w:lang w:val="es-MX"/>
        </w:rPr>
        <w:t>falam objetivamente sobre o Bem Viver, elas vão trazer essa visão nas bordas, sabe? E que são bem importantes para a fundamentação. A última,</w:t>
      </w:r>
    </w:p>
    <w:p w14:paraId="44687248" w14:textId="77777777" w:rsidR="00413CE0" w:rsidRPr="008A5B41" w:rsidRDefault="00413CE0" w:rsidP="00413CE0">
      <w:pPr>
        <w:jc w:val="both"/>
        <w:rPr>
          <w:lang w:val="es-MX"/>
        </w:rPr>
      </w:pPr>
      <w:r w:rsidRPr="008A5B41">
        <w:rPr>
          <w:lang w:val="es-MX"/>
        </w:rPr>
        <w:t xml:space="preserve">que também não é brasileira, desculpa, mas que vale a pena a noção, é a </w:t>
      </w:r>
      <w:r w:rsidRPr="00721267">
        <w:rPr>
          <w:highlight w:val="yellow"/>
          <w:lang w:val="es-MX"/>
        </w:rPr>
        <w:t>Catherine Washington</w:t>
      </w:r>
      <w:r w:rsidRPr="008A5B41">
        <w:rPr>
          <w:lang w:val="es-MX"/>
        </w:rPr>
        <w:t>, porque ela fala muito sobre interculturalidade, e no trabalho dela tem um capítulo específico</w:t>
      </w:r>
    </w:p>
    <w:p w14:paraId="75F4FE55" w14:textId="77777777" w:rsidR="00413CE0" w:rsidRPr="008A5B41" w:rsidRDefault="00413CE0" w:rsidP="00413CE0">
      <w:pPr>
        <w:jc w:val="both"/>
        <w:rPr>
          <w:lang w:val="es-MX"/>
        </w:rPr>
      </w:pPr>
      <w:r w:rsidRPr="008A5B41">
        <w:rPr>
          <w:lang w:val="es-MX"/>
        </w:rPr>
        <w:t>que ela vai falar sobre desenvolvimento como o Bem Viver, acordos institucionais e envolvimentos coloniais, e ela vai trazer</w:t>
      </w:r>
    </w:p>
    <w:p w14:paraId="52CDFC56" w14:textId="77777777" w:rsidR="00413CE0" w:rsidRPr="008A5B41" w:rsidRDefault="00413CE0" w:rsidP="00413CE0">
      <w:pPr>
        <w:jc w:val="both"/>
        <w:rPr>
          <w:lang w:val="es-MX"/>
        </w:rPr>
      </w:pPr>
      <w:r w:rsidRPr="008A5B41">
        <w:rPr>
          <w:lang w:val="es-MX"/>
        </w:rPr>
        <w:t>o Bem Viver enquanto essa força de mudança mesmo, e a partir dos corpos negros, né? Ela não é uma mulher negra, mas ela ali na universidade</w:t>
      </w:r>
    </w:p>
    <w:p w14:paraId="43565A04" w14:textId="77777777" w:rsidR="00413CE0" w:rsidRPr="008A5B41" w:rsidRDefault="00413CE0" w:rsidP="00413CE0">
      <w:pPr>
        <w:jc w:val="both"/>
        <w:rPr>
          <w:lang w:val="es-MX"/>
        </w:rPr>
      </w:pPr>
      <w:r w:rsidRPr="008A5B41">
        <w:rPr>
          <w:lang w:val="es-MX"/>
        </w:rPr>
        <w:t>ela vai desenvolver esse trabalho, sabe?</w:t>
      </w:r>
    </w:p>
    <w:p w14:paraId="62C81F12" w14:textId="77777777" w:rsidR="00413CE0" w:rsidRPr="008A5B41" w:rsidRDefault="00413CE0" w:rsidP="00413CE0">
      <w:pPr>
        <w:jc w:val="both"/>
        <w:rPr>
          <w:lang w:val="es-MX"/>
        </w:rPr>
      </w:pPr>
    </w:p>
    <w:p w14:paraId="325CEAA7" w14:textId="64BA83B9" w:rsidR="00413CE0" w:rsidRPr="008A5B41" w:rsidRDefault="00DB51E7" w:rsidP="00413CE0">
      <w:pPr>
        <w:jc w:val="both"/>
        <w:rPr>
          <w:lang w:val="es-MX"/>
        </w:rPr>
      </w:pPr>
      <w:r>
        <w:rPr>
          <w:lang w:val="es-MX"/>
        </w:rPr>
        <w:t>Iara Vicente</w:t>
      </w:r>
    </w:p>
    <w:p w14:paraId="31A2DED6" w14:textId="77777777" w:rsidR="00413CE0" w:rsidRPr="008A5B41" w:rsidRDefault="00413CE0" w:rsidP="00413CE0">
      <w:pPr>
        <w:jc w:val="both"/>
        <w:rPr>
          <w:lang w:val="es-MX"/>
        </w:rPr>
      </w:pPr>
      <w:r w:rsidRPr="008A5B41">
        <w:rPr>
          <w:lang w:val="es-MX"/>
        </w:rPr>
        <w:t>Isso que valeu a pena você trazer os seus, esses pares, porque eles entram em outra parte do nosso levantamento, que é compreender as conexões,</w:t>
      </w:r>
    </w:p>
    <w:p w14:paraId="504B8D3C" w14:textId="77777777" w:rsidR="00413CE0" w:rsidRPr="008A5B41" w:rsidRDefault="00413CE0" w:rsidP="00413CE0">
      <w:pPr>
        <w:jc w:val="both"/>
        <w:rPr>
          <w:lang w:val="es-MX"/>
        </w:rPr>
      </w:pPr>
      <w:r w:rsidRPr="008A5B41">
        <w:rPr>
          <w:lang w:val="es-MX"/>
        </w:rPr>
        <w:t>teóricas, práticas de colaboração, de trabalho, que os pesquisadores de Bem Viver e Florescimento Humano fazem entre si na América Latina. Então, ainda bem que</w:t>
      </w:r>
    </w:p>
    <w:p w14:paraId="7D761A4C" w14:textId="77777777" w:rsidR="00413CE0" w:rsidRPr="008A5B41" w:rsidRDefault="00413CE0" w:rsidP="00413CE0">
      <w:pPr>
        <w:jc w:val="both"/>
        <w:rPr>
          <w:lang w:val="es-MX"/>
        </w:rPr>
      </w:pPr>
      <w:r w:rsidRPr="008A5B41">
        <w:rPr>
          <w:lang w:val="es-MX"/>
        </w:rPr>
        <w:t>você me passou, te agradeço muito. Ana, te agradecendo muito já pela avançada hora, pela riqueza das informações, pela parceria no total. Queria te perguntar uma última pergunta</w:t>
      </w:r>
    </w:p>
    <w:p w14:paraId="36DBDE34" w14:textId="77777777" w:rsidR="00413CE0" w:rsidRPr="008A5B41" w:rsidRDefault="00413CE0" w:rsidP="00413CE0">
      <w:pPr>
        <w:jc w:val="both"/>
        <w:rPr>
          <w:lang w:val="es-MX"/>
        </w:rPr>
      </w:pPr>
      <w:r w:rsidRPr="008A5B41">
        <w:rPr>
          <w:lang w:val="es-MX"/>
        </w:rPr>
        <w:t>crucial pra gente, que como é que você obtém os recursos necessários pra sua pesquisa no campo do Bem Viver? Foi bolsa de mestrado mesmo? Teve algum apoio, alguma organização?</w:t>
      </w:r>
    </w:p>
    <w:p w14:paraId="2BE84FD4" w14:textId="77777777" w:rsidR="00413CE0" w:rsidRPr="008A5B41" w:rsidRDefault="00413CE0" w:rsidP="00413CE0">
      <w:pPr>
        <w:jc w:val="both"/>
        <w:rPr>
          <w:lang w:val="es-MX"/>
        </w:rPr>
      </w:pPr>
      <w:r w:rsidRPr="008A5B41">
        <w:rPr>
          <w:lang w:val="es-MX"/>
        </w:rPr>
        <w:t>Não sei. Como foi? Sim.</w:t>
      </w:r>
    </w:p>
    <w:p w14:paraId="0A4B30D1" w14:textId="77777777" w:rsidR="00413CE0" w:rsidRPr="008A5B41" w:rsidRDefault="00413CE0" w:rsidP="00413CE0">
      <w:pPr>
        <w:jc w:val="both"/>
        <w:rPr>
          <w:lang w:val="es-MX"/>
        </w:rPr>
      </w:pPr>
    </w:p>
    <w:p w14:paraId="019C6944" w14:textId="2147CAAA" w:rsidR="00413CE0" w:rsidRPr="008A5B41" w:rsidRDefault="00DB51E7" w:rsidP="00413CE0">
      <w:pPr>
        <w:jc w:val="both"/>
        <w:rPr>
          <w:lang w:val="es-MX"/>
        </w:rPr>
      </w:pPr>
      <w:r>
        <w:rPr>
          <w:lang w:val="es-MX"/>
        </w:rPr>
        <w:t>Juliana Gonçalves</w:t>
      </w:r>
    </w:p>
    <w:p w14:paraId="687F170A" w14:textId="77777777" w:rsidR="00413CE0" w:rsidRPr="008A5B41" w:rsidRDefault="00413CE0" w:rsidP="00413CE0">
      <w:pPr>
        <w:jc w:val="both"/>
        <w:rPr>
          <w:lang w:val="es-MX"/>
        </w:rPr>
      </w:pPr>
      <w:r w:rsidRPr="008A5B41">
        <w:rPr>
          <w:lang w:val="es-MX"/>
        </w:rPr>
        <w:t>Foi um desafio muito grande. Eu não sei como é no resto do mundo, assim, mas aqui há um descompasso muito grande entre ser</w:t>
      </w:r>
    </w:p>
    <w:p w14:paraId="6EA3C375" w14:textId="77777777" w:rsidR="00413CE0" w:rsidRPr="008A5B41" w:rsidRDefault="00413CE0" w:rsidP="00413CE0">
      <w:pPr>
        <w:jc w:val="both"/>
        <w:rPr>
          <w:lang w:val="es-MX"/>
        </w:rPr>
      </w:pPr>
      <w:r w:rsidRPr="008A5B41">
        <w:rPr>
          <w:lang w:val="es-MX"/>
        </w:rPr>
        <w:lastRenderedPageBreak/>
        <w:t>pesquisadora e ser trabalhadora ao mesmo tempo. É um descompasso muito grande, assim, então as bolsas pra pesquisa aqui são</w:t>
      </w:r>
    </w:p>
    <w:p w14:paraId="1B8E493B" w14:textId="77777777" w:rsidR="00413CE0" w:rsidRPr="008A5B41" w:rsidRDefault="00413CE0" w:rsidP="00413CE0">
      <w:pPr>
        <w:jc w:val="both"/>
        <w:rPr>
          <w:lang w:val="es-MX"/>
        </w:rPr>
      </w:pPr>
      <w:r w:rsidRPr="008A5B41">
        <w:rPr>
          <w:lang w:val="es-MX"/>
        </w:rPr>
        <w:t>muito poucas, no sentido da procura, e também no sentido do montante do dinheiro, muitas vezes não é suficiente pra uma pessoa que é</w:t>
      </w:r>
    </w:p>
    <w:p w14:paraId="3C9C1B4D" w14:textId="77777777" w:rsidR="00413CE0" w:rsidRPr="008A5B41" w:rsidRDefault="00413CE0" w:rsidP="00413CE0">
      <w:pPr>
        <w:jc w:val="both"/>
        <w:rPr>
          <w:lang w:val="es-MX"/>
        </w:rPr>
      </w:pPr>
      <w:r w:rsidRPr="008A5B41">
        <w:rPr>
          <w:lang w:val="es-MX"/>
        </w:rPr>
        <w:t>a rima de família, como é o meu caso. Então, eu queria muito, muito, muito fazer pesquisa sendo bolsista e conseguindo me dedicar exclusivamente à pesquisa. Tive, inclusive,</w:t>
      </w:r>
    </w:p>
    <w:p w14:paraId="4BD01BA9" w14:textId="77777777" w:rsidR="00413CE0" w:rsidRPr="008A5B41" w:rsidRDefault="00413CE0" w:rsidP="00413CE0">
      <w:pPr>
        <w:jc w:val="both"/>
        <w:rPr>
          <w:lang w:val="es-MX"/>
        </w:rPr>
      </w:pPr>
      <w:r w:rsidRPr="008A5B41">
        <w:rPr>
          <w:lang w:val="es-MX"/>
        </w:rPr>
        <w:t>problemas sérios, assim, durante a minha trajetória acadêmica, que eu tive que trocar de orientadora, porque a minha orientadora era muito especial, mesmo sabendo que eu não era bolsista,</w:t>
      </w:r>
    </w:p>
    <w:p w14:paraId="09C1EF33" w14:textId="77777777" w:rsidR="00413CE0" w:rsidRPr="008A5B41" w:rsidRDefault="00413CE0" w:rsidP="00413CE0">
      <w:pPr>
        <w:jc w:val="both"/>
        <w:rPr>
          <w:lang w:val="es-MX"/>
        </w:rPr>
      </w:pPr>
      <w:r w:rsidRPr="008A5B41">
        <w:rPr>
          <w:lang w:val="es-MX"/>
        </w:rPr>
        <w:t>e que eu trabalhava, pra além da pesquisa, ela já lançava um olhar totalmente subjugando a minha produção por conta disso, porque na visão dela</w:t>
      </w:r>
    </w:p>
    <w:p w14:paraId="700231F8" w14:textId="77777777" w:rsidR="00413CE0" w:rsidRPr="008A5B41" w:rsidRDefault="00413CE0" w:rsidP="00413CE0">
      <w:pPr>
        <w:jc w:val="both"/>
        <w:rPr>
          <w:lang w:val="es-MX"/>
        </w:rPr>
      </w:pPr>
      <w:r w:rsidRPr="008A5B41">
        <w:rPr>
          <w:lang w:val="es-MX"/>
        </w:rPr>
        <w:t>é pesquisadora quem vive de pesquisa, e a gente sabe o quanto isso é uma visão elitista, porque a maioria de nós não consegue viver de pesquisa, e nem os pesquisadores vivem de pesquisa, acho que os pesquisadores</w:t>
      </w:r>
    </w:p>
    <w:p w14:paraId="1F43EB03" w14:textId="77777777" w:rsidR="00413CE0" w:rsidRPr="008A5B41" w:rsidRDefault="00413CE0" w:rsidP="00413CE0">
      <w:pPr>
        <w:jc w:val="both"/>
        <w:rPr>
          <w:lang w:val="es-MX"/>
        </w:rPr>
      </w:pPr>
      <w:r w:rsidRPr="008A5B41">
        <w:rPr>
          <w:lang w:val="es-MX"/>
        </w:rPr>
        <w:t>que conseguem viver de pesquisa é porque tem outros apoios dos pais, dos companheiros, das companheiras. Hoje, aqui no Brasil, deve ter mudado, mas a bolsa que mais</w:t>
      </w:r>
    </w:p>
    <w:p w14:paraId="0B9B8592" w14:textId="77777777" w:rsidR="00413CE0" w:rsidRPr="008A5B41" w:rsidRDefault="00413CE0" w:rsidP="00413CE0">
      <w:pPr>
        <w:jc w:val="both"/>
        <w:rPr>
          <w:lang w:val="es-MX"/>
        </w:rPr>
      </w:pPr>
      <w:r w:rsidRPr="008A5B41">
        <w:rPr>
          <w:lang w:val="es-MX"/>
        </w:rPr>
        <w:t>pagava era 3 mil reais, então, assim, dentro de uma construção de uma vida enquanto arrimo</w:t>
      </w:r>
    </w:p>
    <w:p w14:paraId="685FDD58" w14:textId="77777777" w:rsidR="00413CE0" w:rsidRPr="008A5B41" w:rsidRDefault="00413CE0" w:rsidP="00413CE0">
      <w:pPr>
        <w:jc w:val="both"/>
        <w:rPr>
          <w:lang w:val="es-MX"/>
        </w:rPr>
      </w:pPr>
      <w:r w:rsidRPr="008A5B41">
        <w:rPr>
          <w:lang w:val="es-MX"/>
        </w:rPr>
        <w:t>de família é pouquíssimo dinheiro pra você sustentar uma casa, uma família, então eu não consegui ter bolsa, na verdade eu não consegui não, a verdade é que eu nem tentei, porque eu sabia que eu não ia conseguir me dedicar exclusivamente</w:t>
      </w:r>
    </w:p>
    <w:p w14:paraId="40BB78B9" w14:textId="77777777" w:rsidR="00413CE0" w:rsidRPr="008A5B41" w:rsidRDefault="00413CE0" w:rsidP="00413CE0">
      <w:pPr>
        <w:jc w:val="both"/>
        <w:rPr>
          <w:lang w:val="es-MX"/>
        </w:rPr>
      </w:pPr>
      <w:r w:rsidRPr="008A5B41">
        <w:rPr>
          <w:lang w:val="es-MX"/>
        </w:rPr>
        <w:t>à pesquisa, e eu não tinha como largar meu emprego, que me pagava a mim mais, que me dava garantias dignas de sobrevivência pra fazer a pesquisa. Então, eu não tive</w:t>
      </w:r>
    </w:p>
    <w:p w14:paraId="73131F6E" w14:textId="77777777" w:rsidR="00413CE0" w:rsidRPr="008A5B41" w:rsidRDefault="00413CE0" w:rsidP="00413CE0">
      <w:pPr>
        <w:jc w:val="both"/>
        <w:rPr>
          <w:lang w:val="es-MX"/>
        </w:rPr>
      </w:pPr>
      <w:r w:rsidRPr="008A5B41">
        <w:rPr>
          <w:lang w:val="es-MX"/>
        </w:rPr>
        <w:t>nenhum suporte nesse sentido, financeiro, depois que eu terminei eu falei, nunca mais faço pesquisa sem ter bolsa</w:t>
      </w:r>
    </w:p>
    <w:p w14:paraId="3FA9B114" w14:textId="77777777" w:rsidR="00413CE0" w:rsidRPr="008A5B41" w:rsidRDefault="00413CE0" w:rsidP="00413CE0">
      <w:pPr>
        <w:jc w:val="both"/>
        <w:rPr>
          <w:lang w:val="es-MX"/>
        </w:rPr>
      </w:pPr>
      <w:r w:rsidRPr="008A5B41">
        <w:rPr>
          <w:lang w:val="es-MX"/>
        </w:rPr>
        <w:t>e me organizar financeiramente pra conseguir viver, ter uma reserva, porque é realmente muito difícil, e a minha pesquisa ainda teve</w:t>
      </w:r>
    </w:p>
    <w:p w14:paraId="6BFB1851" w14:textId="77777777" w:rsidR="00413CE0" w:rsidRPr="008A5B41" w:rsidRDefault="00413CE0" w:rsidP="00413CE0">
      <w:pPr>
        <w:jc w:val="both"/>
        <w:rPr>
          <w:lang w:val="es-MX"/>
        </w:rPr>
      </w:pPr>
      <w:r w:rsidRPr="008A5B41">
        <w:rPr>
          <w:lang w:val="es-MX"/>
        </w:rPr>
        <w:lastRenderedPageBreak/>
        <w:t>esse agravante dela ser atravessada pela pandemia, então eu brinco em determinado momento, acho que na abertura mesmo, na introdução, eu falo que eu, junto</w:t>
      </w:r>
    </w:p>
    <w:p w14:paraId="1AE0C347" w14:textId="77777777" w:rsidR="00413CE0" w:rsidRPr="008A5B41" w:rsidRDefault="00413CE0" w:rsidP="00413CE0">
      <w:pPr>
        <w:jc w:val="both"/>
        <w:rPr>
          <w:lang w:val="es-MX"/>
        </w:rPr>
      </w:pPr>
      <w:r w:rsidRPr="008A5B41">
        <w:rPr>
          <w:lang w:val="es-MX"/>
        </w:rPr>
        <w:t>com toda a humanidade, adoeci pesquisando o bem viver, porque eu tava num contexto em casa, tendo que trabalhar muito, trabalhando com política institucional que me</w:t>
      </w:r>
    </w:p>
    <w:p w14:paraId="3BB04B57" w14:textId="77777777" w:rsidR="00413CE0" w:rsidRPr="008A5B41" w:rsidRDefault="00413CE0" w:rsidP="00413CE0">
      <w:pPr>
        <w:jc w:val="both"/>
        <w:rPr>
          <w:lang w:val="es-MX"/>
        </w:rPr>
      </w:pPr>
      <w:r w:rsidRPr="008A5B41">
        <w:rPr>
          <w:lang w:val="es-MX"/>
        </w:rPr>
        <w:t>colocava outra ordem de urgência nas coisas, e tentando ir fazendo a pesquisa de uma forma muito solitária. A minha pesquisa</w:t>
      </w:r>
    </w:p>
    <w:p w14:paraId="75472C8F" w14:textId="77777777" w:rsidR="00413CE0" w:rsidRPr="008A5B41" w:rsidRDefault="00413CE0" w:rsidP="00413CE0">
      <w:pPr>
        <w:jc w:val="both"/>
        <w:rPr>
          <w:lang w:val="es-MX"/>
        </w:rPr>
      </w:pPr>
      <w:r w:rsidRPr="008A5B41">
        <w:rPr>
          <w:lang w:val="es-MX"/>
        </w:rPr>
        <w:t>ela se transforma quando eu passo a não fazer ela sozinha. Então, quando eu entendo que a contribuição da Nilma, e aí eu digo mesmo, a Nilma me mandou</w:t>
      </w:r>
    </w:p>
    <w:p w14:paraId="46854FA0" w14:textId="77777777" w:rsidR="00413CE0" w:rsidRPr="008A5B41" w:rsidRDefault="00413CE0" w:rsidP="00413CE0">
      <w:pPr>
        <w:jc w:val="both"/>
        <w:rPr>
          <w:lang w:val="es-MX"/>
        </w:rPr>
      </w:pPr>
      <w:r w:rsidRPr="008A5B41">
        <w:rPr>
          <w:lang w:val="es-MX"/>
        </w:rPr>
        <w:t>trocentos e-mails com artigos pra eu ler, falando opiniões dela, as colaboradoras de pesquisa também, assim, trocando ideia, inicialmente</w:t>
      </w:r>
    </w:p>
    <w:p w14:paraId="034C99B3" w14:textId="77777777" w:rsidR="00413CE0" w:rsidRPr="008A5B41" w:rsidRDefault="00413CE0" w:rsidP="00413CE0">
      <w:pPr>
        <w:jc w:val="both"/>
        <w:rPr>
          <w:lang w:val="es-MX"/>
        </w:rPr>
      </w:pPr>
      <w:r w:rsidRPr="008A5B41">
        <w:rPr>
          <w:lang w:val="es-MX"/>
        </w:rPr>
        <w:t>eu fiz também um formulário, onde elas respondiam, algumas delas não conseguiam responder o formulário, aí eu ligava e fazia igual você aqui, eu ia respondendo, conversava e eu ia respondendo o formulário e tal.</w:t>
      </w:r>
    </w:p>
    <w:p w14:paraId="2CB12313" w14:textId="77777777" w:rsidR="00413CE0" w:rsidRPr="008A5B41" w:rsidRDefault="00413CE0" w:rsidP="00413CE0">
      <w:pPr>
        <w:jc w:val="both"/>
        <w:rPr>
          <w:lang w:val="es-MX"/>
        </w:rPr>
      </w:pPr>
      <w:r w:rsidRPr="008A5B41">
        <w:rPr>
          <w:lang w:val="es-MX"/>
        </w:rPr>
        <w:t>Então foi importante nesse sentido, eu sinto que eu tive muito apoio, só por isso eu consegui terminar, no sentido de apoio, de incentivo, das mulheres que caminham comigo,</w:t>
      </w:r>
    </w:p>
    <w:p w14:paraId="229B487A" w14:textId="77777777" w:rsidR="00413CE0" w:rsidRPr="008A5B41" w:rsidRDefault="00413CE0" w:rsidP="00413CE0">
      <w:pPr>
        <w:jc w:val="both"/>
        <w:rPr>
          <w:lang w:val="es-MX"/>
        </w:rPr>
      </w:pPr>
      <w:r w:rsidRPr="008A5B41">
        <w:rPr>
          <w:lang w:val="es-MX"/>
        </w:rPr>
        <w:t>falando isso, da importância dessa sistematização, que ninguém nunca tinha feito isso, pra eu não desistir, pra eu continuar. Esse apoio mesmo de</w:t>
      </w:r>
    </w:p>
    <w:p w14:paraId="3A38401F" w14:textId="77777777" w:rsidR="00413CE0" w:rsidRPr="008A5B41" w:rsidRDefault="00413CE0" w:rsidP="00413CE0">
      <w:pPr>
        <w:jc w:val="both"/>
        <w:rPr>
          <w:lang w:val="es-MX"/>
        </w:rPr>
      </w:pPr>
      <w:r w:rsidRPr="008A5B41">
        <w:rPr>
          <w:lang w:val="es-MX"/>
        </w:rPr>
        <w:t>poder trocar sobre a pesquisa, então, de receber esses artigos da Nilma e tudo que ela via, que ela achava</w:t>
      </w:r>
    </w:p>
    <w:p w14:paraId="1B00A9E6" w14:textId="77777777" w:rsidR="00413CE0" w:rsidRPr="008A5B41" w:rsidRDefault="00413CE0" w:rsidP="00413CE0">
      <w:pPr>
        <w:jc w:val="both"/>
        <w:rPr>
          <w:lang w:val="es-MX"/>
        </w:rPr>
      </w:pPr>
      <w:r w:rsidRPr="008A5B41">
        <w:rPr>
          <w:lang w:val="es-MX"/>
        </w:rPr>
        <w:t>que podia fazer sentido pra mim, ela me enviou então como foi importante isso e essa troca com essas colaboradoras, porque em determinado momento</w:t>
      </w:r>
    </w:p>
    <w:p w14:paraId="03829EB8" w14:textId="77777777" w:rsidR="00413CE0" w:rsidRPr="008A5B41" w:rsidRDefault="00413CE0" w:rsidP="00413CE0">
      <w:pPr>
        <w:jc w:val="both"/>
        <w:rPr>
          <w:lang w:val="es-MX"/>
        </w:rPr>
      </w:pPr>
      <w:r w:rsidRPr="008A5B41">
        <w:rPr>
          <w:lang w:val="es-MX"/>
        </w:rPr>
        <w:t>essa noção da importância era tão forte e viva em mim, mas que no fazer acadêmico parecia tão pequeno que eu me desmotivei</w:t>
      </w:r>
    </w:p>
    <w:p w14:paraId="450FBB3B" w14:textId="77777777" w:rsidR="00413CE0" w:rsidRPr="008A5B41" w:rsidRDefault="00413CE0" w:rsidP="00413CE0">
      <w:pPr>
        <w:jc w:val="both"/>
        <w:rPr>
          <w:lang w:val="es-MX"/>
        </w:rPr>
      </w:pPr>
      <w:r w:rsidRPr="008A5B41">
        <w:rPr>
          <w:lang w:val="es-MX"/>
        </w:rPr>
        <w:t xml:space="preserve">várias vezes. E aí fui conversando com Dulce, com </w:t>
      </w:r>
      <w:r w:rsidRPr="00715107">
        <w:rPr>
          <w:highlight w:val="yellow"/>
          <w:lang w:val="es-MX"/>
        </w:rPr>
        <w:t>Bel Clavelin</w:t>
      </w:r>
      <w:r w:rsidRPr="008A5B41">
        <w:rPr>
          <w:lang w:val="es-MX"/>
        </w:rPr>
        <w:t>, com a própria Benilda, com</w:t>
      </w:r>
    </w:p>
    <w:p w14:paraId="078E9DBB" w14:textId="77777777" w:rsidR="00413CE0" w:rsidRPr="008A5B41" w:rsidRDefault="00413CE0" w:rsidP="00413CE0">
      <w:pPr>
        <w:jc w:val="both"/>
        <w:rPr>
          <w:lang w:val="es-MX"/>
        </w:rPr>
      </w:pPr>
      <w:r w:rsidRPr="008A5B41">
        <w:rPr>
          <w:lang w:val="es-MX"/>
        </w:rPr>
        <w:t>todas essas 18 mulheres que falaram não, você não vai desistir não, vai fazer sim, o que você precisa? E isso foi essencial, então eu sinto que eu tive muito apoio das mulheres</w:t>
      </w:r>
    </w:p>
    <w:p w14:paraId="0545B381" w14:textId="77777777" w:rsidR="00413CE0" w:rsidRPr="008A5B41" w:rsidRDefault="00413CE0" w:rsidP="00413CE0">
      <w:pPr>
        <w:jc w:val="both"/>
        <w:rPr>
          <w:lang w:val="es-MX"/>
        </w:rPr>
      </w:pPr>
      <w:r w:rsidRPr="008A5B41">
        <w:rPr>
          <w:lang w:val="es-MX"/>
        </w:rPr>
        <w:lastRenderedPageBreak/>
        <w:t>negras, muito apoio espiritual, mas o financeiro infelizmente não foi possível. E hoje eu acho que se eu tivesse um apoio financeiro,</w:t>
      </w:r>
    </w:p>
    <w:p w14:paraId="5E04018D" w14:textId="77777777" w:rsidR="00413CE0" w:rsidRPr="008A5B41" w:rsidRDefault="00413CE0" w:rsidP="00413CE0">
      <w:pPr>
        <w:jc w:val="both"/>
        <w:rPr>
          <w:lang w:val="es-MX"/>
        </w:rPr>
      </w:pPr>
      <w:r w:rsidRPr="008A5B41">
        <w:rPr>
          <w:lang w:val="es-MX"/>
        </w:rPr>
        <w:t>que de fato eu conseguisse me bancar com ele, eu teria condições de, a partir da minha dissertação, aprofundar muito os debates que tem ali, então cada</w:t>
      </w:r>
    </w:p>
    <w:p w14:paraId="5ABC6612" w14:textId="77777777" w:rsidR="00413CE0" w:rsidRPr="008A5B41" w:rsidRDefault="00413CE0" w:rsidP="00413CE0">
      <w:pPr>
        <w:jc w:val="both"/>
        <w:rPr>
          <w:lang w:val="es-MX"/>
        </w:rPr>
      </w:pPr>
      <w:r w:rsidRPr="008A5B41">
        <w:rPr>
          <w:lang w:val="es-MX"/>
        </w:rPr>
        <w:t>principalmente com base na sistematização do que as mulheres trazem, tem ali material</w:t>
      </w:r>
    </w:p>
    <w:p w14:paraId="08A4B74E" w14:textId="77777777" w:rsidR="00413CE0" w:rsidRPr="008A5B41" w:rsidRDefault="00413CE0" w:rsidP="00413CE0">
      <w:pPr>
        <w:jc w:val="both"/>
        <w:rPr>
          <w:lang w:val="es-MX"/>
        </w:rPr>
      </w:pPr>
      <w:r w:rsidRPr="008A5B41">
        <w:rPr>
          <w:lang w:val="es-MX"/>
        </w:rPr>
        <w:t>para não só mestrados, mas vários doutorados. Então eu acho que eu conseguiria com algum apoio aprofundar ou minimamente orientar pessoas que</w:t>
      </w:r>
    </w:p>
    <w:p w14:paraId="3218DAFE" w14:textId="77777777" w:rsidR="00413CE0" w:rsidRPr="008A5B41" w:rsidRDefault="00413CE0" w:rsidP="00413CE0">
      <w:pPr>
        <w:jc w:val="both"/>
        <w:rPr>
          <w:lang w:val="es-MX"/>
        </w:rPr>
      </w:pPr>
      <w:r w:rsidRPr="008A5B41">
        <w:rPr>
          <w:lang w:val="es-MX"/>
        </w:rPr>
        <w:t>tivessem essa disposição e esse desejo de se aprofundar em alguns debates. Para mim ainda é um campo que tem muita coisa que dá para a gente costurar</w:t>
      </w:r>
    </w:p>
    <w:p w14:paraId="7E9609D4" w14:textId="77777777" w:rsidR="00413CE0" w:rsidRPr="008A5B41" w:rsidRDefault="00413CE0" w:rsidP="00413CE0">
      <w:pPr>
        <w:jc w:val="both"/>
        <w:rPr>
          <w:lang w:val="es-MX"/>
        </w:rPr>
      </w:pPr>
      <w:r w:rsidRPr="008A5B41">
        <w:rPr>
          <w:lang w:val="es-MX"/>
        </w:rPr>
        <w:t>e dá para a gente aprofundar com relação a essa economia, então para uma economia do bem viver ou algo assim, a questão também dessa conexão com</w:t>
      </w:r>
    </w:p>
    <w:p w14:paraId="5D03F5C3" w14:textId="4AAFFFD1" w:rsidR="00413CE0" w:rsidRPr="008A5B41" w:rsidRDefault="00413CE0" w:rsidP="00413CE0">
      <w:pPr>
        <w:jc w:val="both"/>
        <w:rPr>
          <w:lang w:val="es-MX"/>
        </w:rPr>
      </w:pPr>
      <w:r w:rsidRPr="008A5B41">
        <w:rPr>
          <w:lang w:val="es-MX"/>
        </w:rPr>
        <w:t xml:space="preserve">os valores das religiões de matriz africana com o bem viver também acho que merece outra dissertação, entendeu? Ou até mesmo um doutorado sobre a minha dissertação, </w:t>
      </w:r>
      <w:r w:rsidR="00715107">
        <w:rPr>
          <w:lang w:val="es-MX"/>
        </w:rPr>
        <w:t>I</w:t>
      </w:r>
      <w:r w:rsidRPr="008A5B41">
        <w:rPr>
          <w:lang w:val="es-MX"/>
        </w:rPr>
        <w:t>ara,</w:t>
      </w:r>
    </w:p>
    <w:p w14:paraId="7BF81B78" w14:textId="77777777" w:rsidR="00413CE0" w:rsidRPr="008A5B41" w:rsidRDefault="00413CE0" w:rsidP="00413CE0">
      <w:pPr>
        <w:jc w:val="both"/>
        <w:rPr>
          <w:lang w:val="es-MX"/>
        </w:rPr>
      </w:pPr>
      <w:r w:rsidRPr="008A5B41">
        <w:rPr>
          <w:lang w:val="es-MX"/>
        </w:rPr>
        <w:t>se você, a minha defesa está online lá no Youtube da USP. É engraçado porque a minha banca fala assim, várias pessoas da minha banca, por que essa tese? Por que essa tese?</w:t>
      </w:r>
    </w:p>
    <w:p w14:paraId="7842BE6E" w14:textId="77777777" w:rsidR="00413CE0" w:rsidRPr="008A5B41" w:rsidRDefault="00413CE0" w:rsidP="00413CE0">
      <w:pPr>
        <w:jc w:val="both"/>
        <w:rPr>
          <w:lang w:val="es-MX"/>
        </w:rPr>
      </w:pPr>
      <w:r w:rsidRPr="008A5B41">
        <w:rPr>
          <w:lang w:val="es-MX"/>
        </w:rPr>
        <w:t>E aí eu tinha que ficar lembrando, é uma dissertação. Aí a última que foi a Rosane Borges, ela falou é uma dissertação com crise de tese, porque isso é uma tese.</w:t>
      </w:r>
    </w:p>
    <w:p w14:paraId="33907B45" w14:textId="77777777" w:rsidR="00413CE0" w:rsidRPr="008A5B41" w:rsidRDefault="00413CE0" w:rsidP="00413CE0">
      <w:pPr>
        <w:jc w:val="both"/>
        <w:rPr>
          <w:lang w:val="es-MX"/>
        </w:rPr>
      </w:pPr>
      <w:r w:rsidRPr="008A5B41">
        <w:rPr>
          <w:lang w:val="es-MX"/>
        </w:rPr>
        <w:t>E na verdade ficou muito assim, eu percebi muito esse lugar, que tipo se minha orientadora tivesse também um olhar um pouco mais generoso à produção que eu estava fazendo,</w:t>
      </w:r>
    </w:p>
    <w:p w14:paraId="48D5E2E7" w14:textId="77777777" w:rsidR="00413CE0" w:rsidRPr="008A5B41" w:rsidRDefault="00413CE0" w:rsidP="00413CE0">
      <w:pPr>
        <w:jc w:val="both"/>
        <w:rPr>
          <w:lang w:val="es-MX"/>
        </w:rPr>
      </w:pPr>
      <w:r w:rsidRPr="008A5B41">
        <w:rPr>
          <w:lang w:val="es-MX"/>
        </w:rPr>
        <w:t>com certeza ela mesmo mexeria ali o que era necessário para isso ser uma tese, entendeu? Porque isso é possível nos mecanismos das universidades, porque o que eu faço de fato</w:t>
      </w:r>
    </w:p>
    <w:p w14:paraId="506E93C8" w14:textId="77777777" w:rsidR="00413CE0" w:rsidRPr="008A5B41" w:rsidRDefault="00413CE0" w:rsidP="00413CE0">
      <w:pPr>
        <w:jc w:val="both"/>
        <w:rPr>
          <w:lang w:val="es-MX"/>
        </w:rPr>
      </w:pPr>
      <w:r w:rsidRPr="008A5B41">
        <w:rPr>
          <w:lang w:val="es-MX"/>
        </w:rPr>
        <w:t>pelo energitismo e a originalidade é muito mais uma tese do que uma dissertação. Então, eu não tenho título e não me importo muito</w:t>
      </w:r>
    </w:p>
    <w:p w14:paraId="3D282DA8" w14:textId="77777777" w:rsidR="00413CE0" w:rsidRPr="008A5B41" w:rsidRDefault="00413CE0" w:rsidP="00413CE0">
      <w:pPr>
        <w:jc w:val="both"/>
        <w:rPr>
          <w:lang w:val="es-MX"/>
        </w:rPr>
      </w:pPr>
      <w:r w:rsidRPr="008A5B41">
        <w:rPr>
          <w:lang w:val="es-MX"/>
        </w:rPr>
        <w:t>com os títulos, mas sei que a entrega foi nesse sentido, sabe?</w:t>
      </w:r>
    </w:p>
    <w:p w14:paraId="496C633E" w14:textId="77777777" w:rsidR="00413CE0" w:rsidRPr="008A5B41" w:rsidRDefault="00413CE0" w:rsidP="00413CE0">
      <w:pPr>
        <w:jc w:val="both"/>
        <w:rPr>
          <w:lang w:val="es-MX"/>
        </w:rPr>
      </w:pPr>
    </w:p>
    <w:p w14:paraId="5E2819DD" w14:textId="078EBFF6" w:rsidR="00413CE0" w:rsidRPr="008A5B41" w:rsidRDefault="00DB51E7" w:rsidP="00413CE0">
      <w:pPr>
        <w:jc w:val="both"/>
        <w:rPr>
          <w:lang w:val="es-MX"/>
        </w:rPr>
      </w:pPr>
      <w:r>
        <w:rPr>
          <w:lang w:val="es-MX"/>
        </w:rPr>
        <w:t>Iara Vicente</w:t>
      </w:r>
    </w:p>
    <w:p w14:paraId="4375130B" w14:textId="77777777" w:rsidR="00413CE0" w:rsidRPr="00DB51E7" w:rsidRDefault="00413CE0" w:rsidP="00413CE0">
      <w:pPr>
        <w:jc w:val="both"/>
        <w:rPr>
          <w:lang w:val="es-MX"/>
        </w:rPr>
      </w:pPr>
      <w:r w:rsidRPr="008A5B41">
        <w:rPr>
          <w:lang w:val="es-MX"/>
        </w:rPr>
        <w:lastRenderedPageBreak/>
        <w:t xml:space="preserve">Que linda essa entrevista, muito obrigada, querida. Muito obrigada, Grisel, por estar com a gente toda essa hora. </w:t>
      </w:r>
      <w:r w:rsidRPr="00DB51E7">
        <w:rPr>
          <w:lang w:val="es-MX"/>
        </w:rPr>
        <w:t>Estou segura que vai ser valente, especialmente quando a tradução</w:t>
      </w:r>
    </w:p>
    <w:p w14:paraId="67FAB397" w14:textId="7D686C14" w:rsidR="00116135" w:rsidRPr="00AC3233" w:rsidRDefault="00413CE0" w:rsidP="00413CE0">
      <w:pPr>
        <w:jc w:val="both"/>
      </w:pPr>
      <w:r w:rsidRPr="00413CE0">
        <w:rPr>
          <w:lang w:val="es-MX"/>
        </w:rPr>
        <w:t xml:space="preserve">chegar e graças a você, eu acho que podemos parar a gravação agora. </w:t>
      </w:r>
      <w:r>
        <w:t>Claro.</w:t>
      </w:r>
    </w:p>
    <w:sectPr w:rsidR="00116135" w:rsidRPr="00AC32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607DCD" w14:textId="77777777" w:rsidR="00A06AAC" w:rsidRDefault="00A06AAC" w:rsidP="007D5873">
      <w:pPr>
        <w:spacing w:after="0" w:line="240" w:lineRule="auto"/>
      </w:pPr>
      <w:r>
        <w:separator/>
      </w:r>
    </w:p>
  </w:endnote>
  <w:endnote w:type="continuationSeparator" w:id="0">
    <w:p w14:paraId="35293CD9" w14:textId="77777777" w:rsidR="00A06AAC" w:rsidRDefault="00A06AAC" w:rsidP="007D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0C76E" w14:textId="77777777" w:rsidR="00A06AAC" w:rsidRDefault="00A06AAC" w:rsidP="007D5873">
      <w:pPr>
        <w:spacing w:after="0" w:line="240" w:lineRule="auto"/>
      </w:pPr>
      <w:r>
        <w:separator/>
      </w:r>
    </w:p>
  </w:footnote>
  <w:footnote w:type="continuationSeparator" w:id="0">
    <w:p w14:paraId="35D25938" w14:textId="77777777" w:rsidR="00A06AAC" w:rsidRDefault="00A06AAC" w:rsidP="007D587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346DF"/>
    <w:rsid w:val="000443AB"/>
    <w:rsid w:val="00055BC7"/>
    <w:rsid w:val="00057D86"/>
    <w:rsid w:val="000630B9"/>
    <w:rsid w:val="0007031A"/>
    <w:rsid w:val="00095687"/>
    <w:rsid w:val="000A4739"/>
    <w:rsid w:val="000C0E5A"/>
    <w:rsid w:val="000D2DAE"/>
    <w:rsid w:val="000D6C1B"/>
    <w:rsid w:val="000F0332"/>
    <w:rsid w:val="000F34BC"/>
    <w:rsid w:val="001105A7"/>
    <w:rsid w:val="00116135"/>
    <w:rsid w:val="00141053"/>
    <w:rsid w:val="001A403F"/>
    <w:rsid w:val="001B56BC"/>
    <w:rsid w:val="001B575E"/>
    <w:rsid w:val="001F5967"/>
    <w:rsid w:val="00202496"/>
    <w:rsid w:val="0021031D"/>
    <w:rsid w:val="002152D3"/>
    <w:rsid w:val="00233A55"/>
    <w:rsid w:val="00240C88"/>
    <w:rsid w:val="00241BF5"/>
    <w:rsid w:val="00243E8F"/>
    <w:rsid w:val="00247E19"/>
    <w:rsid w:val="00252AF6"/>
    <w:rsid w:val="00280DDF"/>
    <w:rsid w:val="00293EFD"/>
    <w:rsid w:val="0029733A"/>
    <w:rsid w:val="002A0DD7"/>
    <w:rsid w:val="002F711F"/>
    <w:rsid w:val="00302A7E"/>
    <w:rsid w:val="0033332B"/>
    <w:rsid w:val="00344BF3"/>
    <w:rsid w:val="00352506"/>
    <w:rsid w:val="00354475"/>
    <w:rsid w:val="00385B34"/>
    <w:rsid w:val="003F2C9A"/>
    <w:rsid w:val="00402FC6"/>
    <w:rsid w:val="004033AF"/>
    <w:rsid w:val="0040440D"/>
    <w:rsid w:val="00406CC8"/>
    <w:rsid w:val="004072D4"/>
    <w:rsid w:val="00412BCE"/>
    <w:rsid w:val="00413CE0"/>
    <w:rsid w:val="0041423A"/>
    <w:rsid w:val="0048445E"/>
    <w:rsid w:val="00485868"/>
    <w:rsid w:val="004D48A4"/>
    <w:rsid w:val="004D7048"/>
    <w:rsid w:val="004F6651"/>
    <w:rsid w:val="005203C1"/>
    <w:rsid w:val="00523D30"/>
    <w:rsid w:val="00566D9B"/>
    <w:rsid w:val="00580AE2"/>
    <w:rsid w:val="005A3B7B"/>
    <w:rsid w:val="005D1257"/>
    <w:rsid w:val="005E4BEA"/>
    <w:rsid w:val="005F3E0D"/>
    <w:rsid w:val="00610096"/>
    <w:rsid w:val="00614581"/>
    <w:rsid w:val="006207C4"/>
    <w:rsid w:val="006C21F3"/>
    <w:rsid w:val="006D3829"/>
    <w:rsid w:val="006E055A"/>
    <w:rsid w:val="006E3A43"/>
    <w:rsid w:val="006E430A"/>
    <w:rsid w:val="006E7CD2"/>
    <w:rsid w:val="00715107"/>
    <w:rsid w:val="00721267"/>
    <w:rsid w:val="007754F8"/>
    <w:rsid w:val="00786B55"/>
    <w:rsid w:val="007A0F45"/>
    <w:rsid w:val="007C77DD"/>
    <w:rsid w:val="007D0152"/>
    <w:rsid w:val="007D06FF"/>
    <w:rsid w:val="007D133D"/>
    <w:rsid w:val="007D5873"/>
    <w:rsid w:val="007D5D97"/>
    <w:rsid w:val="007D69C8"/>
    <w:rsid w:val="0080103F"/>
    <w:rsid w:val="00821A4B"/>
    <w:rsid w:val="00831049"/>
    <w:rsid w:val="008776E6"/>
    <w:rsid w:val="008874C5"/>
    <w:rsid w:val="008A5B41"/>
    <w:rsid w:val="00906FC0"/>
    <w:rsid w:val="0092082B"/>
    <w:rsid w:val="00937ED1"/>
    <w:rsid w:val="00946399"/>
    <w:rsid w:val="00947EB3"/>
    <w:rsid w:val="00990581"/>
    <w:rsid w:val="00993729"/>
    <w:rsid w:val="009A7CC8"/>
    <w:rsid w:val="009B72AB"/>
    <w:rsid w:val="00A01EE2"/>
    <w:rsid w:val="00A042EB"/>
    <w:rsid w:val="00A06AAC"/>
    <w:rsid w:val="00A22E55"/>
    <w:rsid w:val="00A30EE0"/>
    <w:rsid w:val="00A4558D"/>
    <w:rsid w:val="00A47C9D"/>
    <w:rsid w:val="00A67E7F"/>
    <w:rsid w:val="00A82559"/>
    <w:rsid w:val="00A846CD"/>
    <w:rsid w:val="00AA5356"/>
    <w:rsid w:val="00AC3233"/>
    <w:rsid w:val="00AE3BFB"/>
    <w:rsid w:val="00AE5376"/>
    <w:rsid w:val="00B0266C"/>
    <w:rsid w:val="00B07841"/>
    <w:rsid w:val="00B36E85"/>
    <w:rsid w:val="00B37E61"/>
    <w:rsid w:val="00B43C19"/>
    <w:rsid w:val="00B44B63"/>
    <w:rsid w:val="00B7300B"/>
    <w:rsid w:val="00B732D0"/>
    <w:rsid w:val="00B916BC"/>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17B9B"/>
    <w:rsid w:val="00D302B7"/>
    <w:rsid w:val="00D66ABA"/>
    <w:rsid w:val="00D709F4"/>
    <w:rsid w:val="00D75B32"/>
    <w:rsid w:val="00D75C42"/>
    <w:rsid w:val="00D87E6A"/>
    <w:rsid w:val="00DA1B64"/>
    <w:rsid w:val="00DA765C"/>
    <w:rsid w:val="00DB4A5B"/>
    <w:rsid w:val="00DB51E7"/>
    <w:rsid w:val="00DE776E"/>
    <w:rsid w:val="00DF6B29"/>
    <w:rsid w:val="00E00EA9"/>
    <w:rsid w:val="00E04FE8"/>
    <w:rsid w:val="00E0772C"/>
    <w:rsid w:val="00E112E1"/>
    <w:rsid w:val="00E16AB0"/>
    <w:rsid w:val="00E3319C"/>
    <w:rsid w:val="00E359C8"/>
    <w:rsid w:val="00E752D9"/>
    <w:rsid w:val="00E86320"/>
    <w:rsid w:val="00EA7B15"/>
    <w:rsid w:val="00EC488C"/>
    <w:rsid w:val="00ED0CA9"/>
    <w:rsid w:val="00ED228C"/>
    <w:rsid w:val="00F03BA3"/>
    <w:rsid w:val="00F0531B"/>
    <w:rsid w:val="00F22AF6"/>
    <w:rsid w:val="00F3139F"/>
    <w:rsid w:val="00F355C4"/>
    <w:rsid w:val="00F5644B"/>
    <w:rsid w:val="00F6614B"/>
    <w:rsid w:val="00F75873"/>
    <w:rsid w:val="00F76BD6"/>
    <w:rsid w:val="00F8207B"/>
    <w:rsid w:val="00F909C7"/>
    <w:rsid w:val="00FA52D8"/>
    <w:rsid w:val="00FC1F17"/>
    <w:rsid w:val="00FE33DB"/>
    <w:rsid w:val="10A53152"/>
    <w:rsid w:val="121A30BA"/>
    <w:rsid w:val="1DD1C4E0"/>
    <w:rsid w:val="20349E59"/>
    <w:rsid w:val="2407FCFF"/>
    <w:rsid w:val="276C439D"/>
    <w:rsid w:val="296C60BB"/>
    <w:rsid w:val="2979FEE0"/>
    <w:rsid w:val="2CB52F6A"/>
    <w:rsid w:val="30E74C9E"/>
    <w:rsid w:val="32D594D6"/>
    <w:rsid w:val="340E37F2"/>
    <w:rsid w:val="3A6F1F43"/>
    <w:rsid w:val="41D15E90"/>
    <w:rsid w:val="44586A73"/>
    <w:rsid w:val="48403F2D"/>
    <w:rsid w:val="539ED89A"/>
    <w:rsid w:val="5D3F91EB"/>
    <w:rsid w:val="60C1D4F2"/>
    <w:rsid w:val="642CAC43"/>
    <w:rsid w:val="69AAA315"/>
    <w:rsid w:val="6B6ED383"/>
    <w:rsid w:val="788070BE"/>
    <w:rsid w:val="78AB35AD"/>
    <w:rsid w:val="798514C3"/>
    <w:rsid w:val="7C0880FB"/>
    <w:rsid w:val="7DDDD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7D58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5873"/>
  </w:style>
  <w:style w:type="paragraph" w:styleId="Piedepgina">
    <w:name w:val="footer"/>
    <w:basedOn w:val="Normal"/>
    <w:link w:val="PiedepginaCar"/>
    <w:uiPriority w:val="99"/>
    <w:unhideWhenUsed/>
    <w:rsid w:val="007D58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5BF44-F10C-4F09-A09E-BDC66430F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B33AC4-0D9E-46F4-AC40-0A300B395B79}">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7A3368D2-341A-4A0C-8255-EF13DF0B14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13477</Words>
  <Characters>74127</Characters>
  <Application>Microsoft Office Word</Application>
  <DocSecurity>0</DocSecurity>
  <Lines>617</Lines>
  <Paragraphs>174</Paragraphs>
  <ScaleCrop>false</ScaleCrop>
  <Company/>
  <LinksUpToDate>false</LinksUpToDate>
  <CharactersWithSpaces>87430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2026-07-23T00:59:00Z</dcterms:created>
  <dcterms:modified xsi:type="dcterms:W3CDTF">2026-07-23T00:59:00Z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