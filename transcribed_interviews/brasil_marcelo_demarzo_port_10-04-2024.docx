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C24E12" w14:textId="2BA2F7B9" w:rsidR="00EC488C" w:rsidRPr="00EC488C" w:rsidRDefault="00EC488C" w:rsidP="00EC488C">
      <w:pPr>
        <w:jc w:val="center"/>
        <w:rPr>
          <w:rFonts w:ascii="Aptos" w:eastAsia="Aptos" w:hAnsi="Aptos" w:cs="Aptos"/>
          <w:b/>
          <w:bCs/>
          <w:color w:val="000000" w:themeColor="text1"/>
          <w:sz w:val="32"/>
          <w:szCs w:val="32"/>
          <w:lang w:val="es-MX"/>
        </w:rPr>
      </w:pPr>
      <w:r w:rsidRPr="00EC488C">
        <w:rPr>
          <w:rFonts w:ascii="Aptos" w:eastAsia="Aptos" w:hAnsi="Aptos" w:cs="Aptos"/>
          <w:b/>
          <w:bCs/>
          <w:color w:val="000000" w:themeColor="text1"/>
          <w:sz w:val="32"/>
          <w:szCs w:val="32"/>
          <w:lang w:val="es-MX"/>
        </w:rPr>
        <w:t xml:space="preserve">Transcrição da entrevista com a Dr. </w:t>
      </w:r>
      <w:r w:rsidR="009E1776">
        <w:rPr>
          <w:rFonts w:ascii="Aptos" w:eastAsia="Aptos" w:hAnsi="Aptos" w:cs="Aptos"/>
          <w:b/>
          <w:bCs/>
          <w:color w:val="000000" w:themeColor="text1"/>
          <w:sz w:val="32"/>
          <w:szCs w:val="32"/>
          <w:lang w:val="es-MX"/>
        </w:rPr>
        <w:t>Marcelo DeMarzo</w:t>
      </w:r>
    </w:p>
    <w:p w14:paraId="3439C981" w14:textId="77777777" w:rsidR="00EC488C" w:rsidRPr="00EC488C" w:rsidRDefault="00EC488C" w:rsidP="00EC488C">
      <w:pPr>
        <w:rPr>
          <w:rFonts w:ascii="Aptos" w:eastAsia="Aptos" w:hAnsi="Aptos" w:cs="Aptos"/>
          <w:b/>
          <w:bCs/>
          <w:color w:val="000000" w:themeColor="text1"/>
          <w:sz w:val="32"/>
          <w:szCs w:val="32"/>
          <w:lang w:val="es-MX"/>
        </w:rPr>
      </w:pPr>
    </w:p>
    <w:p w14:paraId="27F41FD9" w14:textId="1EBF4ABD" w:rsidR="00EC488C" w:rsidRPr="00EC488C" w:rsidRDefault="00EC488C" w:rsidP="00EC488C">
      <w:pPr>
        <w:rPr>
          <w:rFonts w:ascii="Aptos" w:eastAsia="Aptos" w:hAnsi="Aptos" w:cs="Aptos"/>
          <w:color w:val="000000" w:themeColor="text1"/>
          <w:lang w:val="es-MX"/>
        </w:rPr>
      </w:pPr>
      <w:r w:rsidRPr="00EC488C">
        <w:rPr>
          <w:rFonts w:ascii="Aptos" w:eastAsia="Aptos" w:hAnsi="Aptos" w:cs="Aptos"/>
          <w:b/>
          <w:bCs/>
          <w:color w:val="000000" w:themeColor="text1"/>
          <w:lang w:val="es-MX"/>
        </w:rPr>
        <w:t>Nome do entrevistado:</w:t>
      </w:r>
      <w:r w:rsidRPr="00EC488C">
        <w:rPr>
          <w:rFonts w:ascii="Aptos" w:eastAsia="Aptos" w:hAnsi="Aptos" w:cs="Aptos"/>
          <w:color w:val="000000" w:themeColor="text1"/>
          <w:lang w:val="es-MX"/>
        </w:rPr>
        <w:t xml:space="preserve"> </w:t>
      </w:r>
      <w:r w:rsidR="009E1776">
        <w:rPr>
          <w:rFonts w:ascii="Aptos" w:eastAsia="Aptos" w:hAnsi="Aptos" w:cs="Aptos"/>
          <w:color w:val="000000" w:themeColor="text1"/>
          <w:lang w:val="es-MX"/>
        </w:rPr>
        <w:t>Marcelo DeMarzo</w:t>
      </w:r>
      <w:r w:rsidR="00A0535F">
        <w:rPr>
          <w:rFonts w:ascii="Aptos" w:eastAsia="Aptos" w:hAnsi="Aptos" w:cs="Aptos"/>
          <w:color w:val="000000" w:themeColor="text1"/>
          <w:lang w:val="es-MX"/>
        </w:rPr>
        <w:t xml:space="preserve"> </w:t>
      </w:r>
    </w:p>
    <w:p w14:paraId="5B769455" w14:textId="3B26E15E" w:rsidR="00EC488C" w:rsidRPr="00EC488C" w:rsidRDefault="00EC488C" w:rsidP="00EC488C">
      <w:pPr>
        <w:rPr>
          <w:rFonts w:ascii="Aptos" w:eastAsia="Aptos" w:hAnsi="Aptos" w:cs="Aptos"/>
          <w:color w:val="000000" w:themeColor="text1"/>
          <w:lang w:val="es-MX"/>
        </w:rPr>
      </w:pPr>
      <w:r w:rsidRPr="00EC488C">
        <w:rPr>
          <w:rFonts w:ascii="Aptos" w:eastAsia="Aptos" w:hAnsi="Aptos" w:cs="Aptos"/>
          <w:b/>
          <w:bCs/>
          <w:color w:val="000000" w:themeColor="text1"/>
          <w:lang w:val="es-MX"/>
        </w:rPr>
        <w:t>País entrevistado:</w:t>
      </w:r>
      <w:r w:rsidRPr="00EC488C">
        <w:rPr>
          <w:rFonts w:ascii="Aptos" w:eastAsia="Aptos" w:hAnsi="Aptos" w:cs="Aptos"/>
          <w:color w:val="000000" w:themeColor="text1"/>
          <w:lang w:val="es-MX"/>
        </w:rPr>
        <w:t xml:space="preserve"> </w:t>
      </w:r>
      <w:r w:rsidR="00E359C8">
        <w:rPr>
          <w:rFonts w:ascii="Aptos" w:eastAsia="Aptos" w:hAnsi="Aptos" w:cs="Aptos"/>
          <w:color w:val="000000" w:themeColor="text1"/>
          <w:lang w:val="es-MX"/>
        </w:rPr>
        <w:t>Brasil</w:t>
      </w:r>
    </w:p>
    <w:p w14:paraId="6F256C2C" w14:textId="0551F343" w:rsidR="00EC488C" w:rsidRPr="00EC488C" w:rsidRDefault="00EC488C" w:rsidP="00EC488C">
      <w:pPr>
        <w:rPr>
          <w:rFonts w:ascii="Aptos" w:eastAsia="Aptos" w:hAnsi="Aptos" w:cs="Aptos"/>
          <w:color w:val="000000" w:themeColor="text1"/>
          <w:lang w:val="es-MX"/>
        </w:rPr>
      </w:pPr>
      <w:r w:rsidRPr="00EC488C">
        <w:rPr>
          <w:rFonts w:ascii="Aptos" w:eastAsia="Aptos" w:hAnsi="Aptos" w:cs="Aptos"/>
          <w:b/>
          <w:bCs/>
          <w:color w:val="000000" w:themeColor="text1"/>
          <w:lang w:val="es-MX"/>
        </w:rPr>
        <w:t>Data da entrevista:</w:t>
      </w:r>
      <w:r w:rsidRPr="00EC488C">
        <w:rPr>
          <w:rFonts w:ascii="Aptos" w:eastAsia="Aptos" w:hAnsi="Aptos" w:cs="Aptos"/>
          <w:color w:val="000000" w:themeColor="text1"/>
          <w:lang w:val="es-MX"/>
        </w:rPr>
        <w:t xml:space="preserve"> </w:t>
      </w:r>
      <w:r w:rsidR="00522C18">
        <w:rPr>
          <w:rFonts w:ascii="Aptos" w:eastAsia="Aptos" w:hAnsi="Aptos" w:cs="Aptos"/>
          <w:color w:val="000000" w:themeColor="text1"/>
          <w:lang w:val="es-MX"/>
        </w:rPr>
        <w:t>10</w:t>
      </w:r>
      <w:r w:rsidRPr="00EC488C">
        <w:rPr>
          <w:rFonts w:ascii="Aptos" w:eastAsia="Aptos" w:hAnsi="Aptos" w:cs="Aptos"/>
          <w:color w:val="000000" w:themeColor="text1"/>
          <w:lang w:val="es-MX"/>
        </w:rPr>
        <w:t xml:space="preserve"> de </w:t>
      </w:r>
      <w:r w:rsidR="00522C18">
        <w:rPr>
          <w:rFonts w:ascii="Aptos" w:eastAsia="Aptos" w:hAnsi="Aptos" w:cs="Aptos"/>
          <w:color w:val="000000" w:themeColor="text1"/>
          <w:lang w:val="es-MX"/>
        </w:rPr>
        <w:t>abril</w:t>
      </w:r>
      <w:r w:rsidRPr="00EC488C">
        <w:rPr>
          <w:rFonts w:ascii="Aptos" w:eastAsia="Aptos" w:hAnsi="Aptos" w:cs="Aptos"/>
          <w:color w:val="000000" w:themeColor="text1"/>
          <w:lang w:val="es-MX"/>
        </w:rPr>
        <w:t xml:space="preserve"> de 2024</w:t>
      </w:r>
    </w:p>
    <w:p w14:paraId="09B3D863" w14:textId="3AD36940" w:rsidR="00EC488C" w:rsidRPr="00EC488C" w:rsidRDefault="00EC488C" w:rsidP="00EC488C">
      <w:pPr>
        <w:rPr>
          <w:rFonts w:ascii="Aptos" w:eastAsia="Aptos" w:hAnsi="Aptos" w:cs="Aptos"/>
          <w:color w:val="000000" w:themeColor="text1"/>
          <w:lang w:val="es-MX"/>
        </w:rPr>
      </w:pPr>
      <w:r w:rsidRPr="00EC488C">
        <w:rPr>
          <w:rFonts w:ascii="Aptos" w:eastAsia="Aptos" w:hAnsi="Aptos" w:cs="Aptos"/>
          <w:b/>
          <w:bCs/>
          <w:color w:val="000000" w:themeColor="text1"/>
          <w:lang w:val="es-MX"/>
        </w:rPr>
        <w:t>Nome do entrevistador:</w:t>
      </w:r>
      <w:r w:rsidRPr="00EC488C">
        <w:rPr>
          <w:rFonts w:ascii="Aptos" w:eastAsia="Aptos" w:hAnsi="Aptos" w:cs="Aptos"/>
          <w:color w:val="000000" w:themeColor="text1"/>
          <w:lang w:val="es-MX"/>
        </w:rPr>
        <w:t xml:space="preserve"> Dra. </w:t>
      </w:r>
      <w:r w:rsidR="00AD1EC0">
        <w:rPr>
          <w:rFonts w:ascii="Aptos" w:eastAsia="Aptos" w:hAnsi="Aptos" w:cs="Aptos"/>
          <w:color w:val="000000" w:themeColor="text1"/>
          <w:lang w:val="es-MX"/>
        </w:rPr>
        <w:t>Iara Vicente</w:t>
      </w:r>
      <w:r w:rsidRPr="00EC488C">
        <w:rPr>
          <w:rFonts w:ascii="Aptos" w:eastAsia="Aptos" w:hAnsi="Aptos" w:cs="Aptos"/>
          <w:color w:val="000000" w:themeColor="text1"/>
          <w:lang w:val="es-MX"/>
        </w:rPr>
        <w:t xml:space="preserve"> Ven.</w:t>
      </w:r>
    </w:p>
    <w:p w14:paraId="5380FFF1" w14:textId="3E5C130F" w:rsidR="00EC488C" w:rsidRPr="00073BA0" w:rsidRDefault="00EC488C" w:rsidP="00EC488C">
      <w:pPr>
        <w:rPr>
          <w:rFonts w:ascii="Aptos" w:eastAsia="Aptos" w:hAnsi="Aptos" w:cs="Aptos"/>
          <w:color w:val="000000" w:themeColor="text1"/>
          <w:lang w:val="es-MX"/>
        </w:rPr>
      </w:pPr>
      <w:r w:rsidRPr="00EC488C">
        <w:rPr>
          <w:rFonts w:ascii="Aptos" w:eastAsia="Aptos" w:hAnsi="Aptos" w:cs="Aptos"/>
          <w:b/>
          <w:bCs/>
          <w:color w:val="000000" w:themeColor="text1"/>
          <w:lang w:val="es-MX"/>
        </w:rPr>
        <w:t>Duração da entrevista:</w:t>
      </w:r>
      <w:r w:rsidRPr="00EC488C">
        <w:rPr>
          <w:rFonts w:ascii="Aptos" w:eastAsia="Aptos" w:hAnsi="Aptos" w:cs="Aptos"/>
          <w:color w:val="000000" w:themeColor="text1"/>
          <w:lang w:val="es-MX"/>
        </w:rPr>
        <w:t xml:space="preserve"> </w:t>
      </w:r>
      <w:r w:rsidR="00073BA0">
        <w:rPr>
          <w:rFonts w:ascii="Aptos" w:eastAsia="Aptos" w:hAnsi="Aptos" w:cs="Aptos"/>
          <w:color w:val="000000" w:themeColor="text1"/>
          <w:lang w:val="es-MX"/>
        </w:rPr>
        <w:t>00:</w:t>
      </w:r>
      <w:r w:rsidR="00073BA0" w:rsidRPr="00073BA0">
        <w:rPr>
          <w:lang w:val="es-MX"/>
        </w:rPr>
        <w:t xml:space="preserve"> 32:11</w:t>
      </w:r>
    </w:p>
    <w:p w14:paraId="16E7A050" w14:textId="251C2AF5" w:rsidR="00EC488C" w:rsidRPr="00EC488C" w:rsidRDefault="00EC488C" w:rsidP="00EC488C">
      <w:pPr>
        <w:rPr>
          <w:rFonts w:ascii="Aptos" w:eastAsia="Aptos" w:hAnsi="Aptos" w:cs="Aptos"/>
          <w:b/>
          <w:bCs/>
          <w:color w:val="000000" w:themeColor="text1"/>
          <w:lang w:val="es-MX"/>
        </w:rPr>
      </w:pPr>
      <w:r w:rsidRPr="00EC488C">
        <w:rPr>
          <w:rFonts w:ascii="Aptos" w:eastAsia="Aptos" w:hAnsi="Aptos" w:cs="Aptos"/>
          <w:b/>
          <w:bCs/>
          <w:color w:val="000000" w:themeColor="text1"/>
          <w:lang w:val="es-MX"/>
        </w:rPr>
        <w:t xml:space="preserve">Nome do assistente: </w:t>
      </w:r>
      <w:r w:rsidR="00AA5356" w:rsidRPr="00AA5356">
        <w:rPr>
          <w:rFonts w:ascii="Aptos" w:eastAsia="Aptos" w:hAnsi="Aptos" w:cs="Aptos"/>
          <w:color w:val="000000" w:themeColor="text1"/>
          <w:lang w:val="es-MX"/>
        </w:rPr>
        <w:t>Hugo Notario</w:t>
      </w:r>
    </w:p>
    <w:p w14:paraId="4EFDD5C8" w14:textId="1445DFA0" w:rsidR="00EC488C" w:rsidRDefault="00EC488C" w:rsidP="00EC488C">
      <w:pPr>
        <w:rPr>
          <w:rFonts w:ascii="Aptos" w:eastAsia="Aptos" w:hAnsi="Aptos" w:cs="Aptos"/>
          <w:color w:val="000000" w:themeColor="text1"/>
          <w:lang w:val="es-MX"/>
        </w:rPr>
      </w:pPr>
      <w:r w:rsidRPr="00EC488C">
        <w:rPr>
          <w:rFonts w:ascii="Aptos" w:eastAsia="Aptos" w:hAnsi="Aptos" w:cs="Aptos"/>
          <w:b/>
          <w:bCs/>
          <w:color w:val="000000" w:themeColor="text1"/>
          <w:lang w:val="es-MX"/>
        </w:rPr>
        <w:t>Nome do transcritor:</w:t>
      </w:r>
      <w:r w:rsidRPr="00EC488C">
        <w:rPr>
          <w:rFonts w:ascii="Aptos" w:eastAsia="Aptos" w:hAnsi="Aptos" w:cs="Aptos"/>
          <w:color w:val="000000" w:themeColor="text1"/>
          <w:lang w:val="es-MX"/>
        </w:rPr>
        <w:t xml:space="preserve"> Fernanda Rengifo</w:t>
      </w:r>
    </w:p>
    <w:p w14:paraId="01FA73DD" w14:textId="77777777" w:rsidR="00073BA0" w:rsidRPr="00073BA0" w:rsidRDefault="00073BA0" w:rsidP="00073BA0">
      <w:pPr>
        <w:jc w:val="both"/>
        <w:rPr>
          <w:lang w:val="es-MX"/>
        </w:rPr>
      </w:pPr>
    </w:p>
    <w:p w14:paraId="003B9E3C" w14:textId="1F9C27CB" w:rsidR="00073BA0" w:rsidRPr="00073BA0" w:rsidRDefault="00AD1EC0" w:rsidP="00073BA0">
      <w:pPr>
        <w:jc w:val="both"/>
        <w:rPr>
          <w:lang w:val="es-MX"/>
        </w:rPr>
      </w:pPr>
      <w:r>
        <w:rPr>
          <w:lang w:val="es-MX"/>
        </w:rPr>
        <w:t>Iara Vicente</w:t>
      </w:r>
    </w:p>
    <w:p w14:paraId="0A321914" w14:textId="77777777" w:rsidR="00073BA0" w:rsidRPr="00073BA0" w:rsidRDefault="00073BA0" w:rsidP="00073BA0">
      <w:pPr>
        <w:jc w:val="both"/>
        <w:rPr>
          <w:lang w:val="es-MX"/>
        </w:rPr>
      </w:pPr>
      <w:r w:rsidRPr="00073BA0">
        <w:rPr>
          <w:lang w:val="es-MX"/>
        </w:rPr>
        <w:t>Ok. Então, professor, muito obrigada pela sua presença, sua pesquisa é super interessante, estou muito feliz com essa possibilidade de a gente te ouvir.</w:t>
      </w:r>
    </w:p>
    <w:p w14:paraId="3EF8BDFF" w14:textId="77777777" w:rsidR="00073BA0" w:rsidRPr="00522C18" w:rsidRDefault="00073BA0" w:rsidP="00073BA0">
      <w:pPr>
        <w:jc w:val="both"/>
        <w:rPr>
          <w:lang w:val="es-MX"/>
        </w:rPr>
      </w:pPr>
      <w:r w:rsidRPr="00522C18">
        <w:rPr>
          <w:lang w:val="es-MX"/>
        </w:rPr>
        <w:t>E queria te perguntar, considerando o tema do florescimento humano, essa forma de a gente enxergar a unidade humana como um vetor de transformação na sociedade, a partir da sua relação consigo mesmo, a partir da relação com a comunidade,</w:t>
      </w:r>
    </w:p>
    <w:p w14:paraId="679DAFE4" w14:textId="77777777" w:rsidR="00073BA0" w:rsidRPr="00522C18" w:rsidRDefault="00073BA0" w:rsidP="00073BA0">
      <w:pPr>
        <w:jc w:val="both"/>
        <w:rPr>
          <w:lang w:val="es-MX"/>
        </w:rPr>
      </w:pPr>
      <w:r w:rsidRPr="00522C18">
        <w:rPr>
          <w:lang w:val="es-MX"/>
        </w:rPr>
        <w:t>e com o ecossistema, queria perguntar para o senhor como é que a sua pesquisa está relacionada com esse tema, quais foram os principais achados até agora nessa rica trajetória que o senhor teve?</w:t>
      </w:r>
    </w:p>
    <w:p w14:paraId="2771BB8F" w14:textId="77777777" w:rsidR="00073BA0" w:rsidRPr="00522C18" w:rsidRDefault="00073BA0" w:rsidP="00073BA0">
      <w:pPr>
        <w:jc w:val="both"/>
        <w:rPr>
          <w:lang w:val="es-MX"/>
        </w:rPr>
      </w:pPr>
    </w:p>
    <w:p w14:paraId="51352ED8" w14:textId="215F2B94" w:rsidR="00073BA0" w:rsidRPr="00522C18" w:rsidRDefault="009E1776" w:rsidP="00073BA0">
      <w:pPr>
        <w:jc w:val="both"/>
        <w:rPr>
          <w:lang w:val="es-MX"/>
        </w:rPr>
      </w:pPr>
      <w:r w:rsidRPr="00486386">
        <w:rPr>
          <w:lang w:val="es-MX"/>
        </w:rPr>
        <w:t>Marcelo DeMarzo</w:t>
      </w:r>
    </w:p>
    <w:p w14:paraId="005302C4" w14:textId="77777777" w:rsidR="00073BA0" w:rsidRPr="00522C18" w:rsidRDefault="00073BA0" w:rsidP="00073BA0">
      <w:pPr>
        <w:jc w:val="both"/>
        <w:rPr>
          <w:lang w:val="es-MX"/>
        </w:rPr>
      </w:pPr>
      <w:r w:rsidRPr="00522C18">
        <w:rPr>
          <w:lang w:val="es-MX"/>
        </w:rPr>
        <w:t>Obrigado pelo convite, por participar dessa pesquisa. O meu foco de trabalho é com uma intervenção específica, na verdade com duas intervenções, que são as intervenções baseadas em mindfulness, em atenção plena, e as intervenções baseadas em compaixão.</w:t>
      </w:r>
    </w:p>
    <w:p w14:paraId="0B9DDB12" w14:textId="77777777" w:rsidR="00073BA0" w:rsidRPr="00522C18" w:rsidRDefault="00073BA0" w:rsidP="00073BA0">
      <w:pPr>
        <w:jc w:val="both"/>
        <w:rPr>
          <w:lang w:val="es-MX"/>
        </w:rPr>
      </w:pPr>
      <w:r w:rsidRPr="00522C18">
        <w:rPr>
          <w:lang w:val="es-MX"/>
        </w:rPr>
        <w:t>São treinamentos estruturados em uma linguagem acessível, universal, e a gente trabalha entre pé universitário nessas intervenções, que seriam o ensino, a pesquisa e a extensão, em especial nas políticas públicas.</w:t>
      </w:r>
    </w:p>
    <w:p w14:paraId="41E9E80E" w14:textId="77777777" w:rsidR="00073BA0" w:rsidRPr="00522C18" w:rsidRDefault="00073BA0" w:rsidP="00073BA0">
      <w:pPr>
        <w:jc w:val="both"/>
        <w:rPr>
          <w:lang w:val="es-MX"/>
        </w:rPr>
      </w:pPr>
      <w:r w:rsidRPr="00522C18">
        <w:rPr>
          <w:lang w:val="es-MX"/>
        </w:rPr>
        <w:lastRenderedPageBreak/>
        <w:t>Em relação aos resultados, para o florescimento humano, nossos resultados estão totalmente alinhados, porque a nossa missão e a nossa...</w:t>
      </w:r>
    </w:p>
    <w:p w14:paraId="457830E0" w14:textId="77777777" w:rsidR="00073BA0" w:rsidRPr="00522C18" w:rsidRDefault="00073BA0" w:rsidP="00073BA0">
      <w:pPr>
        <w:jc w:val="both"/>
        <w:rPr>
          <w:lang w:val="es-MX"/>
        </w:rPr>
      </w:pPr>
      <w:r w:rsidRPr="00522C18">
        <w:rPr>
          <w:lang w:val="es-MX"/>
        </w:rPr>
        <w:t>Nossa objetivo com as intervenções é promover o florescimento humano, a transformação pessoal, também a partir da transformação pessoal, a transformação das relações, dos contextos, do entorno.</w:t>
      </w:r>
    </w:p>
    <w:p w14:paraId="2EF7DD17" w14:textId="77777777" w:rsidR="00073BA0" w:rsidRPr="00522C18" w:rsidRDefault="00073BA0" w:rsidP="00073BA0">
      <w:pPr>
        <w:jc w:val="both"/>
        <w:rPr>
          <w:lang w:val="es-MX"/>
        </w:rPr>
      </w:pPr>
      <w:r w:rsidRPr="00522C18">
        <w:rPr>
          <w:lang w:val="es-MX"/>
        </w:rPr>
        <w:t xml:space="preserve">E a gente tem um grupo de pesquisa específico nesse tema, que se chama Mente Aberta, </w:t>
      </w:r>
      <w:r w:rsidRPr="00486386">
        <w:rPr>
          <w:highlight w:val="yellow"/>
          <w:lang w:val="es-MX"/>
        </w:rPr>
        <w:t>Centro Brasileiro de Mindfulness e Promoção da Saúde, está dentro da Universidade Federal de São Paulo,</w:t>
      </w:r>
    </w:p>
    <w:p w14:paraId="75E97B6B" w14:textId="051ADB68" w:rsidR="00073BA0" w:rsidRPr="00522C18" w:rsidRDefault="00073BA0" w:rsidP="00073BA0">
      <w:pPr>
        <w:jc w:val="both"/>
        <w:rPr>
          <w:lang w:val="es-MX"/>
        </w:rPr>
      </w:pPr>
      <w:r w:rsidRPr="00522C18">
        <w:rPr>
          <w:lang w:val="es-MX"/>
        </w:rPr>
        <w:t>na Universidade Federal de São Paulo, como na pela. Polícia de Medicina, e a gente tem uma série de pesquisas, de publicações, né, que já estão divulgadas, e também projetos em andamento, eu sou orientador</w:t>
      </w:r>
    </w:p>
    <w:p w14:paraId="19309D54" w14:textId="77777777" w:rsidR="00073BA0" w:rsidRPr="00522C18" w:rsidRDefault="00073BA0" w:rsidP="00073BA0">
      <w:pPr>
        <w:jc w:val="both"/>
        <w:rPr>
          <w:lang w:val="es-MX"/>
        </w:rPr>
      </w:pPr>
      <w:r w:rsidRPr="00522C18">
        <w:rPr>
          <w:lang w:val="es-MX"/>
        </w:rPr>
        <w:t xml:space="preserve">da pós-graduação, mestrado, doutorado, pós-doutorado, na saúde coletiva e também na USP de </w:t>
      </w:r>
      <w:r w:rsidRPr="00D5184D">
        <w:rPr>
          <w:highlight w:val="yellow"/>
          <w:lang w:val="es-MX"/>
        </w:rPr>
        <w:t>Ribeirão Preto</w:t>
      </w:r>
      <w:r w:rsidRPr="00522C18">
        <w:rPr>
          <w:lang w:val="es-MX"/>
        </w:rPr>
        <w:t>, na linha de liderança, sustentabilidade e mindfulness,</w:t>
      </w:r>
    </w:p>
    <w:p w14:paraId="791050E4" w14:textId="77777777" w:rsidR="00073BA0" w:rsidRPr="00522C18" w:rsidRDefault="00073BA0" w:rsidP="00073BA0">
      <w:pPr>
        <w:jc w:val="both"/>
        <w:rPr>
          <w:lang w:val="es-MX"/>
        </w:rPr>
      </w:pPr>
      <w:r w:rsidRPr="00522C18">
        <w:rPr>
          <w:lang w:val="es-MX"/>
        </w:rPr>
        <w:t>então dentro dessas pesquisas a gente tem uma diversidade de públicos que nós já abordamos, a gente tem profissionais de saúde, profissionais em geral,</w:t>
      </w:r>
    </w:p>
    <w:p w14:paraId="01FC2F92" w14:textId="77777777" w:rsidR="00073BA0" w:rsidRPr="00522C18" w:rsidRDefault="00073BA0" w:rsidP="00073BA0">
      <w:pPr>
        <w:jc w:val="both"/>
        <w:rPr>
          <w:lang w:val="es-MX"/>
        </w:rPr>
      </w:pPr>
      <w:r w:rsidRPr="00522C18">
        <w:rPr>
          <w:lang w:val="es-MX"/>
        </w:rPr>
        <w:t>estudantes, pacientes com condições crônicas, policiais, civis e militares, professores, educação pública, uma série</w:t>
      </w:r>
    </w:p>
    <w:p w14:paraId="42B9A784" w14:textId="77777777" w:rsidR="00073BA0" w:rsidRPr="00522C18" w:rsidRDefault="00073BA0" w:rsidP="00073BA0">
      <w:pPr>
        <w:jc w:val="both"/>
        <w:rPr>
          <w:lang w:val="es-MX"/>
        </w:rPr>
      </w:pPr>
      <w:r w:rsidRPr="00522C18">
        <w:rPr>
          <w:lang w:val="es-MX"/>
        </w:rPr>
        <w:t>de participantes que já passaram pelos nossos treinamentos, e a gente avaliou o impacto em várias áreas também dentro do florescimento humano, né, a gente pode delimitar um pouco mais aí na</w:t>
      </w:r>
    </w:p>
    <w:p w14:paraId="675C44A0" w14:textId="77777777" w:rsidR="00073BA0" w:rsidRPr="00522C18" w:rsidRDefault="00073BA0" w:rsidP="00073BA0">
      <w:pPr>
        <w:jc w:val="both"/>
        <w:rPr>
          <w:lang w:val="es-MX"/>
        </w:rPr>
      </w:pPr>
      <w:r w:rsidRPr="00522C18">
        <w:rPr>
          <w:lang w:val="es-MX"/>
        </w:rPr>
        <w:t>questão da saúde, mas a gente tem um pouco mais na questão da promoção da saúde, que é o nosso foco, como promover qualidade de vida, autonomia, auto-eficácia</w:t>
      </w:r>
    </w:p>
    <w:p w14:paraId="59C19E84" w14:textId="77777777" w:rsidR="00073BA0" w:rsidRPr="00522C18" w:rsidRDefault="00073BA0" w:rsidP="00073BA0">
      <w:pPr>
        <w:jc w:val="both"/>
        <w:rPr>
          <w:lang w:val="es-MX"/>
        </w:rPr>
      </w:pPr>
      <w:r w:rsidRPr="00522C18">
        <w:rPr>
          <w:lang w:val="es-MX"/>
        </w:rPr>
        <w:t>no dia a dia, então a gente observa a melhora de habilidades de regulação emocional, melhora em habilidades de</w:t>
      </w:r>
    </w:p>
    <w:p w14:paraId="73EB1979" w14:textId="77777777" w:rsidR="00073BA0" w:rsidRPr="00522C18" w:rsidRDefault="00073BA0" w:rsidP="00073BA0">
      <w:pPr>
        <w:jc w:val="both"/>
        <w:rPr>
          <w:lang w:val="es-MX"/>
        </w:rPr>
      </w:pPr>
      <w:r w:rsidRPr="00522C18">
        <w:rPr>
          <w:lang w:val="es-MX"/>
        </w:rPr>
        <w:t>atenção, melhora em sintomas de ansiedade, depressão, melhora na qualidade de vida, melhora em alguns aspectos da qualidade do sono,</w:t>
      </w:r>
    </w:p>
    <w:p w14:paraId="1D3D29E6" w14:textId="77777777" w:rsidR="00073BA0" w:rsidRPr="00522C18" w:rsidRDefault="00073BA0" w:rsidP="00073BA0">
      <w:pPr>
        <w:jc w:val="both"/>
        <w:rPr>
          <w:lang w:val="es-MX"/>
        </w:rPr>
      </w:pPr>
      <w:r w:rsidRPr="00522C18">
        <w:rPr>
          <w:lang w:val="es-MX"/>
        </w:rPr>
        <w:t>melhora quando a gente mede espiritualidade no que a gente chama de espiritualidade intrínseca, seria a conexão com os valores, com o propósito de vida,</w:t>
      </w:r>
    </w:p>
    <w:p w14:paraId="4E7D289B" w14:textId="46B5C86B" w:rsidR="00073BA0" w:rsidRPr="00522C18" w:rsidRDefault="00073BA0" w:rsidP="00073BA0">
      <w:pPr>
        <w:jc w:val="both"/>
        <w:rPr>
          <w:lang w:val="es-MX"/>
        </w:rPr>
      </w:pPr>
      <w:r w:rsidRPr="3CBB8DAF">
        <w:rPr>
          <w:lang w:val="es-MX"/>
        </w:rPr>
        <w:t>melhora no manejo do estresse, né, mais resiliência, mais alinhamento com o propósito de vida também, menos sintomas de burnout, né, de</w:t>
      </w:r>
      <w:r w:rsidR="72361808" w:rsidRPr="3CBB8DAF">
        <w:rPr>
          <w:lang w:val="es-MX"/>
        </w:rPr>
        <w:t xml:space="preserve"> esgota</w:t>
      </w:r>
      <w:r w:rsidRPr="3CBB8DAF">
        <w:rPr>
          <w:lang w:val="es-MX"/>
        </w:rPr>
        <w:t>mento,</w:t>
      </w:r>
    </w:p>
    <w:p w14:paraId="328BAA29" w14:textId="77777777" w:rsidR="00073BA0" w:rsidRPr="00522C18" w:rsidRDefault="00073BA0" w:rsidP="00073BA0">
      <w:pPr>
        <w:jc w:val="both"/>
        <w:rPr>
          <w:lang w:val="es-MX"/>
        </w:rPr>
      </w:pPr>
      <w:r w:rsidRPr="00522C18">
        <w:rPr>
          <w:lang w:val="es-MX"/>
        </w:rPr>
        <w:lastRenderedPageBreak/>
        <w:t>então tem uma série de pesquisas, aí eu tô falando, né, do programa geral, mas depois se você quiser eu posso te mandar uns links específicos. Sim, por favor, isso vai ser</w:t>
      </w:r>
    </w:p>
    <w:p w14:paraId="330BB74B" w14:textId="77777777" w:rsidR="00073BA0" w:rsidRPr="00522C18" w:rsidRDefault="00073BA0" w:rsidP="00073BA0">
      <w:pPr>
        <w:jc w:val="both"/>
        <w:rPr>
          <w:lang w:val="es-MX"/>
        </w:rPr>
      </w:pPr>
    </w:p>
    <w:p w14:paraId="63838E43" w14:textId="149F744B" w:rsidR="00073BA0" w:rsidRPr="00522C18" w:rsidRDefault="00AD1EC0" w:rsidP="00073BA0">
      <w:pPr>
        <w:jc w:val="both"/>
        <w:rPr>
          <w:lang w:val="es-MX"/>
        </w:rPr>
      </w:pPr>
      <w:r>
        <w:rPr>
          <w:lang w:val="es-MX"/>
        </w:rPr>
        <w:t>Iara Vicente</w:t>
      </w:r>
    </w:p>
    <w:p w14:paraId="48F58E42" w14:textId="77777777" w:rsidR="00073BA0" w:rsidRPr="00522C18" w:rsidRDefault="00073BA0" w:rsidP="00073BA0">
      <w:pPr>
        <w:jc w:val="both"/>
        <w:rPr>
          <w:lang w:val="es-MX"/>
        </w:rPr>
      </w:pPr>
      <w:r w:rsidRPr="00522C18">
        <w:rPr>
          <w:lang w:val="es-MX"/>
        </w:rPr>
        <w:t>super importante, e é incrível saber que a gente já tem dados de validação com relação a todos esses objetivos, né, através de práticas simples, que estão acessíveis para todo mundo, super</w:t>
      </w:r>
    </w:p>
    <w:p w14:paraId="0F5F65BA" w14:textId="77777777" w:rsidR="00073BA0" w:rsidRPr="00522C18" w:rsidRDefault="00073BA0" w:rsidP="00073BA0">
      <w:pPr>
        <w:jc w:val="both"/>
        <w:rPr>
          <w:lang w:val="es-MX"/>
        </w:rPr>
      </w:pPr>
      <w:r w:rsidRPr="00522C18">
        <w:rPr>
          <w:lang w:val="es-MX"/>
        </w:rPr>
        <w:t>importante. Queria ouvir do senhor também, como é que acontece esse processo de escolha de pesquisa, como é que o senhor chega no mindfulness e com essa vertente, né, do mindfulness aplicado,</w:t>
      </w:r>
    </w:p>
    <w:p w14:paraId="59CE4BB0" w14:textId="0B372FE5" w:rsidR="00073BA0" w:rsidRPr="00522C18" w:rsidRDefault="00073BA0" w:rsidP="00073BA0">
      <w:pPr>
        <w:jc w:val="both"/>
        <w:rPr>
          <w:lang w:val="es-MX"/>
        </w:rPr>
      </w:pPr>
      <w:r w:rsidRPr="3CBB8DAF">
        <w:rPr>
          <w:lang w:val="es-MX"/>
        </w:rPr>
        <w:t>do bem viver aplicado ao cotidiano, especialmente de populações vulneráveis, ou que estão muito expostas ao estresse. Qual que é o seu processo de escolha de tópicos de pesquisa?</w:t>
      </w:r>
    </w:p>
    <w:p w14:paraId="5A3A84D7" w14:textId="77777777" w:rsidR="00073BA0" w:rsidRPr="00522C18" w:rsidRDefault="00073BA0" w:rsidP="00073BA0">
      <w:pPr>
        <w:jc w:val="both"/>
        <w:rPr>
          <w:lang w:val="es-MX"/>
        </w:rPr>
      </w:pPr>
    </w:p>
    <w:p w14:paraId="12070725" w14:textId="32B618A2" w:rsidR="00073BA0" w:rsidRPr="00522C18" w:rsidRDefault="009E1776" w:rsidP="00073BA0">
      <w:pPr>
        <w:jc w:val="both"/>
        <w:rPr>
          <w:lang w:val="es-MX"/>
        </w:rPr>
      </w:pPr>
      <w:r>
        <w:rPr>
          <w:lang w:val="es-MX"/>
        </w:rPr>
        <w:t>Marcelo DeMarzo</w:t>
      </w:r>
    </w:p>
    <w:p w14:paraId="32A9E485" w14:textId="77777777" w:rsidR="00073BA0" w:rsidRPr="00522C18" w:rsidRDefault="00073BA0" w:rsidP="00073BA0">
      <w:pPr>
        <w:jc w:val="both"/>
        <w:rPr>
          <w:lang w:val="es-MX"/>
        </w:rPr>
      </w:pPr>
      <w:r w:rsidRPr="00522C18">
        <w:rPr>
          <w:lang w:val="es-MX"/>
        </w:rPr>
        <w:t>Bom, a minha linha, né, atualmente, é focada em mindfulness e promoção da saúde, mais recentemente essa vertente da liderança, sustentabilidade, e mais recentemente eu fiz um pós-doutorado na</w:t>
      </w:r>
    </w:p>
    <w:p w14:paraId="3AB08022" w14:textId="77777777" w:rsidR="00073BA0" w:rsidRPr="00522C18" w:rsidRDefault="00073BA0" w:rsidP="00073BA0">
      <w:pPr>
        <w:jc w:val="both"/>
        <w:rPr>
          <w:lang w:val="es-MX"/>
        </w:rPr>
      </w:pPr>
      <w:r w:rsidRPr="00522C18">
        <w:rPr>
          <w:lang w:val="es-MX"/>
        </w:rPr>
        <w:t>Austrália, né, e estamos, a gente tá derivando também da self-care, para autocuidado, né, que é um outro construto. Então, isso já acontece desde que eu me formei, na verdade.</w:t>
      </w:r>
    </w:p>
    <w:p w14:paraId="20306C93" w14:textId="77777777" w:rsidR="00073BA0" w:rsidRPr="00522C18" w:rsidRDefault="00073BA0" w:rsidP="00073BA0">
      <w:pPr>
        <w:jc w:val="both"/>
        <w:rPr>
          <w:lang w:val="es-MX"/>
        </w:rPr>
      </w:pPr>
      <w:r w:rsidRPr="00522C18">
        <w:rPr>
          <w:lang w:val="es-MX"/>
        </w:rPr>
        <w:t>Eu sou médico, médico de família, e me interessa muito o tema da promoção da saúde. E aí o meu doutorado foi na área de atividade física, depois eu fui buscar outras ferramentas,</w:t>
      </w:r>
    </w:p>
    <w:p w14:paraId="7CC1FD2B" w14:textId="1A64B417" w:rsidR="00073BA0" w:rsidRPr="00522C18" w:rsidRDefault="00073BA0" w:rsidP="3CBB8DAF">
      <w:pPr>
        <w:jc w:val="both"/>
        <w:rPr>
          <w:lang w:val="pt-BR"/>
        </w:rPr>
      </w:pPr>
      <w:r w:rsidRPr="3CBB8DAF">
        <w:rPr>
          <w:lang w:val="pt-BR"/>
        </w:rPr>
        <w:t xml:space="preserve">e já faz 15 anos, eu acho, mais ou menos, que eu foquei as minhas pesquisas em </w:t>
      </w:r>
      <w:proofErr w:type="spellStart"/>
      <w:r w:rsidRPr="3CBB8DAF">
        <w:rPr>
          <w:lang w:val="pt-BR"/>
        </w:rPr>
        <w:t>m</w:t>
      </w:r>
      <w:r w:rsidR="02236966" w:rsidRPr="3CBB8DAF">
        <w:rPr>
          <w:lang w:val="pt-BR"/>
        </w:rPr>
        <w:t>indfullness</w:t>
      </w:r>
      <w:proofErr w:type="spellEnd"/>
      <w:r w:rsidRPr="3CBB8DAF">
        <w:rPr>
          <w:lang w:val="pt-BR"/>
        </w:rPr>
        <w:t>, nesse sentido da conexão com a promoção da saúde, com o florescimento humano, com a transformação pessoal,</w:t>
      </w:r>
    </w:p>
    <w:p w14:paraId="391A5C8C" w14:textId="77777777" w:rsidR="00073BA0" w:rsidRPr="00522C18" w:rsidRDefault="00073BA0" w:rsidP="00073BA0">
      <w:pPr>
        <w:jc w:val="both"/>
        <w:rPr>
          <w:lang w:val="es-MX"/>
        </w:rPr>
      </w:pPr>
      <w:r w:rsidRPr="00522C18">
        <w:rPr>
          <w:lang w:val="es-MX"/>
        </w:rPr>
        <w:t>esses temas que a gente está conversando. Então, definida essa linha, os projetos acabam se encaixando nessa linha. Então, a gente faz as perguntas de pesquisa dentro dessa linha.</w:t>
      </w:r>
    </w:p>
    <w:p w14:paraId="435D3F80" w14:textId="77777777" w:rsidR="00073BA0" w:rsidRPr="00522C18" w:rsidRDefault="00073BA0" w:rsidP="00073BA0">
      <w:pPr>
        <w:jc w:val="both"/>
        <w:rPr>
          <w:lang w:val="es-MX"/>
        </w:rPr>
      </w:pPr>
      <w:r w:rsidRPr="00522C18">
        <w:rPr>
          <w:lang w:val="es-MX"/>
        </w:rPr>
        <w:lastRenderedPageBreak/>
        <w:t>Nós temos também protocolos, métodos próprios que nós desenvolvemos. Nós temos um método que se chama MBHP, que é uma sigla em inglês,</w:t>
      </w:r>
    </w:p>
    <w:p w14:paraId="6B59E6C4" w14:textId="77777777" w:rsidR="00073BA0" w:rsidRPr="00522C18" w:rsidRDefault="00073BA0" w:rsidP="00073BA0">
      <w:pPr>
        <w:jc w:val="both"/>
        <w:rPr>
          <w:lang w:val="es-MX"/>
        </w:rPr>
      </w:pPr>
      <w:r>
        <w:t xml:space="preserve">o Mindfulness Based Health Promotion, </w:t>
      </w:r>
      <w:proofErr w:type="spellStart"/>
      <w:r>
        <w:t>que</w:t>
      </w:r>
      <w:proofErr w:type="spellEnd"/>
      <w:r>
        <w:t xml:space="preserve"> é </w:t>
      </w:r>
      <w:proofErr w:type="spellStart"/>
      <w:r>
        <w:t>uma</w:t>
      </w:r>
      <w:proofErr w:type="spellEnd"/>
      <w:r>
        <w:t xml:space="preserve"> </w:t>
      </w:r>
      <w:proofErr w:type="spellStart"/>
      <w:r>
        <w:t>promoção</w:t>
      </w:r>
      <w:proofErr w:type="spellEnd"/>
      <w:r>
        <w:t xml:space="preserve"> da </w:t>
      </w:r>
      <w:proofErr w:type="spellStart"/>
      <w:r>
        <w:t>saúde</w:t>
      </w:r>
      <w:proofErr w:type="spellEnd"/>
      <w:r>
        <w:t xml:space="preserve"> </w:t>
      </w:r>
      <w:proofErr w:type="spellStart"/>
      <w:r>
        <w:t>baseada</w:t>
      </w:r>
      <w:proofErr w:type="spellEnd"/>
      <w:r>
        <w:t xml:space="preserve"> </w:t>
      </w:r>
      <w:proofErr w:type="spellStart"/>
      <w:r>
        <w:t>em</w:t>
      </w:r>
      <w:proofErr w:type="spellEnd"/>
      <w:r>
        <w:t xml:space="preserve"> mindfulness. </w:t>
      </w:r>
      <w:r w:rsidRPr="00522C18">
        <w:rPr>
          <w:lang w:val="es-MX"/>
        </w:rPr>
        <w:t>É um treinamento estruturado de mindfulness. Foi adaptado para o Brasil, para a cultura brasileira, para as políticas públicas.</w:t>
      </w:r>
    </w:p>
    <w:p w14:paraId="72F6E22A" w14:textId="77777777" w:rsidR="00073BA0" w:rsidRPr="00522C18" w:rsidRDefault="00073BA0" w:rsidP="00073BA0">
      <w:pPr>
        <w:jc w:val="both"/>
        <w:rPr>
          <w:lang w:val="es-MX"/>
        </w:rPr>
      </w:pPr>
      <w:r w:rsidRPr="00522C18">
        <w:rPr>
          <w:lang w:val="es-MX"/>
        </w:rPr>
        <w:t xml:space="preserve">Então, a gente estuda esse protocolo, os efeitos nessas várias populações. E temos um protocolo de compaixão também, que a gente chama de ABCT, o </w:t>
      </w:r>
      <w:r w:rsidRPr="00880759">
        <w:rPr>
          <w:highlight w:val="yellow"/>
          <w:lang w:val="es-MX"/>
        </w:rPr>
        <w:t>Attachment Based Compassion Therapy,</w:t>
      </w:r>
    </w:p>
    <w:p w14:paraId="044F53EE" w14:textId="77777777" w:rsidR="00073BA0" w:rsidRPr="00522C18" w:rsidRDefault="00073BA0" w:rsidP="00073BA0">
      <w:pPr>
        <w:jc w:val="both"/>
        <w:rPr>
          <w:lang w:val="es-MX"/>
        </w:rPr>
      </w:pPr>
      <w:r w:rsidRPr="00522C18">
        <w:rPr>
          <w:lang w:val="es-MX"/>
        </w:rPr>
        <w:t>que seria a terapia da compaixão baseada nos estilos de apego, que é uma teoria da psicanálise. E a gente tem também um programa estruturado de oito sessões.</w:t>
      </w:r>
    </w:p>
    <w:p w14:paraId="72538FE0" w14:textId="77777777" w:rsidR="00073BA0" w:rsidRPr="00522C18" w:rsidRDefault="00073BA0" w:rsidP="00073BA0">
      <w:pPr>
        <w:jc w:val="both"/>
        <w:rPr>
          <w:lang w:val="es-MX"/>
        </w:rPr>
      </w:pPr>
      <w:r w:rsidRPr="00522C18">
        <w:rPr>
          <w:lang w:val="es-MX"/>
        </w:rPr>
        <w:t>E a gente olha para os efeitos desse programa nessas variáveis também. Então, em geral, nossa pesquisa vai nesse sentido.</w:t>
      </w:r>
    </w:p>
    <w:p w14:paraId="0AC369FB" w14:textId="77777777" w:rsidR="00073BA0" w:rsidRPr="00522C18" w:rsidRDefault="00073BA0" w:rsidP="00073BA0">
      <w:pPr>
        <w:jc w:val="both"/>
        <w:rPr>
          <w:lang w:val="es-MX"/>
        </w:rPr>
      </w:pPr>
      <w:r w:rsidRPr="00522C18">
        <w:rPr>
          <w:lang w:val="es-MX"/>
        </w:rPr>
        <w:t>São projetos de intervenção com esses treinamentos, olhando diversas populações, diversos ângulos de perguntas de pesquisa. A gente também faz algumas...</w:t>
      </w:r>
    </w:p>
    <w:p w14:paraId="05C5815A" w14:textId="77777777" w:rsidR="00073BA0" w:rsidRPr="00522C18" w:rsidRDefault="00073BA0" w:rsidP="00073BA0">
      <w:pPr>
        <w:jc w:val="both"/>
        <w:rPr>
          <w:lang w:val="es-MX"/>
        </w:rPr>
      </w:pPr>
      <w:r w:rsidRPr="00522C18">
        <w:rPr>
          <w:lang w:val="es-MX"/>
        </w:rPr>
        <w:t>Como apoio nessa linha, revisões sistemáticas, metanálise, validação de instrumentos de pesquisa, de coleta.</w:t>
      </w:r>
    </w:p>
    <w:p w14:paraId="050011E5" w14:textId="77777777" w:rsidR="00073BA0" w:rsidRPr="00522C18" w:rsidRDefault="00073BA0" w:rsidP="00073BA0">
      <w:pPr>
        <w:jc w:val="both"/>
        <w:rPr>
          <w:lang w:val="es-MX"/>
        </w:rPr>
      </w:pPr>
      <w:r w:rsidRPr="00522C18">
        <w:rPr>
          <w:lang w:val="es-MX"/>
        </w:rPr>
        <w:t>Usamos também outras variáveis biológicas. Mas a linha mestra é essa, as intervenções baseadas em mindfulness e compaixão, em especial esses protocolos que são próprios nossos, nessas várias populações.</w:t>
      </w:r>
    </w:p>
    <w:p w14:paraId="6EBB3A82" w14:textId="77777777" w:rsidR="00073BA0" w:rsidRPr="00522C18" w:rsidRDefault="00073BA0" w:rsidP="00073BA0">
      <w:pPr>
        <w:jc w:val="both"/>
        <w:rPr>
          <w:lang w:val="es-MX"/>
        </w:rPr>
      </w:pPr>
    </w:p>
    <w:p w14:paraId="1FC06F89" w14:textId="79D1A687" w:rsidR="00073BA0" w:rsidRPr="00522C18" w:rsidRDefault="00AD1EC0" w:rsidP="00073BA0">
      <w:pPr>
        <w:jc w:val="both"/>
        <w:rPr>
          <w:lang w:val="es-MX"/>
        </w:rPr>
      </w:pPr>
      <w:r>
        <w:rPr>
          <w:lang w:val="es-MX"/>
        </w:rPr>
        <w:t>Iara Vicente</w:t>
      </w:r>
    </w:p>
    <w:p w14:paraId="34839A3C" w14:textId="77777777" w:rsidR="00073BA0" w:rsidRPr="00522C18" w:rsidRDefault="00073BA0" w:rsidP="00073BA0">
      <w:pPr>
        <w:jc w:val="both"/>
        <w:rPr>
          <w:lang w:val="es-MX"/>
        </w:rPr>
      </w:pPr>
      <w:r w:rsidRPr="00522C18">
        <w:rPr>
          <w:lang w:val="es-MX"/>
        </w:rPr>
        <w:t>Certo. Muito obrigada. Com base na sua experiência, quais são as principais tendências em pesquisa sobre florescimento humano, tanto aqui no Brasil, quanto na América Latina?</w:t>
      </w:r>
    </w:p>
    <w:p w14:paraId="37C0C3DE" w14:textId="77777777" w:rsidR="00073BA0" w:rsidRPr="00522C18" w:rsidRDefault="00073BA0" w:rsidP="00073BA0">
      <w:pPr>
        <w:jc w:val="both"/>
        <w:rPr>
          <w:lang w:val="es-MX"/>
        </w:rPr>
      </w:pPr>
    </w:p>
    <w:p w14:paraId="7926EDD7" w14:textId="1FE75493" w:rsidR="00073BA0" w:rsidRPr="00522C18" w:rsidRDefault="009E1776" w:rsidP="00073BA0">
      <w:pPr>
        <w:jc w:val="both"/>
        <w:rPr>
          <w:lang w:val="es-MX"/>
        </w:rPr>
      </w:pPr>
      <w:r>
        <w:rPr>
          <w:lang w:val="es-MX"/>
        </w:rPr>
        <w:t>Marcelo DeMarzo</w:t>
      </w:r>
    </w:p>
    <w:p w14:paraId="657F5B45" w14:textId="77777777" w:rsidR="00073BA0" w:rsidRPr="00522C18" w:rsidRDefault="00073BA0" w:rsidP="00073BA0">
      <w:pPr>
        <w:jc w:val="both"/>
        <w:rPr>
          <w:lang w:val="es-MX"/>
        </w:rPr>
      </w:pPr>
      <w:r w:rsidRPr="00522C18">
        <w:rPr>
          <w:lang w:val="es-MX"/>
        </w:rPr>
        <w:t>Acho que isso está cada vez ganhando mais relevância no nosso mundo, em especial conectado a essa...</w:t>
      </w:r>
    </w:p>
    <w:p w14:paraId="61DD642B" w14:textId="77777777" w:rsidR="00073BA0" w:rsidRPr="00522C18" w:rsidRDefault="00073BA0" w:rsidP="00073BA0">
      <w:pPr>
        <w:jc w:val="both"/>
        <w:rPr>
          <w:lang w:val="es-MX"/>
        </w:rPr>
      </w:pPr>
      <w:r w:rsidRPr="00522C18">
        <w:rPr>
          <w:lang w:val="es-MX"/>
        </w:rPr>
        <w:t>Podemos dizer uma epidemia de transtornos mentais, ou de falta de sentido, falta de propósito de vida.</w:t>
      </w:r>
    </w:p>
    <w:p w14:paraId="0558BA5D" w14:textId="77777777" w:rsidR="00073BA0" w:rsidRPr="00522C18" w:rsidRDefault="00073BA0" w:rsidP="00073BA0">
      <w:pPr>
        <w:jc w:val="both"/>
        <w:rPr>
          <w:lang w:val="es-MX"/>
        </w:rPr>
      </w:pPr>
      <w:r w:rsidRPr="00522C18">
        <w:rPr>
          <w:lang w:val="es-MX"/>
        </w:rPr>
        <w:lastRenderedPageBreak/>
        <w:t>Então, todas as intervenções que vão nesse sentido têm ganho em relevância na sociedade, também nas agências de pesquisa. Esses são vários instrumentos.</w:t>
      </w:r>
    </w:p>
    <w:p w14:paraId="37F2351D" w14:textId="77777777" w:rsidR="00073BA0" w:rsidRPr="00522C18" w:rsidRDefault="00073BA0" w:rsidP="00073BA0">
      <w:pPr>
        <w:jc w:val="both"/>
        <w:rPr>
          <w:lang w:val="es-MX"/>
        </w:rPr>
      </w:pPr>
      <w:r w:rsidRPr="00522C18">
        <w:rPr>
          <w:lang w:val="es-MX"/>
        </w:rPr>
        <w:t>Estamos falando de mindfulness, de compaixão, mas podemos colocar atividade física, podemos colocar arte-terapia,</w:t>
      </w:r>
    </w:p>
    <w:p w14:paraId="61EC5D45" w14:textId="77777777" w:rsidR="00073BA0" w:rsidRPr="00522C18" w:rsidRDefault="00073BA0" w:rsidP="00073BA0">
      <w:pPr>
        <w:jc w:val="both"/>
        <w:rPr>
          <w:lang w:val="es-MX"/>
        </w:rPr>
      </w:pPr>
      <w:r w:rsidRPr="00522C18">
        <w:rPr>
          <w:lang w:val="es-MX"/>
        </w:rPr>
        <w:t>podemos colocar outras intervenções psicossociais, que vão no mesmo sentido, filosofia, literatura.</w:t>
      </w:r>
    </w:p>
    <w:p w14:paraId="43C301B3" w14:textId="77777777" w:rsidR="00073BA0" w:rsidRPr="00522C18" w:rsidRDefault="00073BA0" w:rsidP="00073BA0">
      <w:pPr>
        <w:jc w:val="both"/>
        <w:rPr>
          <w:lang w:val="es-MX"/>
        </w:rPr>
      </w:pPr>
      <w:r w:rsidRPr="00522C18">
        <w:rPr>
          <w:lang w:val="es-MX"/>
        </w:rPr>
        <w:t>A gente tem na nossa faculdade um professor que trabalha usando o efeito da literatura na saúde, na promoção da saúde, no conhecimento.</w:t>
      </w:r>
    </w:p>
    <w:p w14:paraId="2B24FD81" w14:textId="77777777" w:rsidR="00073BA0" w:rsidRPr="00522C18" w:rsidRDefault="00073BA0" w:rsidP="00073BA0">
      <w:pPr>
        <w:jc w:val="both"/>
        <w:rPr>
          <w:lang w:val="es-MX"/>
        </w:rPr>
      </w:pPr>
      <w:r w:rsidRPr="00522C18">
        <w:rPr>
          <w:lang w:val="es-MX"/>
        </w:rPr>
        <w:t>Então, são várias intervenções que eu acho que vão no mesmo sentido, que têm ganho importância, em especial no pós-pandemia e na nossa sociedade contemporânea.</w:t>
      </w:r>
    </w:p>
    <w:p w14:paraId="451E10A9" w14:textId="77777777" w:rsidR="00073BA0" w:rsidRPr="00522C18" w:rsidRDefault="00073BA0" w:rsidP="00073BA0">
      <w:pPr>
        <w:jc w:val="both"/>
        <w:rPr>
          <w:lang w:val="es-MX"/>
        </w:rPr>
      </w:pPr>
    </w:p>
    <w:p w14:paraId="2D71F238" w14:textId="290BEA8E" w:rsidR="00073BA0" w:rsidRPr="00522C18" w:rsidRDefault="00AD1EC0" w:rsidP="00073BA0">
      <w:pPr>
        <w:jc w:val="both"/>
        <w:rPr>
          <w:lang w:val="es-MX"/>
        </w:rPr>
      </w:pPr>
      <w:r>
        <w:rPr>
          <w:lang w:val="es-MX"/>
        </w:rPr>
        <w:t>Iara Vicente</w:t>
      </w:r>
    </w:p>
    <w:p w14:paraId="07662B7C" w14:textId="77777777" w:rsidR="00073BA0" w:rsidRPr="00522C18" w:rsidRDefault="00073BA0" w:rsidP="00073BA0">
      <w:pPr>
        <w:jc w:val="both"/>
        <w:rPr>
          <w:lang w:val="es-MX"/>
        </w:rPr>
      </w:pPr>
      <w:r w:rsidRPr="00522C18">
        <w:rPr>
          <w:lang w:val="es-MX"/>
        </w:rPr>
        <w:t>O senhor vê alguma diferença na forma como esse tema tem se delineado no Brasil, comparando com as tendências da América Latina no geral, ou acompanha a mesma direção?</w:t>
      </w:r>
    </w:p>
    <w:p w14:paraId="759EDF0E" w14:textId="77777777" w:rsidR="00073BA0" w:rsidRPr="00522C18" w:rsidRDefault="00073BA0" w:rsidP="00073BA0">
      <w:pPr>
        <w:jc w:val="both"/>
        <w:rPr>
          <w:lang w:val="es-MX"/>
        </w:rPr>
      </w:pPr>
    </w:p>
    <w:p w14:paraId="6ADFFFF7" w14:textId="224915AD" w:rsidR="00073BA0" w:rsidRPr="00522C18" w:rsidRDefault="009E1776" w:rsidP="00073BA0">
      <w:pPr>
        <w:jc w:val="both"/>
        <w:rPr>
          <w:lang w:val="es-MX"/>
        </w:rPr>
      </w:pPr>
      <w:r>
        <w:rPr>
          <w:lang w:val="es-MX"/>
        </w:rPr>
        <w:t>Marcelo DeMarzo</w:t>
      </w:r>
    </w:p>
    <w:p w14:paraId="2E6B8584" w14:textId="77777777" w:rsidR="00073BA0" w:rsidRPr="00522C18" w:rsidRDefault="00073BA0" w:rsidP="00073BA0">
      <w:pPr>
        <w:jc w:val="both"/>
        <w:rPr>
          <w:lang w:val="es-MX"/>
        </w:rPr>
      </w:pPr>
      <w:r w:rsidRPr="00522C18">
        <w:rPr>
          <w:lang w:val="es-MX"/>
        </w:rPr>
        <w:t>Acho que tem... Até onde eu consigo acompanhar, tem acompanhado. Pelo menos na literatura que eu conheço mais. Agora eu vejo, pelo menos, posso falar mais da minha área, na minha área de mindfulness e compaixão,</w:t>
      </w:r>
    </w:p>
    <w:p w14:paraId="6DEDEA3F" w14:textId="77777777" w:rsidR="00073BA0" w:rsidRPr="00522C18" w:rsidRDefault="00073BA0" w:rsidP="00073BA0">
      <w:pPr>
        <w:jc w:val="both"/>
        <w:rPr>
          <w:lang w:val="es-MX"/>
        </w:rPr>
      </w:pPr>
      <w:r w:rsidRPr="00522C18">
        <w:rPr>
          <w:lang w:val="es-MX"/>
        </w:rPr>
        <w:t>eu vejo o Brasil um pouco na frente. A gente tem um número maior de centros de pesquisa, de publicações, talvez pelo número de pessoas também, de pesquisadores, de universidades.</w:t>
      </w:r>
    </w:p>
    <w:p w14:paraId="5B407629" w14:textId="77777777" w:rsidR="00073BA0" w:rsidRPr="00522C18" w:rsidRDefault="00073BA0" w:rsidP="00073BA0">
      <w:pPr>
        <w:jc w:val="both"/>
        <w:rPr>
          <w:lang w:val="es-MX"/>
        </w:rPr>
      </w:pPr>
      <w:r w:rsidRPr="00522C18">
        <w:rPr>
          <w:lang w:val="es-MX"/>
        </w:rPr>
        <w:t>Mas, pelo menos na minha área, o Brasil, em termos de América Latina, está na vanguarda.</w:t>
      </w:r>
    </w:p>
    <w:p w14:paraId="5301E5B9" w14:textId="77777777" w:rsidR="00073BA0" w:rsidRPr="00522C18" w:rsidRDefault="00073BA0" w:rsidP="00073BA0">
      <w:pPr>
        <w:jc w:val="both"/>
        <w:rPr>
          <w:lang w:val="es-MX"/>
        </w:rPr>
      </w:pPr>
    </w:p>
    <w:p w14:paraId="0AD6DA74" w14:textId="1EC8D4D9" w:rsidR="00073BA0" w:rsidRPr="00522C18" w:rsidRDefault="00AD1EC0" w:rsidP="00073BA0">
      <w:pPr>
        <w:jc w:val="both"/>
        <w:rPr>
          <w:lang w:val="es-MX"/>
        </w:rPr>
      </w:pPr>
      <w:r>
        <w:rPr>
          <w:lang w:val="es-MX"/>
        </w:rPr>
        <w:t>Iara Vicente</w:t>
      </w:r>
    </w:p>
    <w:p w14:paraId="6F874B5C" w14:textId="77777777" w:rsidR="00073BA0" w:rsidRPr="00522C18" w:rsidRDefault="00073BA0" w:rsidP="00073BA0">
      <w:pPr>
        <w:jc w:val="both"/>
        <w:rPr>
          <w:lang w:val="es-MX"/>
        </w:rPr>
      </w:pPr>
      <w:r w:rsidRPr="00522C18">
        <w:rPr>
          <w:lang w:val="es-MX"/>
        </w:rPr>
        <w:t>Perfeito. Maravilha. Orgulho. E qual é a formação acadêmica dos seus alunos, dos seus colegas, que trabalham com essa temática do mindfulness e áreas acessuadas dentro do florescimento humano?</w:t>
      </w:r>
    </w:p>
    <w:p w14:paraId="3463039B" w14:textId="77777777" w:rsidR="00073BA0" w:rsidRPr="00522C18" w:rsidRDefault="00073BA0" w:rsidP="00073BA0">
      <w:pPr>
        <w:jc w:val="both"/>
        <w:rPr>
          <w:lang w:val="es-MX"/>
        </w:rPr>
      </w:pPr>
    </w:p>
    <w:p w14:paraId="558E1C76" w14:textId="42479658" w:rsidR="00073BA0" w:rsidRPr="00522C18" w:rsidRDefault="009E1776" w:rsidP="00073BA0">
      <w:pPr>
        <w:jc w:val="both"/>
        <w:rPr>
          <w:lang w:val="es-MX"/>
        </w:rPr>
      </w:pPr>
      <w:r>
        <w:rPr>
          <w:lang w:val="es-MX"/>
        </w:rPr>
        <w:t>Marcelo DeMarzo</w:t>
      </w:r>
    </w:p>
    <w:p w14:paraId="47E6BBD3" w14:textId="77777777" w:rsidR="00073BA0" w:rsidRPr="00522C18" w:rsidRDefault="00073BA0" w:rsidP="00073BA0">
      <w:pPr>
        <w:jc w:val="both"/>
        <w:rPr>
          <w:lang w:val="es-MX"/>
        </w:rPr>
      </w:pPr>
      <w:r w:rsidRPr="00522C18">
        <w:rPr>
          <w:lang w:val="es-MX"/>
        </w:rPr>
        <w:t>Nosso grupo é bem multiprofissional. Nós temos profissionais de várias áreas do conhecimento, saúde, educação, empresas, corporações.</w:t>
      </w:r>
    </w:p>
    <w:p w14:paraId="79C06923" w14:textId="77777777" w:rsidR="00073BA0" w:rsidRPr="00522C18" w:rsidRDefault="00073BA0" w:rsidP="00073BA0">
      <w:pPr>
        <w:jc w:val="both"/>
        <w:rPr>
          <w:lang w:val="es-MX"/>
        </w:rPr>
      </w:pPr>
      <w:r w:rsidRPr="00522C18">
        <w:rPr>
          <w:lang w:val="es-MX"/>
        </w:rPr>
        <w:t>Temos psicólogos, fisioterapeutas, médicos, administradores de empresa, professores, temos um perfil bem multiprofissional.</w:t>
      </w:r>
    </w:p>
    <w:p w14:paraId="658E5B99" w14:textId="77777777" w:rsidR="00073BA0" w:rsidRPr="00522C18" w:rsidRDefault="00073BA0" w:rsidP="00073BA0">
      <w:pPr>
        <w:jc w:val="both"/>
        <w:rPr>
          <w:lang w:val="es-MX"/>
        </w:rPr>
      </w:pPr>
    </w:p>
    <w:p w14:paraId="215CEE66" w14:textId="4EDFDF29" w:rsidR="00073BA0" w:rsidRPr="00522C18" w:rsidRDefault="00AD1EC0" w:rsidP="00073BA0">
      <w:pPr>
        <w:jc w:val="both"/>
        <w:rPr>
          <w:lang w:val="es-MX"/>
        </w:rPr>
      </w:pPr>
      <w:r>
        <w:rPr>
          <w:lang w:val="es-MX"/>
        </w:rPr>
        <w:t>Iara Vicente</w:t>
      </w:r>
    </w:p>
    <w:p w14:paraId="05329587" w14:textId="77777777" w:rsidR="00073BA0" w:rsidRPr="00522C18" w:rsidRDefault="00073BA0" w:rsidP="00073BA0">
      <w:pPr>
        <w:jc w:val="both"/>
        <w:rPr>
          <w:lang w:val="es-MX"/>
        </w:rPr>
      </w:pPr>
      <w:r w:rsidRPr="00522C18">
        <w:rPr>
          <w:lang w:val="es-MX"/>
        </w:rPr>
        <w:t>E empresas, assim, são profissionais de empresas ou as empresas participam também como um...?</w:t>
      </w:r>
    </w:p>
    <w:p w14:paraId="009F00B0" w14:textId="77777777" w:rsidR="00073BA0" w:rsidRPr="00522C18" w:rsidRDefault="00073BA0" w:rsidP="00073BA0">
      <w:pPr>
        <w:jc w:val="both"/>
        <w:rPr>
          <w:lang w:val="es-MX"/>
        </w:rPr>
      </w:pPr>
    </w:p>
    <w:p w14:paraId="6EEA0C98" w14:textId="210369B0" w:rsidR="00073BA0" w:rsidRPr="00522C18" w:rsidRDefault="009E1776" w:rsidP="00073BA0">
      <w:pPr>
        <w:jc w:val="both"/>
        <w:rPr>
          <w:lang w:val="es-MX"/>
        </w:rPr>
      </w:pPr>
      <w:r>
        <w:rPr>
          <w:lang w:val="es-MX"/>
        </w:rPr>
        <w:t>Marcelo DeMarzo</w:t>
      </w:r>
    </w:p>
    <w:p w14:paraId="23F206F4" w14:textId="77777777" w:rsidR="00073BA0" w:rsidRPr="00522C18" w:rsidRDefault="00073BA0" w:rsidP="00073BA0">
      <w:pPr>
        <w:jc w:val="both"/>
        <w:rPr>
          <w:lang w:val="es-MX"/>
        </w:rPr>
      </w:pPr>
      <w:r w:rsidRPr="00522C18">
        <w:rPr>
          <w:lang w:val="es-MX"/>
        </w:rPr>
        <w:t xml:space="preserve">As duas coisas. A gente tem administradores que fazem nosso programa de mestrado, doutorado. Essa linha que eu falei na FEA é dentro da </w:t>
      </w:r>
      <w:r w:rsidRPr="00613AF8">
        <w:rPr>
          <w:highlight w:val="yellow"/>
          <w:lang w:val="es-MX"/>
        </w:rPr>
        <w:t>Faculdade de Administração e Economia.</w:t>
      </w:r>
    </w:p>
    <w:p w14:paraId="170174AB" w14:textId="77777777" w:rsidR="00073BA0" w:rsidRPr="00522C18" w:rsidRDefault="00073BA0" w:rsidP="00073BA0">
      <w:pPr>
        <w:jc w:val="both"/>
        <w:rPr>
          <w:lang w:val="es-MX"/>
        </w:rPr>
      </w:pPr>
      <w:r w:rsidRPr="00522C18">
        <w:rPr>
          <w:lang w:val="es-MX"/>
        </w:rPr>
        <w:t>Temos também muitas pessoas que são do mundo corporativo e se interessam não só pela pesquisa, mas pelas intervenções. A gente também faz consultoria em empresas.</w:t>
      </w:r>
    </w:p>
    <w:p w14:paraId="2DE5762D" w14:textId="77777777" w:rsidR="00073BA0" w:rsidRPr="00522C18" w:rsidRDefault="00073BA0" w:rsidP="00073BA0">
      <w:pPr>
        <w:jc w:val="both"/>
        <w:rPr>
          <w:lang w:val="es-MX"/>
        </w:rPr>
      </w:pPr>
      <w:r w:rsidRPr="00522C18">
        <w:rPr>
          <w:lang w:val="es-MX"/>
        </w:rPr>
        <w:t>Então, eu vejo que é uma área onde isso está bem efervescente, as pessoas têm buscado.</w:t>
      </w:r>
    </w:p>
    <w:p w14:paraId="56F35CB6" w14:textId="77777777" w:rsidR="00073BA0" w:rsidRPr="00522C18" w:rsidRDefault="00073BA0" w:rsidP="00073BA0">
      <w:pPr>
        <w:jc w:val="both"/>
        <w:rPr>
          <w:lang w:val="es-MX"/>
        </w:rPr>
      </w:pPr>
    </w:p>
    <w:p w14:paraId="51388D14" w14:textId="5B4E8265" w:rsidR="00073BA0" w:rsidRPr="00522C18" w:rsidRDefault="00AD1EC0" w:rsidP="00073BA0">
      <w:pPr>
        <w:jc w:val="both"/>
        <w:rPr>
          <w:lang w:val="es-MX"/>
        </w:rPr>
      </w:pPr>
      <w:r>
        <w:rPr>
          <w:lang w:val="es-MX"/>
        </w:rPr>
        <w:t>Iara Vicente</w:t>
      </w:r>
    </w:p>
    <w:p w14:paraId="018925BD" w14:textId="77777777" w:rsidR="00073BA0" w:rsidRPr="00522C18" w:rsidRDefault="00073BA0" w:rsidP="00073BA0">
      <w:pPr>
        <w:jc w:val="both"/>
        <w:rPr>
          <w:lang w:val="es-MX"/>
        </w:rPr>
      </w:pPr>
      <w:r w:rsidRPr="00522C18">
        <w:rPr>
          <w:lang w:val="es-MX"/>
        </w:rPr>
        <w:t>Maravilha. E na sua visão, como sujeito de pesquisa, como construtor dessa área de conhecimento,</w:t>
      </w:r>
    </w:p>
    <w:p w14:paraId="0579859A" w14:textId="77777777" w:rsidR="00073BA0" w:rsidRPr="00522C18" w:rsidRDefault="00073BA0" w:rsidP="00073BA0">
      <w:pPr>
        <w:jc w:val="both"/>
        <w:rPr>
          <w:lang w:val="es-MX"/>
        </w:rPr>
      </w:pPr>
      <w:r w:rsidRPr="00522C18">
        <w:rPr>
          <w:lang w:val="es-MX"/>
        </w:rPr>
        <w:t>quais são as principais motivações dos profissionais que trabalham com esse tema para abordar o florescimento humano? Sejam elas políticas, sociais, científicas? O que o senhor observa nesse sentido?</w:t>
      </w:r>
    </w:p>
    <w:p w14:paraId="2207126E" w14:textId="77777777" w:rsidR="00073BA0" w:rsidRPr="00522C18" w:rsidRDefault="00073BA0" w:rsidP="00073BA0">
      <w:pPr>
        <w:jc w:val="both"/>
        <w:rPr>
          <w:lang w:val="es-MX"/>
        </w:rPr>
      </w:pPr>
    </w:p>
    <w:p w14:paraId="045ACEC1" w14:textId="11803090" w:rsidR="00073BA0" w:rsidRPr="00522C18" w:rsidRDefault="009E1776" w:rsidP="00073BA0">
      <w:pPr>
        <w:jc w:val="both"/>
        <w:rPr>
          <w:lang w:val="es-MX"/>
        </w:rPr>
      </w:pPr>
      <w:r>
        <w:rPr>
          <w:lang w:val="es-MX"/>
        </w:rPr>
        <w:t>Marcelo DeMarzo</w:t>
      </w:r>
    </w:p>
    <w:p w14:paraId="2ABA6C90" w14:textId="77777777" w:rsidR="00073BA0" w:rsidRPr="00522C18" w:rsidRDefault="00073BA0" w:rsidP="00073BA0">
      <w:pPr>
        <w:jc w:val="both"/>
        <w:rPr>
          <w:lang w:val="es-MX"/>
        </w:rPr>
      </w:pPr>
      <w:r w:rsidRPr="00522C18">
        <w:rPr>
          <w:lang w:val="es-MX"/>
        </w:rPr>
        <w:lastRenderedPageBreak/>
        <w:t>Acho que são várias camadas aí. Uma camada mais superficial, acho que seguindo essa tendência, as pessoas têm se interessado pelo tema, é parecido com a mídia.</w:t>
      </w:r>
    </w:p>
    <w:p w14:paraId="4CE3931C" w14:textId="77777777" w:rsidR="00073BA0" w:rsidRPr="00522C18" w:rsidRDefault="00073BA0" w:rsidP="00073BA0">
      <w:pPr>
        <w:jc w:val="both"/>
        <w:rPr>
          <w:lang w:val="es-MX"/>
        </w:rPr>
      </w:pPr>
      <w:r w:rsidRPr="00522C18">
        <w:rPr>
          <w:lang w:val="es-MX"/>
        </w:rPr>
        <w:t>Depois tem umas camadas mais profundas, acho que se conecta com a motivação pessoal, com os propósitos de vida, com os valores de vida.</w:t>
      </w:r>
    </w:p>
    <w:p w14:paraId="518F839B" w14:textId="77777777" w:rsidR="00073BA0" w:rsidRPr="00522C18" w:rsidRDefault="00073BA0" w:rsidP="00073BA0">
      <w:pPr>
        <w:jc w:val="both"/>
        <w:rPr>
          <w:lang w:val="es-MX"/>
        </w:rPr>
      </w:pPr>
      <w:r w:rsidRPr="00522C18">
        <w:rPr>
          <w:lang w:val="es-MX"/>
        </w:rPr>
        <w:t>As pessoas tendem a buscar coisas que façam sentido, né? Então, eu acho que essa área junta as duas coisas, né?</w:t>
      </w:r>
    </w:p>
    <w:p w14:paraId="09B8BF28" w14:textId="77777777" w:rsidR="00073BA0" w:rsidRPr="00522C18" w:rsidRDefault="00073BA0" w:rsidP="00073BA0">
      <w:pPr>
        <w:jc w:val="both"/>
        <w:rPr>
          <w:lang w:val="es-MX"/>
        </w:rPr>
      </w:pPr>
      <w:r w:rsidRPr="00522C18">
        <w:rPr>
          <w:lang w:val="es-MX"/>
        </w:rPr>
        <w:t>Algo que é importante para as pessoas e que faz sentido também para os profissionais. Eu vejo isso e ouço isso, né?</w:t>
      </w:r>
    </w:p>
    <w:p w14:paraId="0F8A1FF3" w14:textId="77777777" w:rsidR="00073BA0" w:rsidRPr="00522C18" w:rsidRDefault="00073BA0" w:rsidP="00073BA0">
      <w:pPr>
        <w:jc w:val="both"/>
        <w:rPr>
          <w:lang w:val="es-MX"/>
        </w:rPr>
      </w:pPr>
    </w:p>
    <w:p w14:paraId="40F86C84" w14:textId="43A4AACC" w:rsidR="00073BA0" w:rsidRPr="00522C18" w:rsidRDefault="00AD1EC0" w:rsidP="00073BA0">
      <w:pPr>
        <w:jc w:val="both"/>
        <w:rPr>
          <w:lang w:val="es-MX"/>
        </w:rPr>
      </w:pPr>
      <w:r>
        <w:rPr>
          <w:lang w:val="es-MX"/>
        </w:rPr>
        <w:t>Iara Vicente</w:t>
      </w:r>
    </w:p>
    <w:p w14:paraId="1567E97C" w14:textId="77777777" w:rsidR="00073BA0" w:rsidRPr="00522C18" w:rsidRDefault="00073BA0" w:rsidP="00073BA0">
      <w:pPr>
        <w:jc w:val="both"/>
        <w:rPr>
          <w:lang w:val="es-MX"/>
        </w:rPr>
      </w:pPr>
      <w:r w:rsidRPr="00522C18">
        <w:rPr>
          <w:lang w:val="es-MX"/>
        </w:rPr>
        <w:t>Então, acaba sendo um remédio para os desafios de sentido de vida e propósito dos próprios profissionais, né?</w:t>
      </w:r>
    </w:p>
    <w:p w14:paraId="4E74F23E" w14:textId="77777777" w:rsidR="00073BA0" w:rsidRPr="00522C18" w:rsidRDefault="00073BA0" w:rsidP="00073BA0">
      <w:pPr>
        <w:jc w:val="both"/>
        <w:rPr>
          <w:lang w:val="es-MX"/>
        </w:rPr>
      </w:pPr>
    </w:p>
    <w:p w14:paraId="777E1733" w14:textId="40ED9325" w:rsidR="00073BA0" w:rsidRPr="00522C18" w:rsidRDefault="009E1776" w:rsidP="00073BA0">
      <w:pPr>
        <w:jc w:val="both"/>
        <w:rPr>
          <w:lang w:val="es-MX"/>
        </w:rPr>
      </w:pPr>
      <w:r>
        <w:rPr>
          <w:lang w:val="es-MX"/>
        </w:rPr>
        <w:t>Marcelo DeMarzo</w:t>
      </w:r>
    </w:p>
    <w:p w14:paraId="3B4D0832" w14:textId="77777777" w:rsidR="00073BA0" w:rsidRPr="00522C18" w:rsidRDefault="00073BA0" w:rsidP="00073BA0">
      <w:pPr>
        <w:jc w:val="both"/>
        <w:rPr>
          <w:lang w:val="es-MX"/>
        </w:rPr>
      </w:pPr>
      <w:r w:rsidRPr="00522C18">
        <w:rPr>
          <w:lang w:val="es-MX"/>
        </w:rPr>
        <w:t>É o que a gente mais vê, na verdade, os próprios profissionais trabalhando por transformação, né? Isso é o pré-requisito para poder depois ajudar as outras pessoas.</w:t>
      </w:r>
    </w:p>
    <w:p w14:paraId="15404BFF" w14:textId="77777777" w:rsidR="00073BA0" w:rsidRPr="00522C18" w:rsidRDefault="00073BA0" w:rsidP="00073BA0">
      <w:pPr>
        <w:jc w:val="both"/>
        <w:rPr>
          <w:lang w:val="es-MX"/>
        </w:rPr>
      </w:pPr>
    </w:p>
    <w:p w14:paraId="5EB02357" w14:textId="70C40804" w:rsidR="00073BA0" w:rsidRPr="00522C18" w:rsidRDefault="00AD1EC0" w:rsidP="00073BA0">
      <w:pPr>
        <w:jc w:val="both"/>
        <w:rPr>
          <w:lang w:val="es-MX"/>
        </w:rPr>
      </w:pPr>
      <w:r>
        <w:rPr>
          <w:lang w:val="es-MX"/>
        </w:rPr>
        <w:t>Iara Vicente</w:t>
      </w:r>
    </w:p>
    <w:p w14:paraId="2648B92B" w14:textId="77777777" w:rsidR="00073BA0" w:rsidRPr="00522C18" w:rsidRDefault="00073BA0" w:rsidP="00073BA0">
      <w:pPr>
        <w:jc w:val="both"/>
        <w:rPr>
          <w:lang w:val="es-MX"/>
        </w:rPr>
      </w:pPr>
      <w:r w:rsidRPr="00522C18">
        <w:rPr>
          <w:lang w:val="es-MX"/>
        </w:rPr>
        <w:t>Entendi. Quais recursos o senhor diria que são necessários para promover essas capacidades de pesquisa no florescimento humano em geral e no seu tema em particular, aqui no Brasil e na América Latina?</w:t>
      </w:r>
    </w:p>
    <w:p w14:paraId="4EF46410" w14:textId="77777777" w:rsidR="00073BA0" w:rsidRPr="00522C18" w:rsidRDefault="00073BA0" w:rsidP="00073BA0">
      <w:pPr>
        <w:jc w:val="both"/>
        <w:rPr>
          <w:lang w:val="es-MX"/>
        </w:rPr>
      </w:pPr>
    </w:p>
    <w:p w14:paraId="10AF918F" w14:textId="3AA562E1" w:rsidR="00073BA0" w:rsidRPr="00522C18" w:rsidRDefault="009E1776" w:rsidP="00073BA0">
      <w:pPr>
        <w:jc w:val="both"/>
        <w:rPr>
          <w:lang w:val="es-MX"/>
        </w:rPr>
      </w:pPr>
      <w:r>
        <w:rPr>
          <w:lang w:val="es-MX"/>
        </w:rPr>
        <w:t>Marcelo DeMarzo</w:t>
      </w:r>
    </w:p>
    <w:p w14:paraId="3A6FC2F6" w14:textId="77777777" w:rsidR="00073BA0" w:rsidRPr="00522C18" w:rsidRDefault="00073BA0" w:rsidP="00073BA0">
      <w:pPr>
        <w:jc w:val="both"/>
        <w:rPr>
          <w:lang w:val="es-MX"/>
        </w:rPr>
      </w:pPr>
      <w:r w:rsidRPr="00522C18">
        <w:rPr>
          <w:lang w:val="es-MX"/>
        </w:rPr>
        <w:t>Acho que aí entra no campo da pesquisa em geral, né? Nós temos pouco apoio à pesquisa no Brasil, na América Latina, se você compara com outros países, em especial os ambas nações, né?</w:t>
      </w:r>
    </w:p>
    <w:p w14:paraId="6C97310E" w14:textId="77777777" w:rsidR="00073BA0" w:rsidRPr="00522C18" w:rsidRDefault="00073BA0" w:rsidP="00073BA0">
      <w:pPr>
        <w:jc w:val="both"/>
        <w:rPr>
          <w:lang w:val="es-MX"/>
        </w:rPr>
      </w:pPr>
      <w:r w:rsidRPr="00522C18">
        <w:rPr>
          <w:lang w:val="es-MX"/>
        </w:rPr>
        <w:t>Então, nós temos menos infraestrutura de pesquisa, as condições de trabalho dos pesquisadores são piores em geral,</w:t>
      </w:r>
    </w:p>
    <w:p w14:paraId="7F41D02E" w14:textId="77777777" w:rsidR="00073BA0" w:rsidRPr="00522C18" w:rsidRDefault="00073BA0" w:rsidP="00073BA0">
      <w:pPr>
        <w:jc w:val="both"/>
        <w:rPr>
          <w:lang w:val="es-MX"/>
        </w:rPr>
      </w:pPr>
      <w:r w:rsidRPr="00522C18">
        <w:rPr>
          <w:lang w:val="es-MX"/>
        </w:rPr>
        <w:lastRenderedPageBreak/>
        <w:t>os ganhos, os salários, o montante de financiamento. Então, a gente tem essa dificuldade, a dificuldade da língua também, né? Então, a maioria das publicações é em inglês</w:t>
      </w:r>
    </w:p>
    <w:p w14:paraId="1ADC7CB5" w14:textId="77777777" w:rsidR="00073BA0" w:rsidRPr="00522C18" w:rsidRDefault="00073BA0" w:rsidP="00073BA0">
      <w:pPr>
        <w:jc w:val="both"/>
        <w:rPr>
          <w:lang w:val="es-MX"/>
        </w:rPr>
      </w:pPr>
      <w:r w:rsidRPr="00522C18">
        <w:rPr>
          <w:lang w:val="es-MX"/>
        </w:rPr>
        <w:t>e nem todos os pesquisadores dominam, né? Não é a nossa língua nativa. Então, isso é uma barreira, que tem sido discutida nessa barreira linguística e também cultural, né?</w:t>
      </w:r>
    </w:p>
    <w:p w14:paraId="17A8F94F" w14:textId="77777777" w:rsidR="00073BA0" w:rsidRPr="00522C18" w:rsidRDefault="00073BA0" w:rsidP="00073BA0">
      <w:pPr>
        <w:jc w:val="both"/>
        <w:rPr>
          <w:lang w:val="es-MX"/>
        </w:rPr>
      </w:pPr>
      <w:r w:rsidRPr="00522C18">
        <w:rPr>
          <w:lang w:val="es-MX"/>
        </w:rPr>
        <w:t>E eu vejo também, vários pesquisadores veem um certo preconceito nas publicações, né? Quando você manda uma publicação para uma revista internacional e vem lá escrito Brasil, Chile, Colômbia,</w:t>
      </w:r>
    </w:p>
    <w:p w14:paraId="4870FF1A" w14:textId="77777777" w:rsidR="00073BA0" w:rsidRPr="00522C18" w:rsidRDefault="00073BA0" w:rsidP="00073BA0">
      <w:pPr>
        <w:jc w:val="both"/>
        <w:rPr>
          <w:lang w:val="es-MX"/>
        </w:rPr>
      </w:pPr>
      <w:r w:rsidRPr="00522C18">
        <w:rPr>
          <w:lang w:val="es-MX"/>
        </w:rPr>
        <w:t>eles já olham com um olho com menos qualidade, vamos dizer assim, né? Então, isso acontece não só nessa área, mas em todas as áreas de pesquisa.</w:t>
      </w:r>
    </w:p>
    <w:p w14:paraId="31F75326" w14:textId="77777777" w:rsidR="00073BA0" w:rsidRPr="00522C18" w:rsidRDefault="00073BA0" w:rsidP="00073BA0">
      <w:pPr>
        <w:jc w:val="both"/>
        <w:rPr>
          <w:lang w:val="es-MX"/>
        </w:rPr>
      </w:pPr>
      <w:r w:rsidRPr="00522C18">
        <w:rPr>
          <w:lang w:val="es-MX"/>
        </w:rPr>
        <w:t>Então, acho que são essas dificuldades locais de financiamento, em especial em infraestrutura, e essa dificuldade aí internacional, né?</w:t>
      </w:r>
    </w:p>
    <w:p w14:paraId="783DB650" w14:textId="25F3AD01" w:rsidR="00073BA0" w:rsidRPr="00522C18" w:rsidRDefault="00073BA0" w:rsidP="435CDD03">
      <w:pPr>
        <w:jc w:val="both"/>
        <w:rPr>
          <w:lang w:val="pt-BR"/>
        </w:rPr>
      </w:pPr>
      <w:r w:rsidRPr="435CDD03">
        <w:rPr>
          <w:lang w:val="pt-BR"/>
        </w:rPr>
        <w:t/>
      </w:r>
      <w:proofErr w:type="gramStart"/>
      <w:r w:rsidRPr="435CDD03">
        <w:rPr>
          <w:lang w:val="pt-BR"/>
        </w:rPr>
        <w:t>Dos</w:t>
      </w:r>
      <w:proofErr w:type="gramEnd"/>
      <w:r w:rsidRPr="435CDD03">
        <w:rPr>
          <w:lang w:val="pt-BR"/>
        </w:rPr>
        <w:t xml:space="preserve"> próprios mecanismos de pesquisa</w:t>
      </w:r>
      <w:ins w:id="0" w:author="iara@nossaterrafirme.com" w:date="2024-07-18T05:43:00Z">
        <w:r w:rsidR="1721B141" w:rsidRPr="435CDD03">
          <w:rPr>
            <w:lang w:val="pt-BR"/>
          </w:rPr>
          <w:t xml:space="preserve">, </w:t>
        </w:r>
      </w:ins>
      <w:del w:id="1" w:author="iara@nossaterrafirme.com" w:date="2024-07-18T05:43:00Z">
        <w:r w:rsidRPr="435CDD03" w:rsidDel="00073BA0">
          <w:rPr>
            <w:lang w:val="pt-BR"/>
          </w:rPr>
          <w:delText xml:space="preserve"> </w:delText>
        </w:r>
      </w:del>
      <w:r w:rsidRPr="435CDD03">
        <w:rPr>
          <w:lang w:val="pt-BR"/>
        </w:rPr>
        <w:t xml:space="preserve">da língua, desses preconceitos culturais, também do valor das publicações open </w:t>
      </w:r>
      <w:proofErr w:type="spellStart"/>
      <w:r w:rsidRPr="435CDD03">
        <w:rPr>
          <w:lang w:val="pt-BR"/>
        </w:rPr>
        <w:t>access</w:t>
      </w:r>
      <w:proofErr w:type="spellEnd"/>
      <w:r w:rsidRPr="435CDD03">
        <w:rPr>
          <w:lang w:val="pt-BR"/>
        </w:rPr>
        <w:t>.</w:t>
      </w:r>
    </w:p>
    <w:p w14:paraId="72880F46" w14:textId="77777777" w:rsidR="00073BA0" w:rsidRPr="00522C18" w:rsidRDefault="00073BA0" w:rsidP="00073BA0">
      <w:pPr>
        <w:jc w:val="both"/>
        <w:rPr>
          <w:lang w:val="es-MX"/>
        </w:rPr>
      </w:pPr>
      <w:r w:rsidRPr="00522C18">
        <w:rPr>
          <w:lang w:val="es-MX"/>
        </w:rPr>
        <w:t>Acho que tem uma série de dificuldades locais e internacionais.</w:t>
      </w:r>
    </w:p>
    <w:p w14:paraId="68BEE624" w14:textId="77777777" w:rsidR="00073BA0" w:rsidRPr="00522C18" w:rsidRDefault="00073BA0" w:rsidP="00073BA0">
      <w:pPr>
        <w:jc w:val="both"/>
        <w:rPr>
          <w:lang w:val="es-MX"/>
        </w:rPr>
      </w:pPr>
    </w:p>
    <w:p w14:paraId="7E8FDAB3" w14:textId="2B494DB3" w:rsidR="00073BA0" w:rsidRPr="00522C18" w:rsidRDefault="00AD1EC0" w:rsidP="00073BA0">
      <w:pPr>
        <w:jc w:val="both"/>
        <w:rPr>
          <w:lang w:val="es-MX"/>
        </w:rPr>
      </w:pPr>
      <w:r>
        <w:rPr>
          <w:lang w:val="es-MX"/>
        </w:rPr>
        <w:t>Iara Vicente</w:t>
      </w:r>
    </w:p>
    <w:p w14:paraId="6FC60D3F" w14:textId="77777777" w:rsidR="00073BA0" w:rsidRPr="00522C18" w:rsidRDefault="00073BA0" w:rsidP="00073BA0">
      <w:pPr>
        <w:jc w:val="both"/>
        <w:rPr>
          <w:lang w:val="es-MX"/>
        </w:rPr>
      </w:pPr>
      <w:r w:rsidRPr="00522C18">
        <w:rPr>
          <w:lang w:val="es-MX"/>
        </w:rPr>
        <w:t>Quando o senhor fala as barreiras culturais, o senhor está se referindo, mais a essas situações de preconceito, ou existem outras barreiras também?</w:t>
      </w:r>
    </w:p>
    <w:p w14:paraId="1BF70C6C" w14:textId="77777777" w:rsidR="00073BA0" w:rsidRPr="00522C18" w:rsidRDefault="00073BA0" w:rsidP="00073BA0">
      <w:pPr>
        <w:jc w:val="both"/>
        <w:rPr>
          <w:lang w:val="es-MX"/>
        </w:rPr>
      </w:pPr>
    </w:p>
    <w:p w14:paraId="6FA43950" w14:textId="256639DB" w:rsidR="00073BA0" w:rsidRPr="00522C18" w:rsidRDefault="009E1776" w:rsidP="00073BA0">
      <w:pPr>
        <w:jc w:val="both"/>
        <w:rPr>
          <w:lang w:val="es-MX"/>
        </w:rPr>
      </w:pPr>
      <w:r>
        <w:rPr>
          <w:lang w:val="es-MX"/>
        </w:rPr>
        <w:t>Marcelo DeMarzo</w:t>
      </w:r>
    </w:p>
    <w:p w14:paraId="0A37A71B" w14:textId="77777777" w:rsidR="00073BA0" w:rsidRPr="00522C18" w:rsidRDefault="00073BA0" w:rsidP="00073BA0">
      <w:pPr>
        <w:jc w:val="both"/>
        <w:rPr>
          <w:lang w:val="es-MX"/>
        </w:rPr>
      </w:pPr>
      <w:r w:rsidRPr="00522C18">
        <w:rPr>
          <w:lang w:val="es-MX"/>
        </w:rPr>
        <w:t>Existem, além do preconceito, né? Mas acho que o preconceito, a raiz é a falta de conhecimento, né? Falta de conhecimento cultural, né?</w:t>
      </w:r>
    </w:p>
    <w:p w14:paraId="14125FCC" w14:textId="77777777" w:rsidR="00073BA0" w:rsidRPr="00522C18" w:rsidRDefault="00073BA0" w:rsidP="00073BA0">
      <w:pPr>
        <w:jc w:val="both"/>
        <w:rPr>
          <w:lang w:val="es-MX"/>
        </w:rPr>
      </w:pPr>
      <w:r w:rsidRPr="00522C18">
        <w:rPr>
          <w:lang w:val="es-MX"/>
        </w:rPr>
        <w:t>De entender outras culturas, do funcionamento. Então, eu acho que é o mesmo problema. Acho que seria a ignorância em relação às outras culturas. Não é senão no mau sentido.</w:t>
      </w:r>
    </w:p>
    <w:p w14:paraId="1FF1D64D" w14:textId="77777777" w:rsidR="00073BA0" w:rsidRPr="00522C18" w:rsidRDefault="00073BA0" w:rsidP="00073BA0">
      <w:pPr>
        <w:jc w:val="both"/>
        <w:rPr>
          <w:lang w:val="es-MX"/>
        </w:rPr>
      </w:pPr>
      <w:r w:rsidRPr="00522C18">
        <w:rPr>
          <w:lang w:val="es-MX"/>
        </w:rPr>
        <w:t>A ignorância de não conhecer, né? A gente fala falta de conhecimento.</w:t>
      </w:r>
    </w:p>
    <w:p w14:paraId="1BB6FC80" w14:textId="77777777" w:rsidR="00073BA0" w:rsidRPr="00522C18" w:rsidRDefault="00073BA0" w:rsidP="00073BA0">
      <w:pPr>
        <w:jc w:val="both"/>
        <w:rPr>
          <w:lang w:val="es-MX"/>
        </w:rPr>
      </w:pPr>
    </w:p>
    <w:p w14:paraId="56017AA3" w14:textId="676C7F81" w:rsidR="00073BA0" w:rsidRPr="00522C18" w:rsidRDefault="00AD1EC0" w:rsidP="00073BA0">
      <w:pPr>
        <w:jc w:val="both"/>
        <w:rPr>
          <w:lang w:val="es-MX"/>
        </w:rPr>
      </w:pPr>
      <w:r>
        <w:rPr>
          <w:lang w:val="es-MX"/>
        </w:rPr>
        <w:t>Iara Vicente</w:t>
      </w:r>
    </w:p>
    <w:p w14:paraId="11CAABA4" w14:textId="77777777" w:rsidR="00073BA0" w:rsidRPr="00522C18" w:rsidRDefault="00073BA0" w:rsidP="00073BA0">
      <w:pPr>
        <w:jc w:val="both"/>
        <w:rPr>
          <w:lang w:val="es-MX"/>
        </w:rPr>
      </w:pPr>
      <w:r w:rsidRPr="00522C18">
        <w:rPr>
          <w:lang w:val="es-MX"/>
        </w:rPr>
        <w:lastRenderedPageBreak/>
        <w:t>Sim, com certeza. E quais, o senhor diria, que são os principais órgãos de pesquisa sobre o florescimento humano aqui no Brasil e na América Latina? Incluindo associações profissionais e acadêmicas, né?</w:t>
      </w:r>
    </w:p>
    <w:p w14:paraId="27275FB0" w14:textId="77777777" w:rsidR="00073BA0" w:rsidRPr="00522C18" w:rsidRDefault="00073BA0" w:rsidP="00073BA0">
      <w:pPr>
        <w:jc w:val="both"/>
        <w:rPr>
          <w:lang w:val="es-MX"/>
        </w:rPr>
      </w:pPr>
      <w:r w:rsidRPr="00522C18">
        <w:rPr>
          <w:lang w:val="es-MX"/>
        </w:rPr>
        <w:t>O senhor mencionou o centro de pesquisa de vocês, mas existem outros, também redes, hubs, blogs, centrais de publicações. Como que está a temperatura do ecossistema nesse sentido?</w:t>
      </w:r>
    </w:p>
    <w:p w14:paraId="2C8EA3C1" w14:textId="77777777" w:rsidR="00073BA0" w:rsidRPr="00522C18" w:rsidRDefault="00073BA0" w:rsidP="00073BA0">
      <w:pPr>
        <w:jc w:val="both"/>
        <w:rPr>
          <w:lang w:val="es-MX"/>
        </w:rPr>
      </w:pPr>
    </w:p>
    <w:p w14:paraId="772CDB28" w14:textId="1D140A40" w:rsidR="00073BA0" w:rsidRPr="00522C18" w:rsidRDefault="009E1776" w:rsidP="00073BA0">
      <w:pPr>
        <w:jc w:val="both"/>
        <w:rPr>
          <w:lang w:val="es-MX"/>
        </w:rPr>
      </w:pPr>
      <w:r>
        <w:rPr>
          <w:lang w:val="es-MX"/>
        </w:rPr>
        <w:t>Marcelo DeMarzo</w:t>
      </w:r>
    </w:p>
    <w:p w14:paraId="0EE088A4" w14:textId="77777777" w:rsidR="00073BA0" w:rsidRPr="00522C18" w:rsidRDefault="00073BA0" w:rsidP="00073BA0">
      <w:pPr>
        <w:jc w:val="both"/>
        <w:rPr>
          <w:lang w:val="es-MX"/>
        </w:rPr>
      </w:pPr>
      <w:r w:rsidRPr="00522C18">
        <w:rPr>
          <w:lang w:val="es-MX"/>
        </w:rPr>
        <w:t>A gente tem centros de pesquisa, né? Que se dedicam a isso, né? Mas ainda não tem um hub, um networking tão organizado como outras áreas do conhecimento, né?</w:t>
      </w:r>
    </w:p>
    <w:p w14:paraId="56E6BFD6" w14:textId="77777777" w:rsidR="00073BA0" w:rsidRPr="00522C18" w:rsidRDefault="00073BA0" w:rsidP="00073BA0">
      <w:pPr>
        <w:jc w:val="both"/>
        <w:rPr>
          <w:lang w:val="es-MX"/>
        </w:rPr>
      </w:pPr>
      <w:r w:rsidRPr="00522C18">
        <w:rPr>
          <w:lang w:val="es-MX"/>
        </w:rPr>
        <w:t>Tem, às vezes, a gente acha em alguns hubs de neurociência, algo nesse sentido, né? Mas tem muita mistura aí.</w:t>
      </w:r>
    </w:p>
    <w:p w14:paraId="6D5A60C9" w14:textId="77777777" w:rsidR="00073BA0" w:rsidRPr="00522C18" w:rsidRDefault="00073BA0" w:rsidP="00073BA0">
      <w:pPr>
        <w:jc w:val="both"/>
        <w:rPr>
          <w:lang w:val="es-MX"/>
        </w:rPr>
      </w:pPr>
      <w:r w:rsidRPr="00522C18">
        <w:rPr>
          <w:lang w:val="es-MX"/>
        </w:rPr>
        <w:t>Não necessariamente está vinculado ao florescimento humano. Então, acho que ainda falta a criação de hubs, de centros especializados de pesquisa, né?</w:t>
      </w:r>
    </w:p>
    <w:p w14:paraId="3F3FFC60" w14:textId="77777777" w:rsidR="00073BA0" w:rsidRPr="00522C18" w:rsidRDefault="00073BA0" w:rsidP="00073BA0">
      <w:pPr>
        <w:jc w:val="both"/>
        <w:rPr>
          <w:lang w:val="es-MX"/>
        </w:rPr>
      </w:pPr>
      <w:r w:rsidRPr="00522C18">
        <w:rPr>
          <w:lang w:val="es-MX"/>
        </w:rPr>
        <w:t>No Brasil, por exemplo, há poucos centros especializados em Mindfulness e compaixão, que é o meu caso. Existem pesquisas em várias universidades, mas são pesquisas isoladas.</w:t>
      </w:r>
    </w:p>
    <w:p w14:paraId="14C1C45F" w14:textId="77777777" w:rsidR="00073BA0" w:rsidRPr="00522C18" w:rsidRDefault="00073BA0" w:rsidP="00073BA0">
      <w:pPr>
        <w:jc w:val="both"/>
        <w:rPr>
          <w:lang w:val="es-MX"/>
        </w:rPr>
      </w:pPr>
      <w:r w:rsidRPr="00522C18">
        <w:rPr>
          <w:lang w:val="es-MX"/>
        </w:rPr>
        <w:t>Elas não estão dentro de um centro que se dedica ao tema. Então, acho que isso ainda está para ser desenvolvido.</w:t>
      </w:r>
    </w:p>
    <w:p w14:paraId="68972DA7" w14:textId="77777777" w:rsidR="00073BA0" w:rsidRPr="00522C18" w:rsidRDefault="00073BA0" w:rsidP="00073BA0">
      <w:pPr>
        <w:jc w:val="both"/>
        <w:rPr>
          <w:lang w:val="es-MX"/>
        </w:rPr>
      </w:pPr>
    </w:p>
    <w:p w14:paraId="0ABF41E7" w14:textId="4C0F5305" w:rsidR="00073BA0" w:rsidRPr="00522C18" w:rsidRDefault="00AD1EC0" w:rsidP="00073BA0">
      <w:pPr>
        <w:jc w:val="both"/>
        <w:rPr>
          <w:lang w:val="es-MX"/>
        </w:rPr>
      </w:pPr>
      <w:r>
        <w:rPr>
          <w:lang w:val="es-MX"/>
        </w:rPr>
        <w:t>Iara Vicente</w:t>
      </w:r>
    </w:p>
    <w:p w14:paraId="664FF369" w14:textId="77777777" w:rsidR="00073BA0" w:rsidRPr="00522C18" w:rsidRDefault="00073BA0" w:rsidP="00073BA0">
      <w:pPr>
        <w:jc w:val="both"/>
        <w:rPr>
          <w:lang w:val="es-MX"/>
        </w:rPr>
      </w:pPr>
      <w:r w:rsidRPr="00522C18">
        <w:rPr>
          <w:lang w:val="es-MX"/>
        </w:rPr>
        <w:t>Certo. E, dentro desses centros especializados, além do seu, o senhor mencionaria alguns dos outros para a nossa ciência?</w:t>
      </w:r>
    </w:p>
    <w:p w14:paraId="243A01B3" w14:textId="77777777" w:rsidR="00073BA0" w:rsidRPr="00522C18" w:rsidRDefault="00073BA0" w:rsidP="00073BA0">
      <w:pPr>
        <w:jc w:val="both"/>
        <w:rPr>
          <w:lang w:val="es-MX"/>
        </w:rPr>
      </w:pPr>
    </w:p>
    <w:p w14:paraId="606001D9" w14:textId="56A93542" w:rsidR="00073BA0" w:rsidRPr="00522C18" w:rsidRDefault="009E1776" w:rsidP="00073BA0">
      <w:pPr>
        <w:jc w:val="both"/>
        <w:rPr>
          <w:lang w:val="es-MX"/>
        </w:rPr>
      </w:pPr>
      <w:r>
        <w:rPr>
          <w:lang w:val="es-MX"/>
        </w:rPr>
        <w:t>Marcelo DeMarzo</w:t>
      </w:r>
    </w:p>
    <w:p w14:paraId="5E33C928" w14:textId="77777777" w:rsidR="00073BA0" w:rsidRPr="00522C18" w:rsidRDefault="00073BA0" w:rsidP="00073BA0">
      <w:pPr>
        <w:jc w:val="both"/>
        <w:rPr>
          <w:lang w:val="es-MX"/>
        </w:rPr>
      </w:pPr>
      <w:r w:rsidRPr="00522C18">
        <w:rPr>
          <w:lang w:val="es-MX"/>
        </w:rPr>
        <w:t>Sim. Dentro da UNIFESP, a gente tem um outro centro que se dedica à Mindfulness. Aí é mais vinculado à questão da dependência química,</w:t>
      </w:r>
    </w:p>
    <w:p w14:paraId="03B8EFE2" w14:textId="77777777" w:rsidR="00073BA0" w:rsidRPr="00522C18" w:rsidRDefault="00073BA0" w:rsidP="00073BA0">
      <w:pPr>
        <w:jc w:val="both"/>
        <w:rPr>
          <w:lang w:val="es-MX"/>
        </w:rPr>
      </w:pPr>
      <w:r w:rsidRPr="00522C18">
        <w:rPr>
          <w:lang w:val="es-MX"/>
        </w:rPr>
        <w:t xml:space="preserve">que é da </w:t>
      </w:r>
      <w:r w:rsidRPr="00E568E7">
        <w:rPr>
          <w:highlight w:val="yellow"/>
          <w:lang w:val="es-MX"/>
        </w:rPr>
        <w:t>professora Ana Noto</w:t>
      </w:r>
      <w:r w:rsidRPr="00522C18">
        <w:rPr>
          <w:lang w:val="es-MX"/>
        </w:rPr>
        <w:t>, que está dentro da psicobiologia. A gente tem na UERJ um centro também de Mindfulness que a gente ajudou a criar, que está dentro da UERJ.</w:t>
      </w:r>
    </w:p>
    <w:p w14:paraId="68D7573D" w14:textId="77777777" w:rsidR="00073BA0" w:rsidRPr="00522C18" w:rsidRDefault="00073BA0" w:rsidP="00073BA0">
      <w:pPr>
        <w:jc w:val="both"/>
        <w:rPr>
          <w:lang w:val="es-MX"/>
        </w:rPr>
      </w:pPr>
      <w:r w:rsidRPr="00522C18">
        <w:rPr>
          <w:lang w:val="es-MX"/>
        </w:rPr>
        <w:lastRenderedPageBreak/>
        <w:t>E a gente tem também outros centros de outras intervenções associadas ao florescimento e outras universidades. Eu não vou conseguir falar para você com tanta propriedade, mas tem também.</w:t>
      </w:r>
    </w:p>
    <w:p w14:paraId="283AAA76" w14:textId="77777777" w:rsidR="00073BA0" w:rsidRPr="00522C18" w:rsidRDefault="00073BA0" w:rsidP="00073BA0">
      <w:pPr>
        <w:jc w:val="both"/>
        <w:rPr>
          <w:lang w:val="es-MX"/>
        </w:rPr>
      </w:pPr>
    </w:p>
    <w:p w14:paraId="6DAA2889" w14:textId="67F3AC06" w:rsidR="00073BA0" w:rsidRPr="00522C18" w:rsidRDefault="00AD1EC0" w:rsidP="00073BA0">
      <w:pPr>
        <w:jc w:val="both"/>
        <w:rPr>
          <w:lang w:val="es-MX"/>
        </w:rPr>
      </w:pPr>
      <w:r>
        <w:rPr>
          <w:lang w:val="es-MX"/>
        </w:rPr>
        <w:t>Iara Vicente</w:t>
      </w:r>
    </w:p>
    <w:p w14:paraId="33E20E66" w14:textId="77777777" w:rsidR="00073BA0" w:rsidRPr="00522C18" w:rsidRDefault="00073BA0" w:rsidP="00073BA0">
      <w:pPr>
        <w:jc w:val="both"/>
        <w:rPr>
          <w:lang w:val="es-MX"/>
        </w:rPr>
      </w:pPr>
      <w:r w:rsidRPr="00522C18">
        <w:rPr>
          <w:lang w:val="es-MX"/>
        </w:rPr>
        <w:t>Sim, sim. A gente está aqui buscando a perspectiva sua mesmo de Mindfulness e compaixão. E a gente vai ouvir vários... Está sendo super interessante.</w:t>
      </w:r>
    </w:p>
    <w:p w14:paraId="024F3800" w14:textId="77777777" w:rsidR="00073BA0" w:rsidRPr="00522C18" w:rsidRDefault="00073BA0" w:rsidP="00073BA0">
      <w:pPr>
        <w:jc w:val="both"/>
        <w:rPr>
          <w:lang w:val="es-MX"/>
        </w:rPr>
      </w:pPr>
      <w:r w:rsidRPr="00522C18">
        <w:rPr>
          <w:lang w:val="es-MX"/>
        </w:rPr>
        <w:t>Um dia com economista, outro dia com pesquisador indígena de bem viver. Agora Mindfulness. E cada um com seu pedacinho do quebra-cabeça, a gente monta o todo. Certo.</w:t>
      </w:r>
    </w:p>
    <w:p w14:paraId="3423FC6B" w14:textId="77777777" w:rsidR="00073BA0" w:rsidRPr="00522C18" w:rsidRDefault="00073BA0" w:rsidP="00073BA0">
      <w:pPr>
        <w:jc w:val="both"/>
        <w:rPr>
          <w:lang w:val="es-MX"/>
        </w:rPr>
      </w:pPr>
      <w:r w:rsidRPr="00522C18">
        <w:rPr>
          <w:lang w:val="es-MX"/>
        </w:rPr>
        <w:t>Tem alguma central de conhecimento? Seja não acadêmica, que o senhor acha que vale a pena mencionar, ou ainda é muito desagregado dentro desses guarda-chuvas maiores?</w:t>
      </w:r>
    </w:p>
    <w:p w14:paraId="639752FD" w14:textId="77777777" w:rsidR="00073BA0" w:rsidRPr="00522C18" w:rsidRDefault="00073BA0" w:rsidP="00073BA0">
      <w:pPr>
        <w:jc w:val="both"/>
        <w:rPr>
          <w:lang w:val="es-MX"/>
        </w:rPr>
      </w:pPr>
    </w:p>
    <w:p w14:paraId="3F5794A5" w14:textId="5832BEA9" w:rsidR="00073BA0" w:rsidRPr="00522C18" w:rsidRDefault="009E1776" w:rsidP="00073BA0">
      <w:pPr>
        <w:jc w:val="both"/>
        <w:rPr>
          <w:lang w:val="es-MX"/>
        </w:rPr>
      </w:pPr>
      <w:r>
        <w:rPr>
          <w:lang w:val="es-MX"/>
        </w:rPr>
        <w:t>Marcelo DeMarzo</w:t>
      </w:r>
    </w:p>
    <w:p w14:paraId="1DEE4487" w14:textId="77777777" w:rsidR="00073BA0" w:rsidRPr="00522C18" w:rsidRDefault="00073BA0" w:rsidP="00073BA0">
      <w:pPr>
        <w:jc w:val="both"/>
        <w:rPr>
          <w:lang w:val="es-MX"/>
        </w:rPr>
      </w:pPr>
      <w:r w:rsidRPr="00522C18">
        <w:rPr>
          <w:lang w:val="es-MX"/>
        </w:rPr>
        <w:t>A gente tem. Em relação às publicações científicas, a gente tem várias revistas que encaixam esses temas.</w:t>
      </w:r>
    </w:p>
    <w:p w14:paraId="58C7A690" w14:textId="77777777" w:rsidR="00073BA0" w:rsidRPr="00522C18" w:rsidRDefault="00073BA0" w:rsidP="00073BA0">
      <w:pPr>
        <w:jc w:val="both"/>
        <w:rPr>
          <w:lang w:val="es-MX"/>
        </w:rPr>
      </w:pPr>
      <w:r w:rsidRPr="00522C18">
        <w:rPr>
          <w:lang w:val="es-MX"/>
        </w:rPr>
        <w:t>Mas da minha área específica, eu posso citar um jornal que chama Mindfulness. Tem uma revista especializada no tema. Tem o próprio nome da intervenção.</w:t>
      </w:r>
    </w:p>
    <w:p w14:paraId="7E4DD300" w14:textId="77777777" w:rsidR="00073BA0" w:rsidRPr="00522C18" w:rsidRDefault="00073BA0" w:rsidP="00073BA0">
      <w:pPr>
        <w:jc w:val="both"/>
        <w:rPr>
          <w:lang w:val="es-MX"/>
        </w:rPr>
      </w:pPr>
    </w:p>
    <w:p w14:paraId="0AA4AE66" w14:textId="52281100" w:rsidR="00073BA0" w:rsidRPr="00522C18" w:rsidRDefault="00AD1EC0" w:rsidP="00073BA0">
      <w:pPr>
        <w:jc w:val="both"/>
        <w:rPr>
          <w:lang w:val="es-MX"/>
        </w:rPr>
      </w:pPr>
      <w:r>
        <w:rPr>
          <w:lang w:val="es-MX"/>
        </w:rPr>
        <w:t>Iara Vicente</w:t>
      </w:r>
    </w:p>
    <w:p w14:paraId="6AC33B38" w14:textId="77777777" w:rsidR="00073BA0" w:rsidRPr="00522C18" w:rsidRDefault="00073BA0" w:rsidP="00073BA0">
      <w:pPr>
        <w:jc w:val="both"/>
        <w:rPr>
          <w:lang w:val="es-MX"/>
        </w:rPr>
      </w:pPr>
      <w:r w:rsidRPr="00522C18">
        <w:rPr>
          <w:lang w:val="es-MX"/>
        </w:rPr>
        <w:t>Perfeito. E aí nessa linha também, quais são as principais estratégias de divulgação dos resultados de pesquisa em Mindfulness e em compaixão?</w:t>
      </w:r>
    </w:p>
    <w:p w14:paraId="5EC3CE13" w14:textId="77777777" w:rsidR="00073BA0" w:rsidRPr="00522C18" w:rsidRDefault="00073BA0" w:rsidP="00073BA0">
      <w:pPr>
        <w:jc w:val="both"/>
        <w:rPr>
          <w:lang w:val="es-MX"/>
        </w:rPr>
      </w:pPr>
      <w:r w:rsidRPr="00522C18">
        <w:rPr>
          <w:lang w:val="es-MX"/>
        </w:rPr>
        <w:t>Não só publicações, mas também vocês fazem cúpulas, conferências, seminários. Tem essa ligação também com a imprensa não acadêmica. Como é que funciona?</w:t>
      </w:r>
    </w:p>
    <w:p w14:paraId="18C59CFA" w14:textId="77777777" w:rsidR="00073BA0" w:rsidRPr="00522C18" w:rsidRDefault="00073BA0" w:rsidP="00073BA0">
      <w:pPr>
        <w:jc w:val="both"/>
        <w:rPr>
          <w:lang w:val="es-MX"/>
        </w:rPr>
      </w:pPr>
    </w:p>
    <w:p w14:paraId="7023CFC6" w14:textId="1C9C8101" w:rsidR="00073BA0" w:rsidRPr="00522C18" w:rsidRDefault="009E1776" w:rsidP="00073BA0">
      <w:pPr>
        <w:jc w:val="both"/>
        <w:rPr>
          <w:lang w:val="es-MX"/>
        </w:rPr>
      </w:pPr>
      <w:r>
        <w:rPr>
          <w:lang w:val="es-MX"/>
        </w:rPr>
        <w:t>Marcelo DeMarzo</w:t>
      </w:r>
    </w:p>
    <w:p w14:paraId="28E6DE89" w14:textId="77777777" w:rsidR="00073BA0" w:rsidRPr="00522C18" w:rsidRDefault="00073BA0" w:rsidP="00073BA0">
      <w:pPr>
        <w:jc w:val="both"/>
        <w:rPr>
          <w:lang w:val="es-MX"/>
        </w:rPr>
      </w:pPr>
      <w:r w:rsidRPr="00522C18">
        <w:rPr>
          <w:lang w:val="es-MX"/>
        </w:rPr>
        <w:lastRenderedPageBreak/>
        <w:t>Com certeza. A gente usa todas as estratégias possíveis. Nós sabemos que as publicações elas são de acesso restrito. Mesmo os pesquisadores não conseguem ler tudo que sai.</w:t>
      </w:r>
    </w:p>
    <w:p w14:paraId="3BF3EE22" w14:textId="77777777" w:rsidR="00073BA0" w:rsidRPr="00522C18" w:rsidRDefault="00073BA0" w:rsidP="00073BA0">
      <w:pPr>
        <w:jc w:val="both"/>
        <w:rPr>
          <w:lang w:val="es-MX"/>
        </w:rPr>
      </w:pPr>
      <w:r w:rsidRPr="00522C18">
        <w:rPr>
          <w:lang w:val="es-MX"/>
        </w:rPr>
        <w:t>Então a gente tenta traduzir da melhor maneira possível. E temos, vou citar o meu caso, mas outros centros fazem o mesmo.</w:t>
      </w:r>
    </w:p>
    <w:p w14:paraId="18036951" w14:textId="77777777" w:rsidR="00073BA0" w:rsidRPr="00522C18" w:rsidRDefault="00073BA0" w:rsidP="00073BA0">
      <w:pPr>
        <w:jc w:val="both"/>
        <w:rPr>
          <w:lang w:val="es-MX"/>
        </w:rPr>
      </w:pPr>
      <w:r w:rsidRPr="00522C18">
        <w:rPr>
          <w:lang w:val="es-MX"/>
        </w:rPr>
        <w:t>Nós temos um canal no YouTube, nós temos um site, temos redes sociais, temos playlist no Spotify. Com as nossas práticas e técnicas. Sim.</w:t>
      </w:r>
    </w:p>
    <w:p w14:paraId="55EC0F88" w14:textId="77777777" w:rsidR="00073BA0" w:rsidRPr="00522C18" w:rsidRDefault="00073BA0" w:rsidP="00073BA0">
      <w:pPr>
        <w:jc w:val="both"/>
        <w:rPr>
          <w:lang w:val="es-MX"/>
        </w:rPr>
      </w:pPr>
      <w:r w:rsidRPr="00522C18">
        <w:rPr>
          <w:lang w:val="es-MX"/>
        </w:rPr>
        <w:t>Nós temos disciplinas, seminários científicos que são abertos a quem queira seguir.</w:t>
      </w:r>
    </w:p>
    <w:p w14:paraId="5C1CBCB4" w14:textId="77777777" w:rsidR="00073BA0" w:rsidRPr="00522C18" w:rsidRDefault="00073BA0" w:rsidP="00073BA0">
      <w:pPr>
        <w:jc w:val="both"/>
        <w:rPr>
          <w:lang w:val="es-MX"/>
        </w:rPr>
      </w:pPr>
      <w:r w:rsidRPr="00522C18">
        <w:rPr>
          <w:lang w:val="es-MX"/>
        </w:rPr>
        <w:t>A gente tem práticas abertas de Mindfulness também, para quem quiser.</w:t>
      </w:r>
    </w:p>
    <w:p w14:paraId="55803F99" w14:textId="77777777" w:rsidR="00073BA0" w:rsidRPr="00522C18" w:rsidRDefault="00073BA0" w:rsidP="00073BA0">
      <w:pPr>
        <w:jc w:val="both"/>
        <w:rPr>
          <w:lang w:val="es-MX"/>
        </w:rPr>
      </w:pPr>
      <w:r w:rsidRPr="00522C18">
        <w:rPr>
          <w:lang w:val="es-MX"/>
        </w:rPr>
        <w:t>Depois da pandemia a gente focou muito no online interativo, no síncrono, no Zoom.</w:t>
      </w:r>
    </w:p>
    <w:p w14:paraId="3414B43D" w14:textId="77777777" w:rsidR="00073BA0" w:rsidRPr="00522C18" w:rsidRDefault="00073BA0" w:rsidP="00073BA0">
      <w:pPr>
        <w:jc w:val="both"/>
        <w:rPr>
          <w:lang w:val="es-MX"/>
        </w:rPr>
      </w:pPr>
      <w:r w:rsidRPr="00522C18">
        <w:rPr>
          <w:lang w:val="es-MX"/>
        </w:rPr>
        <w:t>Eu participo de alguns locais de disseminação de pesquisa. Como é o ResearchGate, que eu procuro abrir todas as minhas publicações. Tenho também Twitter, LinkedIn.</w:t>
      </w:r>
    </w:p>
    <w:p w14:paraId="195351F8" w14:textId="77777777" w:rsidR="00073BA0" w:rsidRPr="00522C18" w:rsidRDefault="00073BA0" w:rsidP="00073BA0">
      <w:pPr>
        <w:jc w:val="both"/>
        <w:rPr>
          <w:lang w:val="es-MX"/>
        </w:rPr>
      </w:pPr>
      <w:r w:rsidRPr="00522C18">
        <w:rPr>
          <w:lang w:val="es-MX"/>
        </w:rPr>
        <w:t>Então a gente sempre tenta divulgar da melhor maneira possível. E outros centros fazem isso também.</w:t>
      </w:r>
    </w:p>
    <w:p w14:paraId="2C7C4759" w14:textId="77777777" w:rsidR="00073BA0" w:rsidRPr="00522C18" w:rsidRDefault="00073BA0" w:rsidP="00073BA0">
      <w:pPr>
        <w:jc w:val="both"/>
        <w:rPr>
          <w:lang w:val="es-MX"/>
        </w:rPr>
      </w:pPr>
      <w:r w:rsidRPr="00522C18">
        <w:rPr>
          <w:lang w:val="es-MX"/>
        </w:rPr>
        <w:t>E também tem a conexão, na Unifest, por exemplo, a gente tem uma boa assessoria de imprensa. Então a gente sempre entra em contato, eles entram em contato conosco. Tem muita busca espontânea também.</w:t>
      </w:r>
    </w:p>
    <w:p w14:paraId="36C9FA46" w14:textId="77777777" w:rsidR="00073BA0" w:rsidRPr="00522C18" w:rsidRDefault="00073BA0" w:rsidP="00073BA0">
      <w:pPr>
        <w:jc w:val="both"/>
        <w:rPr>
          <w:lang w:val="es-MX"/>
        </w:rPr>
      </w:pPr>
      <w:r w:rsidRPr="00522C18">
        <w:rPr>
          <w:lang w:val="es-MX"/>
        </w:rPr>
        <w:t>De órgãos de imprensa. Temos muitas entrevistas publicadas em linguagem acessível. Tem blog.</w:t>
      </w:r>
    </w:p>
    <w:p w14:paraId="7D931A34" w14:textId="77777777" w:rsidR="00073BA0" w:rsidRPr="00522C18" w:rsidRDefault="00073BA0" w:rsidP="00073BA0">
      <w:pPr>
        <w:jc w:val="both"/>
        <w:rPr>
          <w:lang w:val="es-MX"/>
        </w:rPr>
      </w:pPr>
      <w:r w:rsidRPr="00522C18">
        <w:rPr>
          <w:lang w:val="es-MX"/>
        </w:rPr>
        <w:t>A gente tenta divulgar da melhor maneira possível.</w:t>
      </w:r>
    </w:p>
    <w:p w14:paraId="0F6147BC" w14:textId="77777777" w:rsidR="00073BA0" w:rsidRPr="00522C18" w:rsidRDefault="00073BA0" w:rsidP="00073BA0">
      <w:pPr>
        <w:jc w:val="both"/>
        <w:rPr>
          <w:lang w:val="es-MX"/>
        </w:rPr>
      </w:pPr>
    </w:p>
    <w:p w14:paraId="2209C11A" w14:textId="1B35C19C" w:rsidR="00073BA0" w:rsidRPr="00522C18" w:rsidRDefault="00AD1EC0" w:rsidP="00073BA0">
      <w:pPr>
        <w:jc w:val="both"/>
        <w:rPr>
          <w:lang w:val="es-MX"/>
        </w:rPr>
      </w:pPr>
      <w:r>
        <w:rPr>
          <w:lang w:val="es-MX"/>
        </w:rPr>
        <w:t>Iara Vicente</w:t>
      </w:r>
    </w:p>
    <w:p w14:paraId="6B41D90F" w14:textId="77777777" w:rsidR="00073BA0" w:rsidRPr="00522C18" w:rsidRDefault="00073BA0" w:rsidP="00073BA0">
      <w:pPr>
        <w:jc w:val="both"/>
        <w:rPr>
          <w:lang w:val="es-MX"/>
        </w:rPr>
      </w:pPr>
      <w:r w:rsidRPr="00522C18">
        <w:rPr>
          <w:lang w:val="es-MX"/>
        </w:rPr>
        <w:t>Perfeito. E quais desses meios, a senhora diria, que são os mais importantes e prósperos?</w:t>
      </w:r>
    </w:p>
    <w:p w14:paraId="583113C0" w14:textId="77777777" w:rsidR="00073BA0" w:rsidRPr="00522C18" w:rsidRDefault="00073BA0" w:rsidP="00073BA0">
      <w:pPr>
        <w:jc w:val="both"/>
        <w:rPr>
          <w:lang w:val="es-MX"/>
        </w:rPr>
      </w:pPr>
      <w:r w:rsidRPr="00522C18">
        <w:rPr>
          <w:lang w:val="es-MX"/>
        </w:rPr>
        <w:t>No sentido do que se propõe mesmo, do diálogo com a sociedade, do estabelecimento do... do nome do Brasil, como uma referência em mindfulness do ponto de vista global?</w:t>
      </w:r>
    </w:p>
    <w:p w14:paraId="6DCF9DF7" w14:textId="77777777" w:rsidR="00073BA0" w:rsidRPr="00522C18" w:rsidRDefault="00073BA0" w:rsidP="00073BA0">
      <w:pPr>
        <w:jc w:val="both"/>
        <w:rPr>
          <w:lang w:val="es-MX"/>
        </w:rPr>
      </w:pPr>
    </w:p>
    <w:p w14:paraId="50EBF82D" w14:textId="19121D6F" w:rsidR="00073BA0" w:rsidRPr="00522C18" w:rsidRDefault="009E1776" w:rsidP="00073BA0">
      <w:pPr>
        <w:jc w:val="both"/>
        <w:rPr>
          <w:lang w:val="es-MX"/>
        </w:rPr>
      </w:pPr>
      <w:r>
        <w:rPr>
          <w:lang w:val="es-MX"/>
        </w:rPr>
        <w:lastRenderedPageBreak/>
        <w:t>Marcelo DeMarzo</w:t>
      </w:r>
    </w:p>
    <w:p w14:paraId="079CC279" w14:textId="77777777" w:rsidR="00073BA0" w:rsidRPr="00522C18" w:rsidRDefault="00073BA0" w:rsidP="00073BA0">
      <w:pPr>
        <w:jc w:val="both"/>
        <w:rPr>
          <w:lang w:val="es-MX"/>
        </w:rPr>
      </w:pPr>
      <w:r w:rsidRPr="00522C18">
        <w:rPr>
          <w:lang w:val="es-MX"/>
        </w:rPr>
        <w:t xml:space="preserve">Do ponto de vista global, tem muitos órgãos de disseminação, sociedades. Nós fazemos parte da </w:t>
      </w:r>
      <w:r w:rsidRPr="00C94A21">
        <w:rPr>
          <w:highlight w:val="yellow"/>
          <w:lang w:val="es-MX"/>
        </w:rPr>
        <w:t>Sociedade Internacional de Pesquisa em Práticas Contemplativas</w:t>
      </w:r>
      <w:r w:rsidRPr="00522C18">
        <w:rPr>
          <w:lang w:val="es-MX"/>
        </w:rPr>
        <w:t>. Eu sou do Board.</w:t>
      </w:r>
    </w:p>
    <w:p w14:paraId="23DD538E" w14:textId="77777777" w:rsidR="00073BA0" w:rsidRPr="00522C18" w:rsidRDefault="00073BA0" w:rsidP="00073BA0">
      <w:pPr>
        <w:jc w:val="both"/>
        <w:rPr>
          <w:lang w:val="es-MX"/>
        </w:rPr>
      </w:pPr>
      <w:r w:rsidRPr="00522C18">
        <w:rPr>
          <w:lang w:val="es-MX"/>
        </w:rPr>
        <w:t xml:space="preserve">A gente tem também </w:t>
      </w:r>
      <w:r w:rsidRPr="00C94A21">
        <w:rPr>
          <w:highlight w:val="yellow"/>
          <w:lang w:val="es-MX"/>
        </w:rPr>
        <w:t>o Mindful Directory</w:t>
      </w:r>
      <w:r w:rsidRPr="00522C18">
        <w:rPr>
          <w:lang w:val="es-MX"/>
        </w:rPr>
        <w:t>, que é outro órgão que divulga isso. Tem associações de boas práticas.</w:t>
      </w:r>
    </w:p>
    <w:p w14:paraId="7CDB3FE1" w14:textId="77777777" w:rsidR="00073BA0" w:rsidRPr="00522C18" w:rsidRDefault="00073BA0" w:rsidP="00073BA0">
      <w:pPr>
        <w:jc w:val="both"/>
        <w:rPr>
          <w:lang w:val="es-MX"/>
        </w:rPr>
      </w:pPr>
      <w:r w:rsidRPr="00522C18">
        <w:rPr>
          <w:lang w:val="es-MX"/>
        </w:rPr>
        <w:t>E as publicações chamam muita atenção também internacionalmente.</w:t>
      </w:r>
    </w:p>
    <w:p w14:paraId="022E9E04" w14:textId="77777777" w:rsidR="00073BA0" w:rsidRPr="00522C18" w:rsidRDefault="00073BA0" w:rsidP="00073BA0">
      <w:pPr>
        <w:jc w:val="both"/>
        <w:rPr>
          <w:lang w:val="es-MX"/>
        </w:rPr>
      </w:pPr>
      <w:r w:rsidRPr="00522C18">
        <w:rPr>
          <w:lang w:val="es-MX"/>
        </w:rPr>
        <w:t>Agora, no dia a dia, o que eu vejo que é mais efetivo é YouTube, vídeos, Spotify, Instagram. É onde as pessoas acabam acessando.</w:t>
      </w:r>
    </w:p>
    <w:p w14:paraId="5170BBEB" w14:textId="77777777" w:rsidR="00073BA0" w:rsidRPr="00522C18" w:rsidRDefault="00073BA0" w:rsidP="00073BA0">
      <w:pPr>
        <w:jc w:val="both"/>
        <w:rPr>
          <w:lang w:val="es-MX"/>
        </w:rPr>
      </w:pPr>
      <w:r w:rsidRPr="00522C18">
        <w:rPr>
          <w:lang w:val="es-MX"/>
        </w:rPr>
        <w:t>A gente tem listas de WhatsApp também, onde a gente divulga as nossas atividades. No dia a dia, é o que as pessoas estão usando.</w:t>
      </w:r>
    </w:p>
    <w:p w14:paraId="6CE6169D" w14:textId="77777777" w:rsidR="00073BA0" w:rsidRPr="00522C18" w:rsidRDefault="00073BA0" w:rsidP="00073BA0">
      <w:pPr>
        <w:jc w:val="both"/>
        <w:rPr>
          <w:lang w:val="es-MX"/>
        </w:rPr>
      </w:pPr>
    </w:p>
    <w:p w14:paraId="51FE799F" w14:textId="5EB78663" w:rsidR="00073BA0" w:rsidRPr="00522C18" w:rsidRDefault="00AD1EC0" w:rsidP="00073BA0">
      <w:pPr>
        <w:jc w:val="both"/>
        <w:rPr>
          <w:lang w:val="es-MX"/>
        </w:rPr>
      </w:pPr>
      <w:r>
        <w:rPr>
          <w:lang w:val="es-MX"/>
        </w:rPr>
        <w:t>Iara Vicente</w:t>
      </w:r>
    </w:p>
    <w:p w14:paraId="2A8CBAE1" w14:textId="77777777" w:rsidR="00073BA0" w:rsidRPr="00522C18" w:rsidRDefault="00073BA0" w:rsidP="00073BA0">
      <w:pPr>
        <w:jc w:val="both"/>
        <w:rPr>
          <w:lang w:val="es-MX"/>
        </w:rPr>
      </w:pPr>
      <w:r w:rsidRPr="00522C18">
        <w:rPr>
          <w:lang w:val="es-MX"/>
        </w:rPr>
        <w:t>Sim. O senhor poderia me contar um pouquinho mais sobre isso? Essa frente de consultoria de vocês? Porque eu acho que é uma novidade nos nossos achados.</w:t>
      </w:r>
    </w:p>
    <w:p w14:paraId="73EA15B6" w14:textId="77777777" w:rsidR="00073BA0" w:rsidRPr="00522C18" w:rsidRDefault="00073BA0" w:rsidP="00073BA0">
      <w:pPr>
        <w:jc w:val="both"/>
        <w:rPr>
          <w:lang w:val="es-MX"/>
        </w:rPr>
      </w:pPr>
      <w:r w:rsidRPr="00522C18">
        <w:rPr>
          <w:lang w:val="es-MX"/>
        </w:rPr>
        <w:t>A consultoria, como é que ela funciona? E também, ela desempenha um papel de ajudar a financiar pesquisas? Ou seria algo mais proboso?</w:t>
      </w:r>
    </w:p>
    <w:p w14:paraId="764FEE5C" w14:textId="77777777" w:rsidR="00073BA0" w:rsidRPr="00522C18" w:rsidRDefault="00073BA0" w:rsidP="00073BA0">
      <w:pPr>
        <w:jc w:val="both"/>
        <w:rPr>
          <w:lang w:val="es-MX"/>
        </w:rPr>
      </w:pPr>
    </w:p>
    <w:p w14:paraId="73783A60" w14:textId="0357D606" w:rsidR="00073BA0" w:rsidRPr="00522C18" w:rsidRDefault="009E1776" w:rsidP="00073BA0">
      <w:pPr>
        <w:jc w:val="both"/>
        <w:rPr>
          <w:lang w:val="es-MX"/>
        </w:rPr>
      </w:pPr>
      <w:r>
        <w:rPr>
          <w:lang w:val="es-MX"/>
        </w:rPr>
        <w:t>Marcelo DeMarzo</w:t>
      </w:r>
    </w:p>
    <w:p w14:paraId="666477EC" w14:textId="77777777" w:rsidR="00073BA0" w:rsidRPr="00522C18" w:rsidRDefault="00073BA0" w:rsidP="00073BA0">
      <w:pPr>
        <w:jc w:val="both"/>
        <w:rPr>
          <w:lang w:val="es-MX"/>
        </w:rPr>
      </w:pPr>
      <w:r w:rsidRPr="00522C18">
        <w:rPr>
          <w:lang w:val="es-MX"/>
        </w:rPr>
        <w:t>Sim. É exatamente isso. O nosso centro de pesquisa é de 2011, dentro da Unifesp. Sim.</w:t>
      </w:r>
    </w:p>
    <w:p w14:paraId="37598D19" w14:textId="77777777" w:rsidR="00073BA0" w:rsidRPr="00522C18" w:rsidRDefault="00073BA0" w:rsidP="00073BA0">
      <w:pPr>
        <w:jc w:val="both"/>
        <w:rPr>
          <w:lang w:val="es-MX"/>
        </w:rPr>
      </w:pPr>
      <w:r w:rsidRPr="00522C18">
        <w:rPr>
          <w:lang w:val="es-MX"/>
        </w:rPr>
        <w:t>E a gente começou, em algum momento, a fazer formação de profissionais, para que eles trabalhassem com as intervenções que a gente criou.</w:t>
      </w:r>
    </w:p>
    <w:p w14:paraId="0186D54C" w14:textId="77777777" w:rsidR="00073BA0" w:rsidRPr="00522C18" w:rsidRDefault="00073BA0" w:rsidP="00073BA0">
      <w:pPr>
        <w:jc w:val="both"/>
        <w:rPr>
          <w:lang w:val="es-MX"/>
        </w:rPr>
      </w:pPr>
      <w:r w:rsidRPr="00522C18">
        <w:rPr>
          <w:lang w:val="es-MX"/>
        </w:rPr>
        <w:t>E eu tentei fazer isso dentro da universidade, mas aí tem uma série de burocracias, nessa questão de trazer novo dinheiro para a universidade.</w:t>
      </w:r>
    </w:p>
    <w:p w14:paraId="2CB17697" w14:textId="77777777" w:rsidR="00073BA0" w:rsidRPr="00522C18" w:rsidRDefault="00073BA0" w:rsidP="00073BA0">
      <w:pPr>
        <w:jc w:val="both"/>
        <w:rPr>
          <w:lang w:val="es-MX"/>
        </w:rPr>
      </w:pPr>
      <w:r w:rsidRPr="00522C18">
        <w:rPr>
          <w:lang w:val="es-MX"/>
        </w:rPr>
        <w:t xml:space="preserve">E aí, em 2016, eu abri uma empresa para poder fazer a gestão dos cursos. Então, a gente tem, na verdade, duas coisas, que é o </w:t>
      </w:r>
      <w:r w:rsidRPr="00C94A21">
        <w:rPr>
          <w:highlight w:val="yellow"/>
          <w:lang w:val="es-MX"/>
        </w:rPr>
        <w:t>Centro Mente Aberta</w:t>
      </w:r>
      <w:r w:rsidRPr="00522C18">
        <w:rPr>
          <w:lang w:val="es-MX"/>
        </w:rPr>
        <w:t>,</w:t>
      </w:r>
    </w:p>
    <w:p w14:paraId="2F1F3841" w14:textId="77777777" w:rsidR="00073BA0" w:rsidRPr="00522C18" w:rsidRDefault="00073BA0" w:rsidP="00073BA0">
      <w:pPr>
        <w:jc w:val="both"/>
        <w:rPr>
          <w:lang w:val="es-MX"/>
        </w:rPr>
      </w:pPr>
      <w:r w:rsidRPr="00522C18">
        <w:rPr>
          <w:lang w:val="es-MX"/>
        </w:rPr>
        <w:t xml:space="preserve">que está dentro da </w:t>
      </w:r>
      <w:r w:rsidRPr="00262D2A">
        <w:rPr>
          <w:highlight w:val="yellow"/>
          <w:lang w:val="es-MX"/>
        </w:rPr>
        <w:t>Escola Polícia de Medicina</w:t>
      </w:r>
      <w:r w:rsidRPr="00522C18">
        <w:rPr>
          <w:lang w:val="es-MX"/>
        </w:rPr>
        <w:t>, com um programa de extensão social e um grupo de pesquisa do CNPq.</w:t>
      </w:r>
    </w:p>
    <w:p w14:paraId="5BBDD9D6" w14:textId="77777777" w:rsidR="00073BA0" w:rsidRPr="00522C18" w:rsidRDefault="00073BA0" w:rsidP="00073BA0">
      <w:pPr>
        <w:jc w:val="both"/>
        <w:rPr>
          <w:lang w:val="es-MX"/>
        </w:rPr>
      </w:pPr>
      <w:r w:rsidRPr="00522C18">
        <w:rPr>
          <w:lang w:val="es-MX"/>
        </w:rPr>
        <w:lastRenderedPageBreak/>
        <w:t>E temos uma empresa de impacto social, que se chama Mindfulness Brasil. E a empresa e o centro se articulam.</w:t>
      </w:r>
    </w:p>
    <w:p w14:paraId="1D5ABC20" w14:textId="77777777" w:rsidR="00073BA0" w:rsidRPr="00522C18" w:rsidRDefault="00073BA0" w:rsidP="00073BA0">
      <w:pPr>
        <w:jc w:val="both"/>
        <w:rPr>
          <w:lang w:val="es-MX"/>
        </w:rPr>
      </w:pPr>
      <w:r w:rsidRPr="00522C18">
        <w:rPr>
          <w:lang w:val="es-MX"/>
        </w:rPr>
        <w:t>Então, muitos dos meus financiamentos de pesquisa vêm da empresa. Sim. Pagamento de estatísticos, pagamento de publicações, etc.</w:t>
      </w:r>
    </w:p>
    <w:p w14:paraId="3CEFDD75" w14:textId="77777777" w:rsidR="00073BA0" w:rsidRPr="00522C18" w:rsidRDefault="00073BA0" w:rsidP="00073BA0">
      <w:pPr>
        <w:jc w:val="both"/>
        <w:rPr>
          <w:lang w:val="es-MX"/>
        </w:rPr>
      </w:pPr>
      <w:r w:rsidRPr="00522C18">
        <w:rPr>
          <w:lang w:val="es-MX"/>
        </w:rPr>
        <w:t>E, ao mesmo tempo, a empresa também ganha credibilidade pelo nosso centro, dentro da universidade. E, dentro da empresa, a gente também presta consultorias.</w:t>
      </w:r>
    </w:p>
    <w:p w14:paraId="590FB66E" w14:textId="77777777" w:rsidR="00073BA0" w:rsidRPr="00522C18" w:rsidRDefault="00073BA0" w:rsidP="00073BA0">
      <w:pPr>
        <w:jc w:val="both"/>
        <w:rPr>
          <w:lang w:val="es-MX"/>
        </w:rPr>
      </w:pPr>
      <w:r w:rsidRPr="00522C18">
        <w:rPr>
          <w:lang w:val="es-MX"/>
        </w:rPr>
        <w:t>Então, em especial, a gente gosta muito de políticas públicas. Pode ser na área pública ou privada.</w:t>
      </w:r>
    </w:p>
    <w:p w14:paraId="4AD68D80" w14:textId="77777777" w:rsidR="00073BA0" w:rsidRPr="00522C18" w:rsidRDefault="00073BA0" w:rsidP="00073BA0">
      <w:pPr>
        <w:jc w:val="both"/>
        <w:rPr>
          <w:lang w:val="es-MX"/>
        </w:rPr>
      </w:pPr>
      <w:r w:rsidRPr="00522C18">
        <w:rPr>
          <w:lang w:val="es-MX"/>
        </w:rPr>
        <w:t>Então, a gente tem feito consultoria para secretarias municipais de saúde, para planos de saúde, introduzindo as técnicas de Mindfulness e de compaixão.</w:t>
      </w:r>
    </w:p>
    <w:p w14:paraId="23FF44CA" w14:textId="77777777" w:rsidR="00073BA0" w:rsidRPr="00522C18" w:rsidRDefault="00073BA0" w:rsidP="00073BA0">
      <w:pPr>
        <w:jc w:val="both"/>
        <w:rPr>
          <w:lang w:val="es-MX"/>
        </w:rPr>
      </w:pPr>
    </w:p>
    <w:p w14:paraId="12FEB255" w14:textId="69BB5128" w:rsidR="00073BA0" w:rsidRPr="00522C18" w:rsidRDefault="00AD1EC0" w:rsidP="00073BA0">
      <w:pPr>
        <w:jc w:val="both"/>
        <w:rPr>
          <w:lang w:val="es-MX"/>
        </w:rPr>
      </w:pPr>
      <w:r>
        <w:rPr>
          <w:lang w:val="es-MX"/>
        </w:rPr>
        <w:t>Iara Vicente</w:t>
      </w:r>
    </w:p>
    <w:p w14:paraId="500C1C27" w14:textId="77777777" w:rsidR="00073BA0" w:rsidRPr="00522C18" w:rsidRDefault="00073BA0" w:rsidP="00073BA0">
      <w:pPr>
        <w:jc w:val="both"/>
        <w:rPr>
          <w:lang w:val="es-MX"/>
        </w:rPr>
      </w:pPr>
      <w:r w:rsidRPr="00522C18">
        <w:rPr>
          <w:lang w:val="es-MX"/>
        </w:rPr>
        <w:t>Interessante. Então, o modelo de negócio já está sustentável, né?</w:t>
      </w:r>
    </w:p>
    <w:p w14:paraId="7BA0E3A0" w14:textId="77777777" w:rsidR="00073BA0" w:rsidRPr="00522C18" w:rsidRDefault="00073BA0" w:rsidP="00073BA0">
      <w:pPr>
        <w:jc w:val="both"/>
        <w:rPr>
          <w:lang w:val="es-MX"/>
        </w:rPr>
      </w:pPr>
    </w:p>
    <w:p w14:paraId="66495AB2" w14:textId="186B0691" w:rsidR="00073BA0" w:rsidRPr="00522C18" w:rsidRDefault="009E1776" w:rsidP="00073BA0">
      <w:pPr>
        <w:jc w:val="both"/>
        <w:rPr>
          <w:lang w:val="es-MX"/>
        </w:rPr>
      </w:pPr>
      <w:r>
        <w:rPr>
          <w:lang w:val="es-MX"/>
        </w:rPr>
        <w:t>Marcelo DeMarzo</w:t>
      </w:r>
    </w:p>
    <w:p w14:paraId="27295C52" w14:textId="77777777" w:rsidR="00073BA0" w:rsidRPr="00522C18" w:rsidRDefault="00073BA0" w:rsidP="00073BA0">
      <w:pPr>
        <w:jc w:val="both"/>
        <w:rPr>
          <w:lang w:val="es-MX"/>
        </w:rPr>
      </w:pPr>
      <w:r w:rsidRPr="00522C18">
        <w:rPr>
          <w:lang w:val="es-MX"/>
        </w:rPr>
        <w:t>Ele é um modelo sustentável. Tem que ser equilibrado. Não é simples, mas tem que ser equilibrado.</w:t>
      </w:r>
    </w:p>
    <w:p w14:paraId="78C780B7" w14:textId="77777777" w:rsidR="00073BA0" w:rsidRPr="00522C18" w:rsidRDefault="00073BA0" w:rsidP="00073BA0">
      <w:pPr>
        <w:jc w:val="both"/>
        <w:rPr>
          <w:lang w:val="es-MX"/>
        </w:rPr>
      </w:pPr>
    </w:p>
    <w:p w14:paraId="18A1DEE6" w14:textId="7D9ABFE2" w:rsidR="00073BA0" w:rsidRPr="00522C18" w:rsidRDefault="00AD1EC0" w:rsidP="00073BA0">
      <w:pPr>
        <w:jc w:val="both"/>
        <w:rPr>
          <w:lang w:val="es-MX"/>
        </w:rPr>
      </w:pPr>
      <w:r>
        <w:rPr>
          <w:lang w:val="es-MX"/>
        </w:rPr>
        <w:t>Iara Vicente</w:t>
      </w:r>
    </w:p>
    <w:p w14:paraId="14F0DF1F" w14:textId="77777777" w:rsidR="00073BA0" w:rsidRPr="00522C18" w:rsidRDefault="00073BA0" w:rsidP="00073BA0">
      <w:pPr>
        <w:jc w:val="both"/>
        <w:rPr>
          <w:lang w:val="es-MX"/>
        </w:rPr>
      </w:pPr>
      <w:r w:rsidRPr="00522C18">
        <w:rPr>
          <w:lang w:val="es-MX"/>
        </w:rPr>
        <w:t>Nossa, mas que coisa interessante. Professor, além de você, sim, poderia compartilhar comigo o nome de alguns pesquisadores que você considera especialmente relevantes no campo de saúde? De esclarecimento humano?</w:t>
      </w:r>
    </w:p>
    <w:p w14:paraId="77AC5943" w14:textId="77777777" w:rsidR="00073BA0" w:rsidRPr="00522C18" w:rsidRDefault="00073BA0" w:rsidP="00073BA0">
      <w:pPr>
        <w:jc w:val="both"/>
        <w:rPr>
          <w:lang w:val="es-MX"/>
        </w:rPr>
      </w:pPr>
      <w:r w:rsidRPr="00522C18">
        <w:rPr>
          <w:lang w:val="es-MX"/>
        </w:rPr>
        <w:t>E que poderia recomendar que a gente entrevistasse eles? Se puder também compartilhar um dos motivos.</w:t>
      </w:r>
    </w:p>
    <w:p w14:paraId="29E9579A" w14:textId="77777777" w:rsidR="00073BA0" w:rsidRPr="00522C18" w:rsidRDefault="00073BA0" w:rsidP="00073BA0">
      <w:pPr>
        <w:jc w:val="both"/>
        <w:rPr>
          <w:lang w:val="es-MX"/>
        </w:rPr>
      </w:pPr>
    </w:p>
    <w:p w14:paraId="77D276F3" w14:textId="3CE28FE4" w:rsidR="00073BA0" w:rsidRPr="00522C18" w:rsidRDefault="009E1776" w:rsidP="00073BA0">
      <w:pPr>
        <w:jc w:val="both"/>
        <w:rPr>
          <w:lang w:val="es-MX"/>
        </w:rPr>
      </w:pPr>
      <w:r>
        <w:rPr>
          <w:lang w:val="es-MX"/>
        </w:rPr>
        <w:t>Marcelo DeMarzo</w:t>
      </w:r>
    </w:p>
    <w:p w14:paraId="602A3778" w14:textId="77777777" w:rsidR="00073BA0" w:rsidRPr="00522C18" w:rsidRDefault="00073BA0" w:rsidP="00073BA0">
      <w:pPr>
        <w:jc w:val="both"/>
        <w:rPr>
          <w:lang w:val="es-MX"/>
        </w:rPr>
      </w:pPr>
      <w:r w:rsidRPr="00522C18">
        <w:rPr>
          <w:lang w:val="es-MX"/>
        </w:rPr>
        <w:t xml:space="preserve">Sim, tem essa professora que eu citei, né? A </w:t>
      </w:r>
      <w:r w:rsidRPr="00260D5D">
        <w:rPr>
          <w:highlight w:val="yellow"/>
          <w:lang w:val="es-MX"/>
        </w:rPr>
        <w:t>professora Ana Anotto</w:t>
      </w:r>
      <w:r w:rsidRPr="00522C18">
        <w:rPr>
          <w:lang w:val="es-MX"/>
        </w:rPr>
        <w:t xml:space="preserve">, da </w:t>
      </w:r>
      <w:r w:rsidRPr="00260D5D">
        <w:rPr>
          <w:highlight w:val="yellow"/>
          <w:lang w:val="es-MX"/>
        </w:rPr>
        <w:t>Unifesp</w:t>
      </w:r>
      <w:r w:rsidRPr="00522C18">
        <w:rPr>
          <w:lang w:val="es-MX"/>
        </w:rPr>
        <w:t>, da psicobiologia. Acho que você pode conversar com ela.</w:t>
      </w:r>
    </w:p>
    <w:p w14:paraId="4E9EE5B6" w14:textId="77777777" w:rsidR="00073BA0" w:rsidRPr="00522C18" w:rsidRDefault="00073BA0" w:rsidP="00073BA0">
      <w:pPr>
        <w:jc w:val="both"/>
        <w:rPr>
          <w:lang w:val="es-MX"/>
        </w:rPr>
      </w:pPr>
      <w:r w:rsidRPr="00522C18">
        <w:rPr>
          <w:lang w:val="es-MX"/>
        </w:rPr>
        <w:lastRenderedPageBreak/>
        <w:t xml:space="preserve">Tem o </w:t>
      </w:r>
      <w:r w:rsidRPr="00260D5D">
        <w:rPr>
          <w:highlight w:val="yellow"/>
          <w:lang w:val="es-MX"/>
        </w:rPr>
        <w:t>professor Dante</w:t>
      </w:r>
      <w:r w:rsidRPr="00522C18">
        <w:rPr>
          <w:lang w:val="es-MX"/>
        </w:rPr>
        <w:t xml:space="preserve">, também da </w:t>
      </w:r>
      <w:r w:rsidRPr="00260D5D">
        <w:rPr>
          <w:highlight w:val="yellow"/>
          <w:lang w:val="es-MX"/>
        </w:rPr>
        <w:t>Unifesp</w:t>
      </w:r>
      <w:r w:rsidRPr="00522C18">
        <w:rPr>
          <w:lang w:val="es-MX"/>
        </w:rPr>
        <w:t>, que trabalha com a sua interface entre filosofia, literatura e saúde. Depois eu posso te passar ali, eu não tenho agora.</w:t>
      </w:r>
    </w:p>
    <w:p w14:paraId="40DF5F45" w14:textId="77777777" w:rsidR="00073BA0" w:rsidRPr="00522C18" w:rsidRDefault="00073BA0" w:rsidP="00073BA0">
      <w:pPr>
        <w:jc w:val="both"/>
        <w:rPr>
          <w:lang w:val="es-MX"/>
        </w:rPr>
      </w:pPr>
      <w:r w:rsidRPr="00522C18">
        <w:rPr>
          <w:lang w:val="es-MX"/>
        </w:rPr>
        <w:t>Você quer que eu te passe pelo chat? É mais fácil?</w:t>
      </w:r>
    </w:p>
    <w:p w14:paraId="54569FF9" w14:textId="77777777" w:rsidR="00073BA0" w:rsidRPr="00522C18" w:rsidRDefault="00073BA0" w:rsidP="00073BA0">
      <w:pPr>
        <w:jc w:val="both"/>
        <w:rPr>
          <w:lang w:val="es-MX"/>
        </w:rPr>
      </w:pPr>
    </w:p>
    <w:p w14:paraId="1A43FF5B" w14:textId="4E8A9F99" w:rsidR="00073BA0" w:rsidRPr="00522C18" w:rsidRDefault="00AD1EC0" w:rsidP="00073BA0">
      <w:pPr>
        <w:jc w:val="both"/>
        <w:rPr>
          <w:lang w:val="es-MX"/>
        </w:rPr>
      </w:pPr>
      <w:r>
        <w:rPr>
          <w:lang w:val="es-MX"/>
        </w:rPr>
        <w:t>Iara Vicente</w:t>
      </w:r>
    </w:p>
    <w:p w14:paraId="3DA80F1D" w14:textId="77777777" w:rsidR="00073BA0" w:rsidRPr="00522C18" w:rsidRDefault="00073BA0" w:rsidP="00073BA0">
      <w:pPr>
        <w:jc w:val="both"/>
        <w:rPr>
          <w:lang w:val="es-MX"/>
        </w:rPr>
      </w:pPr>
      <w:r w:rsidRPr="00522C18">
        <w:rPr>
          <w:lang w:val="es-MX"/>
        </w:rPr>
        <w:t>Pode ser, perfeito.</w:t>
      </w:r>
    </w:p>
    <w:p w14:paraId="7358A931" w14:textId="77777777" w:rsidR="00073BA0" w:rsidRPr="00522C18" w:rsidRDefault="00073BA0" w:rsidP="00073BA0">
      <w:pPr>
        <w:jc w:val="both"/>
        <w:rPr>
          <w:lang w:val="es-MX"/>
        </w:rPr>
      </w:pPr>
    </w:p>
    <w:p w14:paraId="2B5FBEF4" w14:textId="388D29B1" w:rsidR="00073BA0" w:rsidRPr="00522C18" w:rsidRDefault="009E1776" w:rsidP="00073BA0">
      <w:pPr>
        <w:jc w:val="both"/>
        <w:rPr>
          <w:lang w:val="es-MX"/>
        </w:rPr>
      </w:pPr>
      <w:r>
        <w:rPr>
          <w:lang w:val="es-MX"/>
        </w:rPr>
        <w:t>Marcelo DeMarzo</w:t>
      </w:r>
    </w:p>
    <w:p w14:paraId="132D5DC0" w14:textId="77777777" w:rsidR="00073BA0" w:rsidRPr="00522C18" w:rsidRDefault="00073BA0" w:rsidP="00073BA0">
      <w:pPr>
        <w:jc w:val="both"/>
        <w:rPr>
          <w:lang w:val="es-MX"/>
        </w:rPr>
      </w:pPr>
      <w:r w:rsidRPr="00522C18">
        <w:rPr>
          <w:lang w:val="es-MX"/>
        </w:rPr>
        <w:t>Deixa eu buscar aqui, eu já te passo.</w:t>
      </w:r>
    </w:p>
    <w:p w14:paraId="4E7250B0" w14:textId="77777777" w:rsidR="00073BA0" w:rsidRPr="00522C18" w:rsidRDefault="00073BA0" w:rsidP="00073BA0">
      <w:pPr>
        <w:jc w:val="both"/>
        <w:rPr>
          <w:lang w:val="es-MX"/>
        </w:rPr>
      </w:pPr>
    </w:p>
    <w:p w14:paraId="128E43C9" w14:textId="6D529B33" w:rsidR="00073BA0" w:rsidRDefault="00AD1EC0" w:rsidP="00073BA0">
      <w:pPr>
        <w:jc w:val="both"/>
      </w:pPr>
      <w:r>
        <w:t>Iara Vicente</w:t>
      </w:r>
    </w:p>
    <w:p w14:paraId="76CB334F" w14:textId="77777777" w:rsidR="00073BA0" w:rsidRPr="00522C18" w:rsidRDefault="00073BA0" w:rsidP="00073BA0">
      <w:pPr>
        <w:jc w:val="both"/>
        <w:rPr>
          <w:lang w:val="es-MX"/>
        </w:rPr>
      </w:pPr>
      <w:r>
        <w:t xml:space="preserve"/>
      </w:r>
      <w:proofErr w:type="spellStart"/>
      <w:r>
        <w:t>Já</w:t>
      </w:r>
      <w:proofErr w:type="spellEnd"/>
      <w:r>
        <w:t xml:space="preserve"> </w:t>
      </w:r>
      <w:proofErr w:type="spellStart"/>
      <w:r>
        <w:t>vão</w:t>
      </w:r>
      <w:proofErr w:type="spellEnd"/>
      <w:r>
        <w:t xml:space="preserve"> me </w:t>
      </w:r>
      <w:proofErr w:type="spellStart"/>
      <w:r>
        <w:t>inscrever</w:t>
      </w:r>
      <w:proofErr w:type="spellEnd"/>
      <w:r>
        <w:t xml:space="preserve"> </w:t>
      </w:r>
      <w:proofErr w:type="spellStart"/>
      <w:r>
        <w:t>nas</w:t>
      </w:r>
      <w:proofErr w:type="spellEnd"/>
      <w:r>
        <w:t xml:space="preserve"> playlists do Spotify, do WhatsApp, </w:t>
      </w:r>
      <w:proofErr w:type="spellStart"/>
      <w:r>
        <w:t>tudo</w:t>
      </w:r>
      <w:proofErr w:type="spellEnd"/>
      <w:r>
        <w:t xml:space="preserve">. </w:t>
      </w:r>
      <w:r w:rsidRPr="00522C18">
        <w:rPr>
          <w:lang w:val="es-MX"/>
        </w:rPr>
        <w:t>Não sabia que existia. Que coisa boa.</w:t>
      </w:r>
    </w:p>
    <w:p w14:paraId="6C7C4DDD" w14:textId="77777777" w:rsidR="00073BA0" w:rsidRPr="00522C18" w:rsidRDefault="00073BA0" w:rsidP="00073BA0">
      <w:pPr>
        <w:jc w:val="both"/>
        <w:rPr>
          <w:lang w:val="es-MX"/>
        </w:rPr>
      </w:pPr>
    </w:p>
    <w:p w14:paraId="77C41456" w14:textId="02562ECF" w:rsidR="00073BA0" w:rsidRPr="00522C18" w:rsidRDefault="009E1776" w:rsidP="00073BA0">
      <w:pPr>
        <w:jc w:val="both"/>
        <w:rPr>
          <w:lang w:val="es-MX"/>
        </w:rPr>
      </w:pPr>
      <w:r>
        <w:rPr>
          <w:lang w:val="es-MX"/>
        </w:rPr>
        <w:t>Marcelo DeMarzo</w:t>
      </w:r>
    </w:p>
    <w:p w14:paraId="384D2D97" w14:textId="77777777" w:rsidR="00073BA0" w:rsidRPr="00522C18" w:rsidRDefault="00073BA0" w:rsidP="00073BA0">
      <w:pPr>
        <w:jc w:val="both"/>
        <w:rPr>
          <w:lang w:val="es-MX"/>
        </w:rPr>
      </w:pPr>
      <w:r w:rsidRPr="00522C18">
        <w:rPr>
          <w:lang w:val="es-MX"/>
        </w:rPr>
        <w:t xml:space="preserve">Se você precisar, tem aqui o link da </w:t>
      </w:r>
      <w:r w:rsidRPr="00E84727">
        <w:rPr>
          <w:highlight w:val="yellow"/>
          <w:lang w:val="es-MX"/>
        </w:rPr>
        <w:t>professora Ana Anotto</w:t>
      </w:r>
      <w:r w:rsidRPr="00522C18">
        <w:rPr>
          <w:lang w:val="es-MX"/>
        </w:rPr>
        <w:t>. Certo.</w:t>
      </w:r>
    </w:p>
    <w:p w14:paraId="03DAC78F" w14:textId="77777777" w:rsidR="00073BA0" w:rsidRPr="00522C18" w:rsidRDefault="00073BA0" w:rsidP="00073BA0">
      <w:pPr>
        <w:jc w:val="both"/>
        <w:rPr>
          <w:lang w:val="es-MX"/>
        </w:rPr>
      </w:pPr>
    </w:p>
    <w:p w14:paraId="7B267A49" w14:textId="79597DF5" w:rsidR="00073BA0" w:rsidRPr="00522C18" w:rsidRDefault="00AD1EC0" w:rsidP="00073BA0">
      <w:pPr>
        <w:jc w:val="both"/>
        <w:rPr>
          <w:lang w:val="es-MX"/>
        </w:rPr>
      </w:pPr>
      <w:r>
        <w:rPr>
          <w:lang w:val="es-MX"/>
        </w:rPr>
        <w:t>Iara Vicente</w:t>
      </w:r>
    </w:p>
    <w:p w14:paraId="0E2E2B59" w14:textId="77777777" w:rsidR="00073BA0" w:rsidRPr="00522C18" w:rsidRDefault="00073BA0" w:rsidP="00073BA0">
      <w:pPr>
        <w:jc w:val="both"/>
        <w:rPr>
          <w:lang w:val="es-MX"/>
        </w:rPr>
      </w:pPr>
      <w:r w:rsidRPr="00522C18">
        <w:rPr>
          <w:lang w:val="es-MX"/>
        </w:rPr>
        <w:t>Estou pegando aqui.</w:t>
      </w:r>
    </w:p>
    <w:p w14:paraId="1C41AD4E" w14:textId="77777777" w:rsidR="00073BA0" w:rsidRPr="00522C18" w:rsidRDefault="00073BA0" w:rsidP="00073BA0">
      <w:pPr>
        <w:jc w:val="both"/>
        <w:rPr>
          <w:lang w:val="es-MX"/>
        </w:rPr>
      </w:pPr>
    </w:p>
    <w:p w14:paraId="1EA2571D" w14:textId="41711812" w:rsidR="00073BA0" w:rsidRPr="00522C18" w:rsidRDefault="009E1776" w:rsidP="00073BA0">
      <w:pPr>
        <w:jc w:val="both"/>
        <w:rPr>
          <w:lang w:val="es-MX"/>
        </w:rPr>
      </w:pPr>
      <w:r>
        <w:rPr>
          <w:lang w:val="es-MX"/>
        </w:rPr>
        <w:t>Marcelo DeMarzo</w:t>
      </w:r>
    </w:p>
    <w:p w14:paraId="54F4BBD7" w14:textId="77777777" w:rsidR="00073BA0" w:rsidRPr="00522C18" w:rsidRDefault="00073BA0" w:rsidP="00073BA0">
      <w:pPr>
        <w:jc w:val="both"/>
        <w:rPr>
          <w:lang w:val="es-MX"/>
        </w:rPr>
      </w:pPr>
      <w:r w:rsidRPr="00522C18">
        <w:rPr>
          <w:lang w:val="es-MX"/>
        </w:rPr>
        <w:t xml:space="preserve">Pode falar também com a </w:t>
      </w:r>
      <w:r w:rsidRPr="00E84727">
        <w:rPr>
          <w:highlight w:val="yellow"/>
          <w:lang w:val="es-MX"/>
        </w:rPr>
        <w:t>professora Elisa Cosano</w:t>
      </w:r>
      <w:r w:rsidRPr="00522C18">
        <w:rPr>
          <w:lang w:val="es-MX"/>
        </w:rPr>
        <w:t>. Você já teve notícia dela?</w:t>
      </w:r>
    </w:p>
    <w:p w14:paraId="4BD70BCF" w14:textId="77777777" w:rsidR="00073BA0" w:rsidRPr="00522C18" w:rsidRDefault="00073BA0" w:rsidP="00073BA0">
      <w:pPr>
        <w:jc w:val="both"/>
        <w:rPr>
          <w:lang w:val="es-MX"/>
        </w:rPr>
      </w:pPr>
    </w:p>
    <w:p w14:paraId="13ECE2D6" w14:textId="75B2A76A" w:rsidR="00073BA0" w:rsidRPr="00522C18" w:rsidRDefault="00AD1EC0" w:rsidP="00073BA0">
      <w:pPr>
        <w:jc w:val="both"/>
        <w:rPr>
          <w:lang w:val="es-MX"/>
        </w:rPr>
      </w:pPr>
      <w:r>
        <w:rPr>
          <w:lang w:val="es-MX"/>
        </w:rPr>
        <w:t>Iara Vicente</w:t>
      </w:r>
    </w:p>
    <w:p w14:paraId="01C6EF08" w14:textId="77777777" w:rsidR="00073BA0" w:rsidRPr="00522C18" w:rsidRDefault="00073BA0" w:rsidP="00073BA0">
      <w:pPr>
        <w:jc w:val="both"/>
        <w:rPr>
          <w:lang w:val="es-MX"/>
        </w:rPr>
      </w:pPr>
      <w:r w:rsidRPr="00522C18">
        <w:rPr>
          <w:lang w:val="es-MX"/>
        </w:rPr>
        <w:lastRenderedPageBreak/>
        <w:t>Não, ainda não. A gente já começou com a análise ponte, né? Das publicações. E aí, entre os primeiros 75, ela não apareceu ainda. Pode ser que esteja ainda na lista dos 300.</w:t>
      </w:r>
    </w:p>
    <w:p w14:paraId="47CCBDBA" w14:textId="77777777" w:rsidR="00073BA0" w:rsidRPr="00522C18" w:rsidRDefault="00073BA0" w:rsidP="00073BA0">
      <w:pPr>
        <w:jc w:val="both"/>
        <w:rPr>
          <w:lang w:val="es-MX"/>
        </w:rPr>
      </w:pPr>
      <w:r w:rsidRPr="00522C18">
        <w:rPr>
          <w:lang w:val="es-MX"/>
        </w:rPr>
        <w:t>Mas aí a gente vai complementar com o Snowball sempre, que é esse momento, né?</w:t>
      </w:r>
    </w:p>
    <w:p w14:paraId="14976EC7" w14:textId="77777777" w:rsidR="00073BA0" w:rsidRPr="00522C18" w:rsidRDefault="00073BA0" w:rsidP="00073BA0">
      <w:pPr>
        <w:jc w:val="both"/>
        <w:rPr>
          <w:lang w:val="es-MX"/>
        </w:rPr>
      </w:pPr>
    </w:p>
    <w:p w14:paraId="1081897C" w14:textId="06CAF1E3" w:rsidR="00073BA0" w:rsidRPr="00522C18" w:rsidRDefault="009E1776" w:rsidP="00073BA0">
      <w:pPr>
        <w:jc w:val="both"/>
        <w:rPr>
          <w:lang w:val="es-MX"/>
        </w:rPr>
      </w:pPr>
      <w:r>
        <w:rPr>
          <w:lang w:val="es-MX"/>
        </w:rPr>
        <w:t>Marcelo DeMarzo</w:t>
      </w:r>
    </w:p>
    <w:p w14:paraId="54840E92" w14:textId="77777777" w:rsidR="00073BA0" w:rsidRPr="00522C18" w:rsidRDefault="00073BA0" w:rsidP="00073BA0">
      <w:pPr>
        <w:jc w:val="both"/>
        <w:rPr>
          <w:lang w:val="es-MX"/>
        </w:rPr>
      </w:pPr>
      <w:r w:rsidRPr="00522C18">
        <w:rPr>
          <w:lang w:val="es-MX"/>
        </w:rPr>
        <w:t>É. Você consegue o contato.</w:t>
      </w:r>
    </w:p>
    <w:p w14:paraId="692FDD8A" w14:textId="77777777" w:rsidR="00073BA0" w:rsidRPr="00522C18" w:rsidRDefault="00073BA0" w:rsidP="00073BA0">
      <w:pPr>
        <w:jc w:val="both"/>
        <w:rPr>
          <w:lang w:val="es-MX"/>
        </w:rPr>
      </w:pPr>
    </w:p>
    <w:p w14:paraId="6C52E38D" w14:textId="231BEF63" w:rsidR="00073BA0" w:rsidRPr="00522C18" w:rsidRDefault="00AD1EC0" w:rsidP="00073BA0">
      <w:pPr>
        <w:jc w:val="both"/>
        <w:rPr>
          <w:lang w:val="es-MX"/>
        </w:rPr>
      </w:pPr>
      <w:r>
        <w:rPr>
          <w:lang w:val="es-MX"/>
        </w:rPr>
        <w:t>Iara Vicente</w:t>
      </w:r>
    </w:p>
    <w:p w14:paraId="42F0920E" w14:textId="77777777" w:rsidR="00073BA0" w:rsidRPr="00522C18" w:rsidRDefault="00073BA0" w:rsidP="00073BA0">
      <w:pPr>
        <w:jc w:val="both"/>
        <w:rPr>
          <w:lang w:val="es-MX"/>
        </w:rPr>
      </w:pPr>
      <w:r w:rsidRPr="00522C18">
        <w:rPr>
          <w:lang w:val="es-MX"/>
        </w:rPr>
        <w:t>Perfeito. Como é o nome da outra professora?</w:t>
      </w:r>
    </w:p>
    <w:p w14:paraId="22200A6A" w14:textId="77777777" w:rsidR="00073BA0" w:rsidRPr="00522C18" w:rsidRDefault="00073BA0" w:rsidP="00073BA0">
      <w:pPr>
        <w:jc w:val="both"/>
        <w:rPr>
          <w:lang w:val="es-MX"/>
        </w:rPr>
      </w:pPr>
    </w:p>
    <w:p w14:paraId="423C4A7E" w14:textId="653B24D4" w:rsidR="00073BA0" w:rsidRPr="00522C18" w:rsidRDefault="009E1776" w:rsidP="00073BA0">
      <w:pPr>
        <w:jc w:val="both"/>
        <w:rPr>
          <w:lang w:val="es-MX"/>
        </w:rPr>
      </w:pPr>
      <w:r>
        <w:rPr>
          <w:lang w:val="es-MX"/>
        </w:rPr>
        <w:t>Marcelo DeMarzo</w:t>
      </w:r>
    </w:p>
    <w:p w14:paraId="1E029047" w14:textId="77777777" w:rsidR="00073BA0" w:rsidRPr="00522C18" w:rsidRDefault="00073BA0" w:rsidP="00073BA0">
      <w:pPr>
        <w:jc w:val="both"/>
        <w:rPr>
          <w:lang w:val="es-MX"/>
        </w:rPr>
      </w:pPr>
      <w:r w:rsidRPr="00522C18">
        <w:rPr>
          <w:lang w:val="es-MX"/>
        </w:rPr>
        <w:t>A Elisa, ela é do Einstein. Deixa eu passar aqui para você.</w:t>
      </w:r>
    </w:p>
    <w:p w14:paraId="6365B8BA" w14:textId="77777777" w:rsidR="00073BA0" w:rsidRPr="00522C18" w:rsidRDefault="00073BA0" w:rsidP="00073BA0">
      <w:pPr>
        <w:jc w:val="both"/>
        <w:rPr>
          <w:lang w:val="es-MX"/>
        </w:rPr>
      </w:pPr>
    </w:p>
    <w:p w14:paraId="506C959B" w14:textId="0ED5AA32" w:rsidR="00073BA0" w:rsidRPr="00522C18" w:rsidRDefault="00AD1EC0" w:rsidP="00073BA0">
      <w:pPr>
        <w:jc w:val="both"/>
        <w:rPr>
          <w:lang w:val="es-MX"/>
        </w:rPr>
      </w:pPr>
      <w:r>
        <w:rPr>
          <w:lang w:val="es-MX"/>
        </w:rPr>
        <w:t>Iara Vicente</w:t>
      </w:r>
    </w:p>
    <w:p w14:paraId="70B43392" w14:textId="77777777" w:rsidR="00073BA0" w:rsidRPr="00522C18" w:rsidRDefault="00073BA0" w:rsidP="00073BA0">
      <w:pPr>
        <w:jc w:val="both"/>
        <w:rPr>
          <w:lang w:val="es-MX"/>
        </w:rPr>
      </w:pPr>
      <w:r w:rsidRPr="00522C18">
        <w:rPr>
          <w:lang w:val="es-MX"/>
        </w:rPr>
        <w:t>Tá legal.</w:t>
      </w:r>
    </w:p>
    <w:p w14:paraId="4C2B6731" w14:textId="77777777" w:rsidR="00073BA0" w:rsidRPr="00522C18" w:rsidRDefault="00073BA0" w:rsidP="00073BA0">
      <w:pPr>
        <w:jc w:val="both"/>
        <w:rPr>
          <w:lang w:val="es-MX"/>
        </w:rPr>
      </w:pPr>
    </w:p>
    <w:p w14:paraId="3822A615" w14:textId="1F217BF6" w:rsidR="00073BA0" w:rsidRPr="00522C18" w:rsidRDefault="009E1776" w:rsidP="00073BA0">
      <w:pPr>
        <w:jc w:val="both"/>
        <w:rPr>
          <w:lang w:val="es-MX"/>
        </w:rPr>
      </w:pPr>
      <w:r>
        <w:rPr>
          <w:lang w:val="es-MX"/>
        </w:rPr>
        <w:t>Marcelo DeMarzo</w:t>
      </w:r>
    </w:p>
    <w:p w14:paraId="244A40F5" w14:textId="77777777" w:rsidR="00073BA0" w:rsidRPr="00522C18" w:rsidRDefault="00073BA0" w:rsidP="00073BA0">
      <w:pPr>
        <w:jc w:val="both"/>
        <w:rPr>
          <w:lang w:val="es-MX"/>
        </w:rPr>
      </w:pPr>
      <w:r w:rsidRPr="00522C18">
        <w:rPr>
          <w:lang w:val="es-MX"/>
        </w:rPr>
        <w:t xml:space="preserve">Eu acho que também você poderia conversar com a professora </w:t>
      </w:r>
      <w:r w:rsidRPr="00E84727">
        <w:rPr>
          <w:highlight w:val="yellow"/>
          <w:lang w:val="es-MX"/>
        </w:rPr>
        <w:t>Sandra Fortes, lá da UERJ</w:t>
      </w:r>
      <w:r w:rsidRPr="00522C18">
        <w:rPr>
          <w:lang w:val="es-MX"/>
        </w:rPr>
        <w:t>.</w:t>
      </w:r>
    </w:p>
    <w:p w14:paraId="4FAABBDD" w14:textId="77777777" w:rsidR="00073BA0" w:rsidRPr="00522C18" w:rsidRDefault="00073BA0" w:rsidP="00073BA0">
      <w:pPr>
        <w:jc w:val="both"/>
        <w:rPr>
          <w:lang w:val="es-MX"/>
        </w:rPr>
      </w:pPr>
      <w:r w:rsidRPr="00522C18">
        <w:rPr>
          <w:lang w:val="es-MX"/>
        </w:rPr>
        <w:t>Ela tem um trabalho bem interessante, né? A gente é parceiro com populações de baixa renda nas favelas.</w:t>
      </w:r>
    </w:p>
    <w:p w14:paraId="63F5E45A" w14:textId="77777777" w:rsidR="00073BA0" w:rsidRPr="00522C18" w:rsidRDefault="00073BA0" w:rsidP="00073BA0">
      <w:pPr>
        <w:jc w:val="both"/>
        <w:rPr>
          <w:lang w:val="es-MX"/>
        </w:rPr>
      </w:pPr>
    </w:p>
    <w:p w14:paraId="6B462D14" w14:textId="2CC90EF3" w:rsidR="00073BA0" w:rsidRPr="00522C18" w:rsidRDefault="00AD1EC0" w:rsidP="00073BA0">
      <w:pPr>
        <w:jc w:val="both"/>
        <w:rPr>
          <w:lang w:val="es-MX"/>
        </w:rPr>
      </w:pPr>
      <w:r>
        <w:rPr>
          <w:lang w:val="es-MX"/>
        </w:rPr>
        <w:t>Iara Vicente</w:t>
      </w:r>
    </w:p>
    <w:p w14:paraId="7E3C570A" w14:textId="77777777" w:rsidR="00073BA0" w:rsidRPr="00522C18" w:rsidRDefault="00073BA0" w:rsidP="00073BA0">
      <w:pPr>
        <w:jc w:val="both"/>
        <w:rPr>
          <w:lang w:val="es-MX"/>
        </w:rPr>
      </w:pPr>
      <w:r w:rsidRPr="00522C18">
        <w:rPr>
          <w:lang w:val="es-MX"/>
        </w:rPr>
        <w:t>Ah, legal.</w:t>
      </w:r>
    </w:p>
    <w:p w14:paraId="6BE427B8" w14:textId="77777777" w:rsidR="00073BA0" w:rsidRPr="00522C18" w:rsidRDefault="00073BA0" w:rsidP="00073BA0">
      <w:pPr>
        <w:jc w:val="both"/>
        <w:rPr>
          <w:lang w:val="es-MX"/>
        </w:rPr>
      </w:pPr>
    </w:p>
    <w:p w14:paraId="2AD4BF3F" w14:textId="46002F22" w:rsidR="00073BA0" w:rsidRPr="00522C18" w:rsidRDefault="009E1776" w:rsidP="00073BA0">
      <w:pPr>
        <w:jc w:val="both"/>
        <w:rPr>
          <w:lang w:val="es-MX"/>
        </w:rPr>
      </w:pPr>
      <w:r>
        <w:rPr>
          <w:lang w:val="es-MX"/>
        </w:rPr>
        <w:lastRenderedPageBreak/>
        <w:t>Marcelo DeMarzo</w:t>
      </w:r>
    </w:p>
    <w:p w14:paraId="3EB9A20A" w14:textId="77777777" w:rsidR="00073BA0" w:rsidRPr="00522C18" w:rsidRDefault="00073BA0" w:rsidP="00073BA0">
      <w:pPr>
        <w:jc w:val="both"/>
        <w:rPr>
          <w:lang w:val="es-MX"/>
        </w:rPr>
      </w:pPr>
      <w:r w:rsidRPr="00522C18">
        <w:rPr>
          <w:lang w:val="es-MX"/>
        </w:rPr>
        <w:t>Lembro, assim, de bate e pronto, seriam esses daí. Deixa eu lembrar de mais uma linha de passe disso.</w:t>
      </w:r>
    </w:p>
    <w:p w14:paraId="728A1E6A" w14:textId="77777777" w:rsidR="00073BA0" w:rsidRPr="00522C18" w:rsidRDefault="00073BA0" w:rsidP="00073BA0">
      <w:pPr>
        <w:jc w:val="both"/>
        <w:rPr>
          <w:lang w:val="es-MX"/>
        </w:rPr>
      </w:pPr>
    </w:p>
    <w:p w14:paraId="37BDBEF8" w14:textId="569A4A12" w:rsidR="00073BA0" w:rsidRPr="00522C18" w:rsidRDefault="00AD1EC0" w:rsidP="00073BA0">
      <w:pPr>
        <w:jc w:val="both"/>
        <w:rPr>
          <w:lang w:val="es-MX"/>
        </w:rPr>
      </w:pPr>
      <w:r>
        <w:rPr>
          <w:lang w:val="es-MX"/>
        </w:rPr>
        <w:t>Iara Vicente</w:t>
      </w:r>
    </w:p>
    <w:p w14:paraId="055410AE" w14:textId="77777777" w:rsidR="00073BA0" w:rsidRPr="00522C18" w:rsidRDefault="00073BA0" w:rsidP="00073BA0">
      <w:pPr>
        <w:jc w:val="both"/>
        <w:rPr>
          <w:lang w:val="es-MX"/>
        </w:rPr>
      </w:pPr>
      <w:r w:rsidRPr="00522C18">
        <w:rPr>
          <w:lang w:val="es-MX"/>
        </w:rPr>
        <w:t xml:space="preserve">Perfeito. Não, a </w:t>
      </w:r>
      <w:r w:rsidRPr="00E84727">
        <w:rPr>
          <w:highlight w:val="yellow"/>
          <w:lang w:val="es-MX"/>
        </w:rPr>
        <w:t>professora Elisa</w:t>
      </w:r>
      <w:r w:rsidRPr="00522C18">
        <w:rPr>
          <w:lang w:val="es-MX"/>
        </w:rPr>
        <w:t xml:space="preserve"> está aqui, né? A doutora Elisa está aqui na nossa lista, assim, acabei de ver. A gente só está tendo uma dificuldade de contactar o pessoal por e-mail, assim, sendo bem sincera.</w:t>
      </w:r>
    </w:p>
    <w:p w14:paraId="05109BDC" w14:textId="77777777" w:rsidR="00073BA0" w:rsidRPr="00522C18" w:rsidRDefault="00073BA0" w:rsidP="00073BA0">
      <w:pPr>
        <w:jc w:val="both"/>
        <w:rPr>
          <w:lang w:val="es-MX"/>
        </w:rPr>
      </w:pPr>
    </w:p>
    <w:p w14:paraId="693806AF" w14:textId="4265F11B" w:rsidR="00073BA0" w:rsidRPr="00522C18" w:rsidRDefault="009E1776" w:rsidP="00073BA0">
      <w:pPr>
        <w:jc w:val="both"/>
        <w:rPr>
          <w:lang w:val="es-MX"/>
        </w:rPr>
      </w:pPr>
      <w:r>
        <w:rPr>
          <w:lang w:val="es-MX"/>
        </w:rPr>
        <w:t>Marcelo DeMarzo</w:t>
      </w:r>
    </w:p>
    <w:p w14:paraId="25655785" w14:textId="77777777" w:rsidR="00073BA0" w:rsidRPr="00522C18" w:rsidRDefault="00073BA0" w:rsidP="00073BA0">
      <w:pPr>
        <w:jc w:val="both"/>
        <w:rPr>
          <w:lang w:val="es-MX"/>
        </w:rPr>
      </w:pPr>
      <w:r w:rsidRPr="00522C18">
        <w:rPr>
          <w:lang w:val="es-MX"/>
        </w:rPr>
        <w:t>Ah, é?</w:t>
      </w:r>
    </w:p>
    <w:p w14:paraId="3BDB4B07" w14:textId="77777777" w:rsidR="00073BA0" w:rsidRPr="00522C18" w:rsidRDefault="00073BA0" w:rsidP="00073BA0">
      <w:pPr>
        <w:jc w:val="both"/>
        <w:rPr>
          <w:lang w:val="es-MX"/>
        </w:rPr>
      </w:pPr>
    </w:p>
    <w:p w14:paraId="66DA30D8" w14:textId="5D91426D" w:rsidR="00073BA0" w:rsidRPr="00522C18" w:rsidRDefault="00AD1EC0" w:rsidP="00073BA0">
      <w:pPr>
        <w:jc w:val="both"/>
        <w:rPr>
          <w:lang w:val="es-MX"/>
        </w:rPr>
      </w:pPr>
      <w:r>
        <w:rPr>
          <w:lang w:val="es-MX"/>
        </w:rPr>
        <w:t>Iara Vicente</w:t>
      </w:r>
    </w:p>
    <w:p w14:paraId="5B90BE7C" w14:textId="77777777" w:rsidR="00073BA0" w:rsidRPr="00522C18" w:rsidRDefault="00073BA0" w:rsidP="00073BA0">
      <w:pPr>
        <w:jc w:val="both"/>
        <w:rPr>
          <w:lang w:val="es-MX"/>
        </w:rPr>
      </w:pPr>
      <w:r w:rsidRPr="00522C18">
        <w:rPr>
          <w:lang w:val="es-MX"/>
        </w:rPr>
        <w:t>É. Mas vamos ficar lá, né?</w:t>
      </w:r>
    </w:p>
    <w:p w14:paraId="5AE88A17" w14:textId="77777777" w:rsidR="00073BA0" w:rsidRPr="00522C18" w:rsidRDefault="00073BA0" w:rsidP="00073BA0">
      <w:pPr>
        <w:jc w:val="both"/>
        <w:rPr>
          <w:lang w:val="es-MX"/>
        </w:rPr>
      </w:pPr>
    </w:p>
    <w:p w14:paraId="2606758A" w14:textId="2504CA13" w:rsidR="00073BA0" w:rsidRPr="00522C18" w:rsidRDefault="009E1776" w:rsidP="00073BA0">
      <w:pPr>
        <w:jc w:val="both"/>
        <w:rPr>
          <w:lang w:val="es-MX"/>
        </w:rPr>
      </w:pPr>
      <w:r>
        <w:rPr>
          <w:lang w:val="es-MX"/>
        </w:rPr>
        <w:t>Marcelo DeMarzo</w:t>
      </w:r>
    </w:p>
    <w:p w14:paraId="60D7F929" w14:textId="77777777" w:rsidR="00073BA0" w:rsidRPr="00522C18" w:rsidRDefault="00073BA0" w:rsidP="00073BA0">
      <w:pPr>
        <w:jc w:val="both"/>
        <w:rPr>
          <w:lang w:val="es-MX"/>
        </w:rPr>
      </w:pPr>
      <w:r w:rsidRPr="00522C18">
        <w:rPr>
          <w:lang w:val="es-MX"/>
        </w:rPr>
        <w:t>Deixa eu ver se eu tenho o contato dela aqui para te passar.</w:t>
      </w:r>
    </w:p>
    <w:p w14:paraId="587E856A" w14:textId="77777777" w:rsidR="00073BA0" w:rsidRPr="00522C18" w:rsidRDefault="00073BA0" w:rsidP="00073BA0">
      <w:pPr>
        <w:jc w:val="both"/>
        <w:rPr>
          <w:lang w:val="es-MX"/>
        </w:rPr>
      </w:pPr>
    </w:p>
    <w:p w14:paraId="08D12674" w14:textId="3C3F01F2" w:rsidR="00073BA0" w:rsidRPr="00522C18" w:rsidRDefault="00AD1EC0" w:rsidP="00073BA0">
      <w:pPr>
        <w:jc w:val="both"/>
        <w:rPr>
          <w:lang w:val="es-MX"/>
        </w:rPr>
      </w:pPr>
      <w:r>
        <w:rPr>
          <w:lang w:val="es-MX"/>
        </w:rPr>
        <w:t>Iara Vicente</w:t>
      </w:r>
    </w:p>
    <w:p w14:paraId="5ABCD5AE" w14:textId="77777777" w:rsidR="00073BA0" w:rsidRPr="00522C18" w:rsidRDefault="00073BA0" w:rsidP="00073BA0">
      <w:pPr>
        <w:jc w:val="both"/>
        <w:rPr>
          <w:lang w:val="es-MX"/>
        </w:rPr>
      </w:pPr>
      <w:r w:rsidRPr="00522C18">
        <w:rPr>
          <w:lang w:val="es-MX"/>
        </w:rPr>
        <w:t>Ah, isso eu te agradeço, sim. A gente está contando com a ajuda dos nossos entrevistadores, aqueles que se dispõem, né?</w:t>
      </w:r>
    </w:p>
    <w:p w14:paraId="195E4E21" w14:textId="77777777" w:rsidR="00073BA0" w:rsidRPr="00522C18" w:rsidRDefault="00073BA0" w:rsidP="00073BA0">
      <w:pPr>
        <w:jc w:val="both"/>
        <w:rPr>
          <w:lang w:val="es-MX"/>
        </w:rPr>
      </w:pPr>
    </w:p>
    <w:p w14:paraId="51E7FA44" w14:textId="127002BE" w:rsidR="00073BA0" w:rsidRPr="00522C18" w:rsidRDefault="009E1776" w:rsidP="00073BA0">
      <w:pPr>
        <w:jc w:val="both"/>
        <w:rPr>
          <w:lang w:val="es-MX"/>
        </w:rPr>
      </w:pPr>
      <w:r>
        <w:rPr>
          <w:lang w:val="es-MX"/>
        </w:rPr>
        <w:t>Marcelo DeMarzo</w:t>
      </w:r>
    </w:p>
    <w:p w14:paraId="4B78D7F9" w14:textId="77777777" w:rsidR="00073BA0" w:rsidRPr="00522C18" w:rsidRDefault="00073BA0" w:rsidP="00073BA0">
      <w:pPr>
        <w:jc w:val="both"/>
        <w:rPr>
          <w:lang w:val="es-MX"/>
        </w:rPr>
      </w:pPr>
      <w:r w:rsidRPr="00522C18">
        <w:rPr>
          <w:lang w:val="es-MX"/>
        </w:rPr>
        <w:t>O Dante, com certeza eu tenho. Posso te passar, eu sei que ele não é do tema.</w:t>
      </w:r>
    </w:p>
    <w:p w14:paraId="76023A0E" w14:textId="77777777" w:rsidR="00073BA0" w:rsidRPr="00522C18" w:rsidRDefault="00073BA0" w:rsidP="00073BA0">
      <w:pPr>
        <w:jc w:val="both"/>
        <w:rPr>
          <w:lang w:val="es-MX"/>
        </w:rPr>
      </w:pPr>
    </w:p>
    <w:p w14:paraId="4E7A19AE" w14:textId="574D46BB" w:rsidR="00073BA0" w:rsidRPr="00522C18" w:rsidRDefault="00AD1EC0" w:rsidP="00073BA0">
      <w:pPr>
        <w:jc w:val="both"/>
        <w:rPr>
          <w:lang w:val="es-MX"/>
        </w:rPr>
      </w:pPr>
      <w:r>
        <w:rPr>
          <w:lang w:val="es-MX"/>
        </w:rPr>
        <w:t>Iara Vicente</w:t>
      </w:r>
    </w:p>
    <w:p w14:paraId="3D3805F2" w14:textId="77777777" w:rsidR="00073BA0" w:rsidRPr="00522C18" w:rsidRDefault="00073BA0" w:rsidP="00073BA0">
      <w:pPr>
        <w:jc w:val="both"/>
        <w:rPr>
          <w:lang w:val="es-MX"/>
        </w:rPr>
      </w:pPr>
      <w:r w:rsidRPr="00522C18">
        <w:rPr>
          <w:lang w:val="es-MX"/>
        </w:rPr>
        <w:t>Ah, perfeito.</w:t>
      </w:r>
    </w:p>
    <w:p w14:paraId="2948F7AC" w14:textId="77777777" w:rsidR="00073BA0" w:rsidRPr="00522C18" w:rsidRDefault="00073BA0" w:rsidP="00073BA0">
      <w:pPr>
        <w:jc w:val="both"/>
        <w:rPr>
          <w:lang w:val="es-MX"/>
        </w:rPr>
      </w:pPr>
    </w:p>
    <w:p w14:paraId="6F524465" w14:textId="42B483E2" w:rsidR="00073BA0" w:rsidRPr="00522C18" w:rsidRDefault="009E1776" w:rsidP="00073BA0">
      <w:pPr>
        <w:jc w:val="both"/>
        <w:rPr>
          <w:lang w:val="es-MX"/>
        </w:rPr>
      </w:pPr>
      <w:r>
        <w:rPr>
          <w:lang w:val="es-MX"/>
        </w:rPr>
        <w:t>Marcelo DeMarzo</w:t>
      </w:r>
    </w:p>
    <w:p w14:paraId="4216B866" w14:textId="77777777" w:rsidR="00073BA0" w:rsidRPr="00522C18" w:rsidRDefault="00073BA0" w:rsidP="00073BA0">
      <w:pPr>
        <w:jc w:val="both"/>
        <w:rPr>
          <w:lang w:val="es-MX"/>
        </w:rPr>
      </w:pPr>
      <w:r w:rsidRPr="00522C18">
        <w:rPr>
          <w:lang w:val="es-MX"/>
        </w:rPr>
        <w:t>É o WhatsApp do Dante, tá?</w:t>
      </w:r>
    </w:p>
    <w:p w14:paraId="7CACF57F" w14:textId="77777777" w:rsidR="00073BA0" w:rsidRPr="00522C18" w:rsidRDefault="00073BA0" w:rsidP="00073BA0">
      <w:pPr>
        <w:jc w:val="both"/>
        <w:rPr>
          <w:lang w:val="es-MX"/>
        </w:rPr>
      </w:pPr>
    </w:p>
    <w:p w14:paraId="1252FE2E" w14:textId="5F295790" w:rsidR="00073BA0" w:rsidRPr="00522C18" w:rsidRDefault="00AD1EC0" w:rsidP="00073BA0">
      <w:pPr>
        <w:jc w:val="both"/>
        <w:rPr>
          <w:lang w:val="es-MX"/>
        </w:rPr>
      </w:pPr>
      <w:r>
        <w:rPr>
          <w:lang w:val="es-MX"/>
        </w:rPr>
        <w:t>Iara Vicente</w:t>
      </w:r>
    </w:p>
    <w:p w14:paraId="14EDD3B3" w14:textId="77777777" w:rsidR="00073BA0" w:rsidRPr="00522C18" w:rsidRDefault="00073BA0" w:rsidP="00073BA0">
      <w:pPr>
        <w:jc w:val="both"/>
        <w:rPr>
          <w:lang w:val="es-MX"/>
        </w:rPr>
      </w:pPr>
      <w:r w:rsidRPr="00522C18">
        <w:rPr>
          <w:lang w:val="es-MX"/>
        </w:rPr>
        <w:t>É, muito grata. Hoje o WhatsApp é o portal, né?</w:t>
      </w:r>
    </w:p>
    <w:p w14:paraId="02DF3B38" w14:textId="77777777" w:rsidR="00073BA0" w:rsidRPr="00522C18" w:rsidRDefault="00073BA0" w:rsidP="00073BA0">
      <w:pPr>
        <w:jc w:val="both"/>
        <w:rPr>
          <w:lang w:val="es-MX"/>
        </w:rPr>
      </w:pPr>
    </w:p>
    <w:p w14:paraId="48EF87DE" w14:textId="4AFC0E46" w:rsidR="00073BA0" w:rsidRPr="00522C18" w:rsidRDefault="009E1776" w:rsidP="00073BA0">
      <w:pPr>
        <w:jc w:val="both"/>
        <w:rPr>
          <w:lang w:val="es-MX"/>
        </w:rPr>
      </w:pPr>
      <w:r>
        <w:rPr>
          <w:lang w:val="es-MX"/>
        </w:rPr>
        <w:t>Marcelo DeMarzo</w:t>
      </w:r>
    </w:p>
    <w:p w14:paraId="283C3628" w14:textId="77777777" w:rsidR="00073BA0" w:rsidRPr="00522C18" w:rsidRDefault="00073BA0" w:rsidP="00073BA0">
      <w:pPr>
        <w:jc w:val="both"/>
        <w:rPr>
          <w:lang w:val="es-MX"/>
        </w:rPr>
      </w:pPr>
      <w:r w:rsidRPr="00522C18">
        <w:rPr>
          <w:lang w:val="es-MX"/>
        </w:rPr>
        <w:t>É.</w:t>
      </w:r>
    </w:p>
    <w:p w14:paraId="28F6533B" w14:textId="77777777" w:rsidR="00073BA0" w:rsidRPr="00522C18" w:rsidRDefault="00073BA0" w:rsidP="00073BA0">
      <w:pPr>
        <w:jc w:val="both"/>
        <w:rPr>
          <w:lang w:val="es-MX"/>
        </w:rPr>
      </w:pPr>
    </w:p>
    <w:p w14:paraId="0CE3C8D7" w14:textId="39C9A122" w:rsidR="00073BA0" w:rsidRPr="00522C18" w:rsidRDefault="00AD1EC0" w:rsidP="00073BA0">
      <w:pPr>
        <w:jc w:val="both"/>
        <w:rPr>
          <w:lang w:val="es-MX"/>
        </w:rPr>
      </w:pPr>
      <w:r>
        <w:rPr>
          <w:lang w:val="es-MX"/>
        </w:rPr>
        <w:t>Iara Vicente</w:t>
      </w:r>
    </w:p>
    <w:p w14:paraId="199CA1BF" w14:textId="77777777" w:rsidR="00073BA0" w:rsidRPr="00522C18" w:rsidRDefault="00073BA0" w:rsidP="00073BA0">
      <w:pPr>
        <w:jc w:val="both"/>
        <w:rPr>
          <w:lang w:val="es-MX"/>
        </w:rPr>
      </w:pPr>
      <w:r w:rsidRPr="00522C18">
        <w:rPr>
          <w:lang w:val="es-MX"/>
        </w:rPr>
        <w:t>Tirar um print aqui.</w:t>
      </w:r>
    </w:p>
    <w:p w14:paraId="28F5D45C" w14:textId="77777777" w:rsidR="00073BA0" w:rsidRPr="00522C18" w:rsidRDefault="00073BA0" w:rsidP="00073BA0">
      <w:pPr>
        <w:jc w:val="both"/>
        <w:rPr>
          <w:lang w:val="es-MX"/>
        </w:rPr>
      </w:pPr>
    </w:p>
    <w:p w14:paraId="79E09B32" w14:textId="54A4201D" w:rsidR="00073BA0" w:rsidRPr="00522C18" w:rsidRDefault="009E1776" w:rsidP="00073BA0">
      <w:pPr>
        <w:jc w:val="both"/>
        <w:rPr>
          <w:lang w:val="es-MX"/>
        </w:rPr>
      </w:pPr>
      <w:r>
        <w:rPr>
          <w:lang w:val="es-MX"/>
        </w:rPr>
        <w:t>Marcelo DeMarzo</w:t>
      </w:r>
    </w:p>
    <w:p w14:paraId="38AEBBD5" w14:textId="77777777" w:rsidR="00073BA0" w:rsidRPr="00522C18" w:rsidRDefault="00073BA0" w:rsidP="00073BA0">
      <w:pPr>
        <w:jc w:val="both"/>
        <w:rPr>
          <w:lang w:val="es-MX"/>
        </w:rPr>
      </w:pPr>
      <w:r w:rsidRPr="00522C18">
        <w:rPr>
          <w:lang w:val="es-MX"/>
        </w:rPr>
        <w:t>Esse eu tenho da Elisa. Acho que não é. Tem um número aqui, talvez não seja o mesmo que faz tempo que eu não converso com ela.</w:t>
      </w:r>
    </w:p>
    <w:p w14:paraId="2268BF29" w14:textId="77777777" w:rsidR="00073BA0" w:rsidRPr="00522C18" w:rsidRDefault="00073BA0" w:rsidP="00073BA0">
      <w:pPr>
        <w:jc w:val="both"/>
        <w:rPr>
          <w:lang w:val="es-MX"/>
        </w:rPr>
      </w:pPr>
      <w:r w:rsidRPr="00522C18">
        <w:rPr>
          <w:lang w:val="es-MX"/>
        </w:rPr>
        <w:t>Deixa eu ver se eu te passo aqui.</w:t>
      </w:r>
    </w:p>
    <w:p w14:paraId="277A4723" w14:textId="77777777" w:rsidR="00073BA0" w:rsidRPr="00522C18" w:rsidRDefault="00073BA0" w:rsidP="00073BA0">
      <w:pPr>
        <w:jc w:val="both"/>
        <w:rPr>
          <w:lang w:val="es-MX"/>
        </w:rPr>
      </w:pPr>
    </w:p>
    <w:p w14:paraId="1907C8E2" w14:textId="726716DA" w:rsidR="00073BA0" w:rsidRPr="00522C18" w:rsidRDefault="00AD1EC0" w:rsidP="00073BA0">
      <w:pPr>
        <w:jc w:val="both"/>
        <w:rPr>
          <w:lang w:val="es-MX"/>
        </w:rPr>
      </w:pPr>
      <w:r>
        <w:rPr>
          <w:lang w:val="es-MX"/>
        </w:rPr>
        <w:t>Iara Vicente</w:t>
      </w:r>
    </w:p>
    <w:p w14:paraId="5AB23E4C" w14:textId="77777777" w:rsidR="00073BA0" w:rsidRPr="00522C18" w:rsidRDefault="00073BA0" w:rsidP="00073BA0">
      <w:pPr>
        <w:jc w:val="both"/>
        <w:rPr>
          <w:lang w:val="es-MX"/>
        </w:rPr>
      </w:pPr>
      <w:r w:rsidRPr="00522C18">
        <w:rPr>
          <w:lang w:val="es-MX"/>
        </w:rPr>
        <w:t>Ah, mas já é um ótimo início. Obrigada, professor. É, legal.</w:t>
      </w:r>
    </w:p>
    <w:p w14:paraId="030CCC4B" w14:textId="77777777" w:rsidR="00073BA0" w:rsidRPr="00522C18" w:rsidRDefault="00073BA0" w:rsidP="00073BA0">
      <w:pPr>
        <w:jc w:val="both"/>
        <w:rPr>
          <w:lang w:val="es-MX"/>
        </w:rPr>
      </w:pPr>
      <w:r w:rsidRPr="00522C18">
        <w:rPr>
          <w:lang w:val="es-MX"/>
        </w:rPr>
        <w:t>Ah, maravilha. Então, perfeito. E aí eu tenho mais uma perguntinha para o senhor, que além da... Seria o seguinte,</w:t>
      </w:r>
    </w:p>
    <w:p w14:paraId="1D061531" w14:textId="77777777" w:rsidR="00073BA0" w:rsidRPr="00522C18" w:rsidRDefault="00073BA0" w:rsidP="00073BA0">
      <w:pPr>
        <w:jc w:val="both"/>
        <w:rPr>
          <w:lang w:val="es-MX"/>
        </w:rPr>
      </w:pPr>
      <w:r w:rsidRPr="00522C18">
        <w:rPr>
          <w:lang w:val="es-MX"/>
        </w:rPr>
        <w:t>além da verba de consultoria que auxilia no financiamento das pesquisas, quais são as outras fontes de financiamento que o senhor pode contar no centro e na sua atividade regular de pesquisa?</w:t>
      </w:r>
    </w:p>
    <w:p w14:paraId="0D67B845" w14:textId="77777777" w:rsidR="00073BA0" w:rsidRPr="00522C18" w:rsidRDefault="00073BA0" w:rsidP="00073BA0">
      <w:pPr>
        <w:jc w:val="both"/>
        <w:rPr>
          <w:lang w:val="es-MX"/>
        </w:rPr>
      </w:pPr>
    </w:p>
    <w:p w14:paraId="5F14F3C6" w14:textId="7E99BAAA" w:rsidR="00073BA0" w:rsidRPr="00522C18" w:rsidRDefault="009E1776" w:rsidP="00073BA0">
      <w:pPr>
        <w:jc w:val="both"/>
        <w:rPr>
          <w:lang w:val="es-MX"/>
        </w:rPr>
      </w:pPr>
      <w:r>
        <w:rPr>
          <w:lang w:val="es-MX"/>
        </w:rPr>
        <w:t>Marcelo DeMarzo</w:t>
      </w:r>
    </w:p>
    <w:p w14:paraId="41D8E26C" w14:textId="77777777" w:rsidR="00073BA0" w:rsidRPr="00522C18" w:rsidRDefault="00073BA0" w:rsidP="00073BA0">
      <w:pPr>
        <w:jc w:val="both"/>
        <w:rPr>
          <w:lang w:val="es-MX"/>
        </w:rPr>
      </w:pPr>
      <w:r w:rsidRPr="00522C18">
        <w:rPr>
          <w:lang w:val="es-MX"/>
        </w:rPr>
        <w:lastRenderedPageBreak/>
        <w:t>Bom, no Brasil são as agências de fomento, as grandes agências, né? FAPESP, CAPES e CNPq. Os projetos têm esse tipo de financiamento.</w:t>
      </w:r>
    </w:p>
    <w:p w14:paraId="38732DDD" w14:textId="77777777" w:rsidR="00073BA0" w:rsidRPr="00522C18" w:rsidRDefault="00073BA0" w:rsidP="00073BA0">
      <w:pPr>
        <w:jc w:val="both"/>
        <w:rPr>
          <w:lang w:val="es-MX"/>
        </w:rPr>
      </w:pPr>
      <w:r w:rsidRPr="00522C18">
        <w:rPr>
          <w:lang w:val="es-MX"/>
        </w:rPr>
        <w:t>E no meu caso, esse autofinanciamento, né? Por meio do meu... Da minha empresa. A gente usa bastante esse autofinanciamento. Eu também tenho o Bolsa de Produtividade de CNPq, mas é CNPq, né?</w:t>
      </w:r>
    </w:p>
    <w:p w14:paraId="35B34EF4" w14:textId="77777777" w:rsidR="00073BA0" w:rsidRPr="00522C18" w:rsidRDefault="00073BA0" w:rsidP="00073BA0">
      <w:pPr>
        <w:jc w:val="both"/>
        <w:rPr>
          <w:lang w:val="es-MX"/>
        </w:rPr>
      </w:pPr>
    </w:p>
    <w:p w14:paraId="3AE8AE0C" w14:textId="19B3C645" w:rsidR="00073BA0" w:rsidRPr="00522C18" w:rsidRDefault="00AD1EC0" w:rsidP="00073BA0">
      <w:pPr>
        <w:jc w:val="both"/>
        <w:rPr>
          <w:lang w:val="es-MX"/>
        </w:rPr>
      </w:pPr>
      <w:r>
        <w:rPr>
          <w:lang w:val="es-MX"/>
        </w:rPr>
        <w:t>Iara Vicente</w:t>
      </w:r>
    </w:p>
    <w:p w14:paraId="0B69E02C" w14:textId="77777777" w:rsidR="00073BA0" w:rsidRPr="00522C18" w:rsidRDefault="00073BA0" w:rsidP="00073BA0">
      <w:pPr>
        <w:jc w:val="both"/>
        <w:rPr>
          <w:lang w:val="es-MX"/>
        </w:rPr>
      </w:pPr>
      <w:r w:rsidRPr="00522C18">
        <w:rPr>
          <w:lang w:val="es-MX"/>
        </w:rPr>
        <w:t>Uhum.</w:t>
      </w:r>
    </w:p>
    <w:p w14:paraId="77C9BB58" w14:textId="77777777" w:rsidR="00073BA0" w:rsidRPr="00522C18" w:rsidRDefault="00073BA0" w:rsidP="00073BA0">
      <w:pPr>
        <w:jc w:val="both"/>
        <w:rPr>
          <w:lang w:val="es-MX"/>
        </w:rPr>
      </w:pPr>
    </w:p>
    <w:p w14:paraId="11250420" w14:textId="57CDBDA2" w:rsidR="00073BA0" w:rsidRPr="00522C18" w:rsidRDefault="009E1776" w:rsidP="00073BA0">
      <w:pPr>
        <w:jc w:val="both"/>
        <w:rPr>
          <w:lang w:val="es-MX"/>
        </w:rPr>
      </w:pPr>
      <w:r>
        <w:rPr>
          <w:lang w:val="es-MX"/>
        </w:rPr>
        <w:t>Marcelo DeMarzo</w:t>
      </w:r>
    </w:p>
    <w:p w14:paraId="541BFB7E" w14:textId="77777777" w:rsidR="00073BA0" w:rsidRPr="00522C18" w:rsidRDefault="00073BA0" w:rsidP="00073BA0">
      <w:pPr>
        <w:jc w:val="both"/>
        <w:rPr>
          <w:lang w:val="es-MX"/>
        </w:rPr>
      </w:pPr>
      <w:r w:rsidRPr="00522C18">
        <w:rPr>
          <w:lang w:val="es-MX"/>
        </w:rPr>
        <w:t>Vendas agentes de fomento.</w:t>
      </w:r>
    </w:p>
    <w:p w14:paraId="508BEFA2" w14:textId="77777777" w:rsidR="00073BA0" w:rsidRPr="00522C18" w:rsidRDefault="00073BA0" w:rsidP="00073BA0">
      <w:pPr>
        <w:jc w:val="both"/>
        <w:rPr>
          <w:lang w:val="es-MX"/>
        </w:rPr>
      </w:pPr>
    </w:p>
    <w:p w14:paraId="2374F20B" w14:textId="026FDA38" w:rsidR="00073BA0" w:rsidRPr="00522C18" w:rsidRDefault="00AD1EC0" w:rsidP="00073BA0">
      <w:pPr>
        <w:jc w:val="both"/>
        <w:rPr>
          <w:lang w:val="es-MX"/>
        </w:rPr>
      </w:pPr>
      <w:r>
        <w:rPr>
          <w:lang w:val="es-MX"/>
        </w:rPr>
        <w:t>Iara Vicente</w:t>
      </w:r>
    </w:p>
    <w:p w14:paraId="587661D1" w14:textId="77777777" w:rsidR="00073BA0" w:rsidRPr="00522C18" w:rsidRDefault="00073BA0" w:rsidP="00073BA0">
      <w:pPr>
        <w:jc w:val="both"/>
        <w:rPr>
          <w:lang w:val="es-MX"/>
        </w:rPr>
      </w:pPr>
      <w:r w:rsidRPr="00522C18">
        <w:rPr>
          <w:lang w:val="es-MX"/>
        </w:rPr>
        <w:t>Existe algum tipo de financiamento através de organizações não governamentais, fundações?</w:t>
      </w:r>
    </w:p>
    <w:p w14:paraId="50937640" w14:textId="77777777" w:rsidR="00073BA0" w:rsidRPr="00522C18" w:rsidRDefault="00073BA0" w:rsidP="00073BA0">
      <w:pPr>
        <w:jc w:val="both"/>
        <w:rPr>
          <w:lang w:val="es-MX"/>
        </w:rPr>
      </w:pPr>
    </w:p>
    <w:p w14:paraId="442C6199" w14:textId="52CF78F6" w:rsidR="00073BA0" w:rsidRPr="00522C18" w:rsidRDefault="009E1776" w:rsidP="00073BA0">
      <w:pPr>
        <w:jc w:val="both"/>
        <w:rPr>
          <w:lang w:val="es-MX"/>
        </w:rPr>
      </w:pPr>
      <w:r>
        <w:rPr>
          <w:lang w:val="es-MX"/>
        </w:rPr>
        <w:t>Marcelo DeMarzo</w:t>
      </w:r>
    </w:p>
    <w:p w14:paraId="75A8F715" w14:textId="77777777" w:rsidR="00073BA0" w:rsidRPr="00522C18" w:rsidRDefault="00073BA0" w:rsidP="00073BA0">
      <w:pPr>
        <w:jc w:val="both"/>
        <w:rPr>
          <w:lang w:val="es-MX"/>
        </w:rPr>
      </w:pPr>
      <w:r w:rsidRPr="00522C18">
        <w:rPr>
          <w:lang w:val="es-MX"/>
        </w:rPr>
        <w:t>Existe.</w:t>
      </w:r>
    </w:p>
    <w:p w14:paraId="6E1BCBEC" w14:textId="77777777" w:rsidR="00073BA0" w:rsidRPr="00522C18" w:rsidRDefault="00073BA0" w:rsidP="00073BA0">
      <w:pPr>
        <w:jc w:val="both"/>
        <w:rPr>
          <w:lang w:val="es-MX"/>
        </w:rPr>
      </w:pPr>
      <w:r w:rsidRPr="00522C18">
        <w:rPr>
          <w:lang w:val="es-MX"/>
        </w:rPr>
        <w:t>Existe, né? Eu ainda não acessei, mas estou buscando acessar. É uma diretriz que eu tenho agora. A gente está construindo alguns projetos para poder acessar também institutos de fomento que não sejam oficiais, né?</w:t>
      </w:r>
    </w:p>
    <w:p w14:paraId="3B6B2122" w14:textId="77777777" w:rsidR="00073BA0" w:rsidRPr="00522C18" w:rsidRDefault="00073BA0" w:rsidP="00073BA0">
      <w:pPr>
        <w:jc w:val="both"/>
        <w:rPr>
          <w:lang w:val="es-MX"/>
        </w:rPr>
      </w:pPr>
    </w:p>
    <w:p w14:paraId="17E2EDB2" w14:textId="37BBC6B0" w:rsidR="00073BA0" w:rsidRPr="00522C18" w:rsidRDefault="00AD1EC0" w:rsidP="00073BA0">
      <w:pPr>
        <w:jc w:val="both"/>
        <w:rPr>
          <w:lang w:val="es-MX"/>
        </w:rPr>
      </w:pPr>
      <w:r>
        <w:rPr>
          <w:lang w:val="es-MX"/>
        </w:rPr>
        <w:t>Iara Vicente</w:t>
      </w:r>
    </w:p>
    <w:p w14:paraId="77C57F0E" w14:textId="77777777" w:rsidR="00073BA0" w:rsidRPr="00522C18" w:rsidRDefault="00073BA0" w:rsidP="00073BA0">
      <w:pPr>
        <w:jc w:val="both"/>
        <w:rPr>
          <w:lang w:val="es-MX"/>
        </w:rPr>
      </w:pPr>
      <w:r w:rsidRPr="00522C18">
        <w:rPr>
          <w:lang w:val="es-MX"/>
        </w:rPr>
        <w:t>Uhum. Você já tem algum na mira, assim?</w:t>
      </w:r>
    </w:p>
    <w:p w14:paraId="6EA84188" w14:textId="77777777" w:rsidR="00073BA0" w:rsidRPr="00522C18" w:rsidRDefault="00073BA0" w:rsidP="00073BA0">
      <w:pPr>
        <w:jc w:val="both"/>
        <w:rPr>
          <w:lang w:val="es-MX"/>
        </w:rPr>
      </w:pPr>
    </w:p>
    <w:p w14:paraId="47E6EB94" w14:textId="19942A58" w:rsidR="00073BA0" w:rsidRPr="00522C18" w:rsidRDefault="009E1776" w:rsidP="00073BA0">
      <w:pPr>
        <w:jc w:val="both"/>
        <w:rPr>
          <w:lang w:val="es-MX"/>
        </w:rPr>
      </w:pPr>
      <w:r>
        <w:rPr>
          <w:lang w:val="es-MX"/>
        </w:rPr>
        <w:t>Marcelo DeMarzo</w:t>
      </w:r>
    </w:p>
    <w:p w14:paraId="00E85946" w14:textId="77777777" w:rsidR="00073BA0" w:rsidRPr="00522C18" w:rsidRDefault="00073BA0" w:rsidP="00073BA0">
      <w:pPr>
        <w:jc w:val="both"/>
        <w:rPr>
          <w:lang w:val="es-MX"/>
        </w:rPr>
      </w:pPr>
      <w:r w:rsidRPr="00522C18">
        <w:rPr>
          <w:lang w:val="es-MX"/>
        </w:rPr>
        <w:lastRenderedPageBreak/>
        <w:t>Não brasileiro, né? Mas tem um que é bastante conhecido internacionalmente, que é a Wellcome. Aham. Do Reino Unido, né? Acho que você já deve ter ouvido falar.</w:t>
      </w:r>
    </w:p>
    <w:p w14:paraId="6CB570FF" w14:textId="77777777" w:rsidR="00073BA0" w:rsidRPr="00522C18" w:rsidRDefault="00073BA0" w:rsidP="00073BA0">
      <w:pPr>
        <w:jc w:val="both"/>
        <w:rPr>
          <w:lang w:val="es-MX"/>
        </w:rPr>
      </w:pPr>
    </w:p>
    <w:p w14:paraId="07BCEB0A" w14:textId="66D641F9" w:rsidR="00073BA0" w:rsidRPr="00522C18" w:rsidRDefault="00AD1EC0" w:rsidP="00073BA0">
      <w:pPr>
        <w:jc w:val="both"/>
        <w:rPr>
          <w:lang w:val="es-MX"/>
        </w:rPr>
      </w:pPr>
      <w:r>
        <w:rPr>
          <w:lang w:val="es-MX"/>
        </w:rPr>
        <w:t>Iara Vicente</w:t>
      </w:r>
    </w:p>
    <w:p w14:paraId="75919C25" w14:textId="77777777" w:rsidR="00073BA0" w:rsidRPr="00522C18" w:rsidRDefault="00073BA0" w:rsidP="00073BA0">
      <w:pPr>
        <w:jc w:val="both"/>
        <w:rPr>
          <w:lang w:val="es-MX"/>
        </w:rPr>
      </w:pPr>
      <w:r w:rsidRPr="00522C18">
        <w:rPr>
          <w:lang w:val="es-MX"/>
        </w:rPr>
        <w:t>Uhum.</w:t>
      </w:r>
    </w:p>
    <w:p w14:paraId="6E203C83" w14:textId="77777777" w:rsidR="00073BA0" w:rsidRPr="00522C18" w:rsidRDefault="00073BA0" w:rsidP="00073BA0">
      <w:pPr>
        <w:jc w:val="both"/>
        <w:rPr>
          <w:lang w:val="es-MX"/>
        </w:rPr>
      </w:pPr>
    </w:p>
    <w:p w14:paraId="65BE5E35" w14:textId="1E17A3D7" w:rsidR="00073BA0" w:rsidRPr="00522C18" w:rsidRDefault="009E1776" w:rsidP="00073BA0">
      <w:pPr>
        <w:jc w:val="both"/>
        <w:rPr>
          <w:lang w:val="es-MX"/>
        </w:rPr>
      </w:pPr>
      <w:r>
        <w:rPr>
          <w:lang w:val="es-MX"/>
        </w:rPr>
        <w:t>Marcelo DeMarzo</w:t>
      </w:r>
    </w:p>
    <w:p w14:paraId="5330F164" w14:textId="77777777" w:rsidR="00073BA0" w:rsidRPr="00522C18" w:rsidRDefault="00073BA0" w:rsidP="00073BA0">
      <w:pPr>
        <w:jc w:val="both"/>
        <w:rPr>
          <w:lang w:val="es-MX"/>
        </w:rPr>
      </w:pPr>
      <w:r w:rsidRPr="00522C18">
        <w:rPr>
          <w:lang w:val="es-MX"/>
        </w:rPr>
        <w:t>No Brasil, acho que tem o Serrapilha, né? Se eu não me engano. Mais financeiramente. Uhum.</w:t>
      </w:r>
    </w:p>
    <w:p w14:paraId="17A976E0" w14:textId="77777777" w:rsidR="00073BA0" w:rsidRPr="00522C18" w:rsidRDefault="00073BA0" w:rsidP="00073BA0">
      <w:pPr>
        <w:jc w:val="both"/>
        <w:rPr>
          <w:lang w:val="es-MX"/>
        </w:rPr>
      </w:pPr>
      <w:r w:rsidRPr="00522C18">
        <w:rPr>
          <w:lang w:val="es-MX"/>
        </w:rPr>
        <w:t>Mas aí são mais para pesquisadores jovens, né? No início de carreira.</w:t>
      </w:r>
    </w:p>
    <w:p w14:paraId="5B423847" w14:textId="77777777" w:rsidR="00073BA0" w:rsidRPr="00522C18" w:rsidRDefault="00073BA0" w:rsidP="00073BA0">
      <w:pPr>
        <w:jc w:val="both"/>
        <w:rPr>
          <w:lang w:val="es-MX"/>
        </w:rPr>
      </w:pPr>
    </w:p>
    <w:p w14:paraId="1675F1E2" w14:textId="5E3E6CAE" w:rsidR="00073BA0" w:rsidRPr="00522C18" w:rsidRDefault="00AD1EC0" w:rsidP="00073BA0">
      <w:pPr>
        <w:jc w:val="both"/>
        <w:rPr>
          <w:lang w:val="es-MX"/>
        </w:rPr>
      </w:pPr>
      <w:r>
        <w:rPr>
          <w:lang w:val="es-MX"/>
        </w:rPr>
        <w:t>Iara Vicente</w:t>
      </w:r>
    </w:p>
    <w:p w14:paraId="45CD28C4" w14:textId="77777777" w:rsidR="00073BA0" w:rsidRPr="00522C18" w:rsidRDefault="00073BA0" w:rsidP="00073BA0">
      <w:pPr>
        <w:jc w:val="both"/>
        <w:rPr>
          <w:lang w:val="es-MX"/>
        </w:rPr>
      </w:pPr>
      <w:r w:rsidRPr="00522C18">
        <w:rPr>
          <w:lang w:val="es-MX"/>
        </w:rPr>
        <w:t>Sim.</w:t>
      </w:r>
    </w:p>
    <w:p w14:paraId="6AA1D3D9" w14:textId="77777777" w:rsidR="00073BA0" w:rsidRPr="00522C18" w:rsidRDefault="00073BA0" w:rsidP="00073BA0">
      <w:pPr>
        <w:jc w:val="both"/>
        <w:rPr>
          <w:lang w:val="es-MX"/>
        </w:rPr>
      </w:pPr>
    </w:p>
    <w:p w14:paraId="5D491435" w14:textId="59A098BE" w:rsidR="00073BA0" w:rsidRPr="00522C18" w:rsidRDefault="009E1776" w:rsidP="00073BA0">
      <w:pPr>
        <w:jc w:val="both"/>
        <w:rPr>
          <w:lang w:val="es-MX"/>
        </w:rPr>
      </w:pPr>
      <w:r>
        <w:rPr>
          <w:lang w:val="es-MX"/>
        </w:rPr>
        <w:t>Marcelo DeMarzo</w:t>
      </w:r>
    </w:p>
    <w:p w14:paraId="3E87392A" w14:textId="04932C8F" w:rsidR="00073BA0" w:rsidRDefault="00073BA0" w:rsidP="00073BA0">
      <w:pPr>
        <w:jc w:val="both"/>
        <w:rPr>
          <w:lang w:val="es-MX"/>
        </w:rPr>
      </w:pPr>
      <w:r w:rsidRPr="00522C18">
        <w:rPr>
          <w:lang w:val="es-MX"/>
        </w:rPr>
        <w:t>Existem outros, mas agora eu não estou lembrando de cabeça. Mas tem surgido isso sim. Nosso centro ainda não tem essa experiência, mas nós estamos buscando.</w:t>
      </w:r>
    </w:p>
    <w:p w14:paraId="1A759025" w14:textId="77777777" w:rsidR="00492FAE" w:rsidRPr="00492FAE" w:rsidRDefault="00492FAE" w:rsidP="00073BA0">
      <w:pPr>
        <w:jc w:val="both"/>
        <w:rPr>
          <w:lang w:val="es-MX"/>
        </w:rPr>
      </w:pPr>
    </w:p>
    <w:p w14:paraId="64A8D3E0" w14:textId="68DA80FC" w:rsidR="00073BA0" w:rsidRDefault="00AD1EC0" w:rsidP="00073BA0">
      <w:pPr>
        <w:jc w:val="both"/>
      </w:pPr>
      <w:r>
        <w:t>Iara Vicente</w:t>
      </w:r>
    </w:p>
    <w:p w14:paraId="3BD52D7D" w14:textId="77777777" w:rsidR="00073BA0" w:rsidRPr="00522C18" w:rsidRDefault="00073BA0" w:rsidP="00073BA0">
      <w:pPr>
        <w:jc w:val="both"/>
        <w:rPr>
          <w:lang w:val="es-MX"/>
        </w:rPr>
      </w:pPr>
      <w:r>
        <w:t xml:space="preserve"/>
      </w:r>
      <w:proofErr w:type="spellStart"/>
      <w:r>
        <w:t>Perfeito</w:t>
      </w:r>
      <w:proofErr w:type="spellEnd"/>
      <w:r>
        <w:t xml:space="preserve">. </w:t>
      </w:r>
      <w:r w:rsidRPr="00522C18">
        <w:rPr>
          <w:lang w:val="es-MX"/>
        </w:rPr>
        <w:t>Então, professor, eu queria só agradecer mesmo, assim, foi super rica e super eficiente, no melhor estilo mindfulness, né?</w:t>
      </w:r>
    </w:p>
    <w:p w14:paraId="7C3EEA93" w14:textId="77777777" w:rsidR="00073BA0" w:rsidRPr="00522C18" w:rsidRDefault="00073BA0" w:rsidP="00073BA0">
      <w:pPr>
        <w:jc w:val="both"/>
        <w:rPr>
          <w:lang w:val="es-MX"/>
        </w:rPr>
      </w:pPr>
      <w:r w:rsidRPr="00522C18">
        <w:rPr>
          <w:lang w:val="es-MX"/>
        </w:rPr>
        <w:t>Essa nossa entrevista. A gente vai, ele mantém informado, tá? A ideia é que a gente consiga construir um panorama mostrando os principais desafios e os principais caminhos, né?</w:t>
      </w:r>
    </w:p>
    <w:p w14:paraId="14BA0543" w14:textId="77777777" w:rsidR="00073BA0" w:rsidRPr="00522C18" w:rsidRDefault="00073BA0" w:rsidP="00073BA0">
      <w:pPr>
        <w:jc w:val="both"/>
        <w:rPr>
          <w:lang w:val="es-MX"/>
        </w:rPr>
      </w:pPr>
      <w:r w:rsidRPr="00522C18">
        <w:rPr>
          <w:lang w:val="es-MX"/>
        </w:rPr>
        <w:t>Que a gente tem construído coletivamente quanto a América Latina. Exatamente. E também as especificidades de cada país. Eventualmente a gente pensa também em fazer um seminário para divulgação de resultados.</w:t>
      </w:r>
    </w:p>
    <w:p w14:paraId="3F68988E" w14:textId="77777777" w:rsidR="00073BA0" w:rsidRPr="00522C18" w:rsidRDefault="00073BA0" w:rsidP="00073BA0">
      <w:pPr>
        <w:jc w:val="both"/>
        <w:rPr>
          <w:lang w:val="es-MX"/>
        </w:rPr>
      </w:pPr>
      <w:r w:rsidRPr="00522C18">
        <w:rPr>
          <w:lang w:val="es-MX"/>
        </w:rPr>
        <w:lastRenderedPageBreak/>
        <w:t xml:space="preserve">E é importante lembrar que essa pesquisa foi financiada pela </w:t>
      </w:r>
      <w:r w:rsidRPr="00492FAE">
        <w:rPr>
          <w:highlight w:val="yellow"/>
          <w:lang w:val="es-MX"/>
        </w:rPr>
        <w:t>Tempest Foundation</w:t>
      </w:r>
      <w:r w:rsidRPr="00522C18">
        <w:rPr>
          <w:lang w:val="es-MX"/>
        </w:rPr>
        <w:t>, que é uma das possíveis financiadoras, né?</w:t>
      </w:r>
    </w:p>
    <w:p w14:paraId="2AB168C9" w14:textId="77777777" w:rsidR="00073BA0" w:rsidRPr="00522C18" w:rsidRDefault="00073BA0" w:rsidP="00073BA0">
      <w:pPr>
        <w:jc w:val="both"/>
        <w:rPr>
          <w:lang w:val="es-MX"/>
        </w:rPr>
      </w:pPr>
      <w:r w:rsidRPr="00522C18">
        <w:rPr>
          <w:lang w:val="es-MX"/>
        </w:rPr>
        <w:t>Eles financiam não só a nossa pesquisa sobre o florescimento humano, mas então a gente tem essa esperança de que esse tipo de iniciativa seja um subsídio técnico para auxiliar, né?</w:t>
      </w:r>
    </w:p>
    <w:p w14:paraId="730DC1C1" w14:textId="77777777" w:rsidR="00073BA0" w:rsidRPr="00522C18" w:rsidRDefault="00073BA0" w:rsidP="00073BA0">
      <w:pPr>
        <w:jc w:val="both"/>
        <w:rPr>
          <w:lang w:val="es-MX"/>
        </w:rPr>
      </w:pPr>
      <w:r w:rsidRPr="00522C18">
        <w:rPr>
          <w:lang w:val="es-MX"/>
        </w:rPr>
        <w:t>O aumento do financiamento para esses temas tão importantes. Sim. Que acompanha o universo do florescimento humano. Então, só te agradecer, desejar uma ótima tarde.</w:t>
      </w:r>
    </w:p>
    <w:p w14:paraId="71CF080A" w14:textId="77777777" w:rsidR="00073BA0" w:rsidRPr="00522C18" w:rsidRDefault="00073BA0" w:rsidP="00073BA0">
      <w:pPr>
        <w:jc w:val="both"/>
        <w:rPr>
          <w:lang w:val="es-MX"/>
        </w:rPr>
      </w:pPr>
    </w:p>
    <w:p w14:paraId="2E745C73" w14:textId="75D0EDBE" w:rsidR="00073BA0" w:rsidRPr="00522C18" w:rsidRDefault="009E1776" w:rsidP="00073BA0">
      <w:pPr>
        <w:jc w:val="both"/>
        <w:rPr>
          <w:lang w:val="es-MX"/>
        </w:rPr>
      </w:pPr>
      <w:r>
        <w:rPr>
          <w:lang w:val="es-MX"/>
        </w:rPr>
        <w:t>Marcelo DeMarzo</w:t>
      </w:r>
    </w:p>
    <w:p w14:paraId="410B6226" w14:textId="77777777" w:rsidR="00073BA0" w:rsidRDefault="00073BA0" w:rsidP="00073BA0">
      <w:pPr>
        <w:jc w:val="both"/>
      </w:pPr>
      <w:r w:rsidRPr="00522C18">
        <w:rPr>
          <w:lang w:val="es-MX"/>
        </w:rPr>
        <w:t xml:space="preserve">Espero que cada vez cresça mais. </w:t>
      </w:r>
      <w:r>
        <w:t xml:space="preserve">Com </w:t>
      </w:r>
      <w:proofErr w:type="spellStart"/>
      <w:r>
        <w:t>certeza</w:t>
      </w:r>
      <w:proofErr w:type="spellEnd"/>
      <w:r>
        <w:t>.</w:t>
      </w:r>
    </w:p>
    <w:p w14:paraId="6CC11262" w14:textId="77777777" w:rsidR="00073BA0" w:rsidRDefault="00073BA0" w:rsidP="00073BA0">
      <w:pPr>
        <w:jc w:val="both"/>
      </w:pPr>
    </w:p>
    <w:p w14:paraId="5943EC6C" w14:textId="77777777" w:rsidR="001C0CAD" w:rsidRDefault="001C0CAD" w:rsidP="001C0CAD">
      <w:pPr>
        <w:jc w:val="both"/>
      </w:pPr>
      <w:r>
        <w:t>Iara Vicente</w:t>
      </w:r>
    </w:p>
    <w:p w14:paraId="6CB09E99" w14:textId="77777777" w:rsidR="00073BA0" w:rsidRPr="00522C18" w:rsidRDefault="00073BA0" w:rsidP="00073BA0">
      <w:pPr>
        <w:jc w:val="both"/>
        <w:rPr>
          <w:lang w:val="es-MX"/>
        </w:rPr>
      </w:pPr>
      <w:r>
        <w:t xml:space="preserve">Sim. </w:t>
      </w:r>
      <w:r w:rsidRPr="00522C18">
        <w:rPr>
          <w:lang w:val="es-MX"/>
        </w:rPr>
        <w:t>E vou me inscrever em tudo. Vou botar minha família toda. De aquelas plantas maluquinhas, do povo lá do Acre. Todo mundo precisa ser mais.</w:t>
      </w:r>
    </w:p>
    <w:p w14:paraId="4EC13B95" w14:textId="3B472E58" w:rsidR="00073BA0" w:rsidRPr="00522C18" w:rsidRDefault="00073BA0" w:rsidP="00073BA0">
      <w:pPr>
        <w:jc w:val="both"/>
        <w:rPr>
          <w:lang w:val="es-MX"/>
        </w:rPr>
      </w:pPr>
    </w:p>
    <w:p w14:paraId="6617A176" w14:textId="339B5E4E" w:rsidR="00073BA0" w:rsidRPr="00522C18" w:rsidRDefault="009E1776" w:rsidP="00073BA0">
      <w:pPr>
        <w:jc w:val="both"/>
        <w:rPr>
          <w:lang w:val="es-MX"/>
        </w:rPr>
      </w:pPr>
      <w:r>
        <w:rPr>
          <w:lang w:val="es-MX"/>
        </w:rPr>
        <w:t>Marcelo DeMarzo</w:t>
      </w:r>
    </w:p>
    <w:p w14:paraId="339A2002" w14:textId="77777777" w:rsidR="00073BA0" w:rsidRPr="00522C18" w:rsidRDefault="00073BA0" w:rsidP="00073BA0">
      <w:pPr>
        <w:jc w:val="both"/>
        <w:rPr>
          <w:lang w:val="es-MX"/>
        </w:rPr>
      </w:pPr>
      <w:r w:rsidRPr="00522C18">
        <w:rPr>
          <w:lang w:val="es-MX"/>
        </w:rPr>
        <w:t>O que precisar, me pede. Tá bom?</w:t>
      </w:r>
    </w:p>
    <w:p w14:paraId="3ACAB508" w14:textId="77777777" w:rsidR="00073BA0" w:rsidRPr="00522C18" w:rsidRDefault="00073BA0" w:rsidP="00073BA0">
      <w:pPr>
        <w:jc w:val="both"/>
        <w:rPr>
          <w:lang w:val="es-MX"/>
        </w:rPr>
      </w:pPr>
    </w:p>
    <w:p w14:paraId="0D8FD89D" w14:textId="29A38E09" w:rsidR="00073BA0" w:rsidRPr="00522C18" w:rsidRDefault="00AD1EC0" w:rsidP="00073BA0">
      <w:pPr>
        <w:jc w:val="both"/>
        <w:rPr>
          <w:lang w:val="es-MX"/>
        </w:rPr>
      </w:pPr>
      <w:r>
        <w:rPr>
          <w:lang w:val="es-MX"/>
        </w:rPr>
        <w:t>Iara Vicente</w:t>
      </w:r>
    </w:p>
    <w:p w14:paraId="6275B74E" w14:textId="77777777" w:rsidR="00073BA0" w:rsidRPr="00522C18" w:rsidRDefault="00073BA0" w:rsidP="00073BA0">
      <w:pPr>
        <w:jc w:val="both"/>
        <w:rPr>
          <w:lang w:val="es-MX"/>
        </w:rPr>
      </w:pPr>
      <w:r w:rsidRPr="00522C18">
        <w:rPr>
          <w:lang w:val="es-MX"/>
        </w:rPr>
        <w:t>Tá certo. Muito obrigada, professor. Até breve. Mantemos em contato.</w:t>
      </w:r>
    </w:p>
    <w:p w14:paraId="590614FC" w14:textId="77777777" w:rsidR="00073BA0" w:rsidRPr="00522C18" w:rsidRDefault="00073BA0" w:rsidP="00073BA0">
      <w:pPr>
        <w:jc w:val="both"/>
        <w:rPr>
          <w:lang w:val="es-MX"/>
        </w:rPr>
      </w:pPr>
    </w:p>
    <w:p w14:paraId="595FE5BB" w14:textId="735AFA54" w:rsidR="00073BA0" w:rsidRPr="00522C18" w:rsidRDefault="009E1776" w:rsidP="00073BA0">
      <w:pPr>
        <w:jc w:val="both"/>
        <w:rPr>
          <w:lang w:val="es-MX"/>
        </w:rPr>
      </w:pPr>
      <w:r>
        <w:rPr>
          <w:lang w:val="es-MX"/>
        </w:rPr>
        <w:t>Marcelo DeMarzo</w:t>
      </w:r>
    </w:p>
    <w:p w14:paraId="4EFD1D23" w14:textId="77777777" w:rsidR="00073BA0" w:rsidRPr="00522C18" w:rsidRDefault="00073BA0" w:rsidP="00073BA0">
      <w:pPr>
        <w:jc w:val="both"/>
        <w:rPr>
          <w:lang w:val="es-MX"/>
        </w:rPr>
      </w:pPr>
      <w:r w:rsidRPr="00522C18">
        <w:rPr>
          <w:lang w:val="es-MX"/>
        </w:rPr>
        <w:t>Obrigado a você. Um prazer. Um abraço. Tchau, tchau.</w:t>
      </w:r>
    </w:p>
    <w:p w14:paraId="5F539843" w14:textId="77777777" w:rsidR="00073BA0" w:rsidRPr="00522C18" w:rsidRDefault="00073BA0" w:rsidP="00073BA0">
      <w:pPr>
        <w:jc w:val="both"/>
        <w:rPr>
          <w:lang w:val="es-MX"/>
        </w:rPr>
      </w:pPr>
    </w:p>
    <w:p w14:paraId="2505264C" w14:textId="6C207EF5" w:rsidR="00073BA0" w:rsidRPr="00522C18" w:rsidRDefault="00AD1EC0" w:rsidP="00073BA0">
      <w:pPr>
        <w:jc w:val="both"/>
        <w:rPr>
          <w:lang w:val="es-MX"/>
        </w:rPr>
      </w:pPr>
      <w:r>
        <w:rPr>
          <w:lang w:val="es-MX"/>
        </w:rPr>
        <w:t>Iara Vicente</w:t>
      </w:r>
    </w:p>
    <w:p w14:paraId="519AF0EC" w14:textId="77777777" w:rsidR="00073BA0" w:rsidRPr="00522C18" w:rsidRDefault="00073BA0" w:rsidP="00073BA0">
      <w:pPr>
        <w:jc w:val="both"/>
        <w:rPr>
          <w:lang w:val="es-MX"/>
        </w:rPr>
      </w:pPr>
      <w:r w:rsidRPr="00522C18">
        <w:rPr>
          <w:lang w:val="es-MX"/>
        </w:rPr>
        <w:t>Um abraço.</w:t>
      </w:r>
    </w:p>
    <w:p w14:paraId="40197A3B" w14:textId="77777777" w:rsidR="00073BA0" w:rsidRPr="00522C18" w:rsidRDefault="00073BA0" w:rsidP="00073BA0">
      <w:pPr>
        <w:jc w:val="both"/>
        <w:rPr>
          <w:lang w:val="es-MX"/>
        </w:rPr>
      </w:pPr>
    </w:p>
    <w:p w14:paraId="2C7303E0" w14:textId="7E799D79" w:rsidR="00073BA0" w:rsidRPr="00522C18" w:rsidRDefault="009E1776" w:rsidP="00073BA0">
      <w:pPr>
        <w:jc w:val="both"/>
        <w:rPr>
          <w:lang w:val="es-MX"/>
        </w:rPr>
      </w:pPr>
      <w:r>
        <w:rPr>
          <w:lang w:val="es-MX"/>
        </w:rPr>
        <w:lastRenderedPageBreak/>
        <w:t>Marcelo DeMarzo</w:t>
      </w:r>
    </w:p>
    <w:p w14:paraId="53686511" w14:textId="77777777" w:rsidR="00073BA0" w:rsidRPr="00522C18" w:rsidRDefault="00073BA0" w:rsidP="00073BA0">
      <w:pPr>
        <w:jc w:val="both"/>
        <w:rPr>
          <w:lang w:val="es-MX"/>
        </w:rPr>
      </w:pPr>
      <w:r w:rsidRPr="00522C18">
        <w:rPr>
          <w:lang w:val="es-MX"/>
        </w:rPr>
        <w:t>Está pronto, Hugo. Até breve. Muito obrigado. Obrigado.</w:t>
      </w:r>
    </w:p>
    <w:p w14:paraId="66FA1BF5" w14:textId="77777777" w:rsidR="00073BA0" w:rsidRPr="00522C18" w:rsidRDefault="00073BA0" w:rsidP="00073BA0">
      <w:pPr>
        <w:jc w:val="both"/>
        <w:rPr>
          <w:lang w:val="es-MX"/>
        </w:rPr>
      </w:pPr>
    </w:p>
    <w:p w14:paraId="240F7D97" w14:textId="3E258D8D" w:rsidR="00073BA0" w:rsidRPr="00522C18" w:rsidRDefault="00AD1EC0" w:rsidP="00073BA0">
      <w:pPr>
        <w:jc w:val="both"/>
        <w:rPr>
          <w:lang w:val="es-MX"/>
        </w:rPr>
      </w:pPr>
      <w:r>
        <w:rPr>
          <w:lang w:val="es-MX"/>
        </w:rPr>
        <w:t>Iara Vicente</w:t>
      </w:r>
    </w:p>
    <w:p w14:paraId="67FAB397" w14:textId="0151DFCD" w:rsidR="00116135" w:rsidRPr="00AC3233" w:rsidRDefault="00073BA0" w:rsidP="00073BA0">
      <w:pPr>
        <w:jc w:val="both"/>
      </w:pPr>
      <w:r w:rsidRPr="00522C18">
        <w:rPr>
          <w:lang w:val="es-MX"/>
        </w:rPr>
        <w:t xml:space="preserve">Ok. Então, isso foi mais rápido, mas cobrou todas as bases, todas as perguntas que tínhamos. </w:t>
      </w:r>
      <w:r>
        <w:t xml:space="preserve">De novo, </w:t>
      </w:r>
      <w:proofErr w:type="spellStart"/>
      <w:r>
        <w:t>eu</w:t>
      </w:r>
      <w:proofErr w:type="spellEnd"/>
      <w:r>
        <w:t xml:space="preserve"> </w:t>
      </w:r>
      <w:proofErr w:type="spellStart"/>
      <w:r>
        <w:t>não</w:t>
      </w:r>
      <w:proofErr w:type="spellEnd"/>
      <w:r>
        <w:t xml:space="preserve"> </w:t>
      </w:r>
      <w:proofErr w:type="spellStart"/>
      <w:r>
        <w:t>pedi</w:t>
      </w:r>
      <w:proofErr w:type="spellEnd"/>
      <w:r>
        <w:t xml:space="preserve"> </w:t>
      </w:r>
      <w:proofErr w:type="spellStart"/>
      <w:r>
        <w:t>uma</w:t>
      </w:r>
      <w:proofErr w:type="spellEnd"/>
      <w:r>
        <w:t xml:space="preserve">, </w:t>
      </w:r>
      <w:proofErr w:type="spellStart"/>
      <w:r>
        <w:t>que</w:t>
      </w:r>
      <w:proofErr w:type="spellEnd"/>
      <w:r>
        <w:t xml:space="preserve"> é </w:t>
      </w:r>
      <w:proofErr w:type="spellStart"/>
      <w:r>
        <w:t>sobre</w:t>
      </w:r>
      <w:proofErr w:type="spellEnd"/>
      <w:r>
        <w:t>...</w:t>
      </w:r>
    </w:p>
    <w:sectPr w:rsidR="00116135" w:rsidRPr="00AC32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iara@nossaterrafirme.com">
    <w15:presenceInfo w15:providerId="AD" w15:userId="S::urn:spo:guest#iara@nossaterrafirme.com::"/>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CB52F6A"/>
    <w:rsid w:val="00030CC7"/>
    <w:rsid w:val="000443AB"/>
    <w:rsid w:val="00055BC7"/>
    <w:rsid w:val="00057D86"/>
    <w:rsid w:val="000630B9"/>
    <w:rsid w:val="00073BA0"/>
    <w:rsid w:val="00095687"/>
    <w:rsid w:val="000A4739"/>
    <w:rsid w:val="000C0E5A"/>
    <w:rsid w:val="000D2DAE"/>
    <w:rsid w:val="000D6C1B"/>
    <w:rsid w:val="000F0332"/>
    <w:rsid w:val="001105A7"/>
    <w:rsid w:val="00116135"/>
    <w:rsid w:val="00141053"/>
    <w:rsid w:val="001A403F"/>
    <w:rsid w:val="001B56BC"/>
    <w:rsid w:val="001B575E"/>
    <w:rsid w:val="001C0CAD"/>
    <w:rsid w:val="001F5967"/>
    <w:rsid w:val="00202496"/>
    <w:rsid w:val="0021031D"/>
    <w:rsid w:val="002152D3"/>
    <w:rsid w:val="00233A55"/>
    <w:rsid w:val="00240C88"/>
    <w:rsid w:val="00243E8F"/>
    <w:rsid w:val="00247E19"/>
    <w:rsid w:val="00252AF6"/>
    <w:rsid w:val="00260D5D"/>
    <w:rsid w:val="00262D2A"/>
    <w:rsid w:val="00280DDF"/>
    <w:rsid w:val="00293EFD"/>
    <w:rsid w:val="0029733A"/>
    <w:rsid w:val="002A0DD7"/>
    <w:rsid w:val="002F711F"/>
    <w:rsid w:val="00302A7E"/>
    <w:rsid w:val="0033332B"/>
    <w:rsid w:val="00344BF3"/>
    <w:rsid w:val="00352506"/>
    <w:rsid w:val="00354475"/>
    <w:rsid w:val="00385B34"/>
    <w:rsid w:val="003F2C9A"/>
    <w:rsid w:val="00402FC6"/>
    <w:rsid w:val="004033AF"/>
    <w:rsid w:val="0040440D"/>
    <w:rsid w:val="00406CC8"/>
    <w:rsid w:val="004072D4"/>
    <w:rsid w:val="00412BCE"/>
    <w:rsid w:val="0041423A"/>
    <w:rsid w:val="0048445E"/>
    <w:rsid w:val="00485868"/>
    <w:rsid w:val="00486386"/>
    <w:rsid w:val="00492FAE"/>
    <w:rsid w:val="004D48A4"/>
    <w:rsid w:val="004D7048"/>
    <w:rsid w:val="004F6651"/>
    <w:rsid w:val="005203C1"/>
    <w:rsid w:val="00522C18"/>
    <w:rsid w:val="00523D30"/>
    <w:rsid w:val="00566D9B"/>
    <w:rsid w:val="00580AE2"/>
    <w:rsid w:val="005A3B7B"/>
    <w:rsid w:val="005D1257"/>
    <w:rsid w:val="005F3E0D"/>
    <w:rsid w:val="00613AF8"/>
    <w:rsid w:val="00614581"/>
    <w:rsid w:val="006207C4"/>
    <w:rsid w:val="00635473"/>
    <w:rsid w:val="006C21F3"/>
    <w:rsid w:val="006D3829"/>
    <w:rsid w:val="006E055A"/>
    <w:rsid w:val="006E3A43"/>
    <w:rsid w:val="006E430A"/>
    <w:rsid w:val="006E7CD2"/>
    <w:rsid w:val="007754F8"/>
    <w:rsid w:val="00786B55"/>
    <w:rsid w:val="007A0F45"/>
    <w:rsid w:val="007C77DD"/>
    <w:rsid w:val="007D06FF"/>
    <w:rsid w:val="007D133D"/>
    <w:rsid w:val="007D69C8"/>
    <w:rsid w:val="0080103F"/>
    <w:rsid w:val="00821A4B"/>
    <w:rsid w:val="00831049"/>
    <w:rsid w:val="008776E6"/>
    <w:rsid w:val="00880759"/>
    <w:rsid w:val="008874C5"/>
    <w:rsid w:val="00906FC0"/>
    <w:rsid w:val="0092082B"/>
    <w:rsid w:val="00937ED1"/>
    <w:rsid w:val="00946399"/>
    <w:rsid w:val="00947EB3"/>
    <w:rsid w:val="00990581"/>
    <w:rsid w:val="00993729"/>
    <w:rsid w:val="009A7CC8"/>
    <w:rsid w:val="009B72AB"/>
    <w:rsid w:val="009E1776"/>
    <w:rsid w:val="00A01EE2"/>
    <w:rsid w:val="00A042EB"/>
    <w:rsid w:val="00A0535F"/>
    <w:rsid w:val="00A22E55"/>
    <w:rsid w:val="00A4558D"/>
    <w:rsid w:val="00A67E7F"/>
    <w:rsid w:val="00A82559"/>
    <w:rsid w:val="00A846CD"/>
    <w:rsid w:val="00AA5356"/>
    <w:rsid w:val="00AC3233"/>
    <w:rsid w:val="00AD1EC0"/>
    <w:rsid w:val="00AE5376"/>
    <w:rsid w:val="00B0266C"/>
    <w:rsid w:val="00B36E85"/>
    <w:rsid w:val="00B37E61"/>
    <w:rsid w:val="00B43C19"/>
    <w:rsid w:val="00B7300B"/>
    <w:rsid w:val="00B732D0"/>
    <w:rsid w:val="00B92488"/>
    <w:rsid w:val="00BC08C6"/>
    <w:rsid w:val="00BC2C1C"/>
    <w:rsid w:val="00BC3FF2"/>
    <w:rsid w:val="00BC482F"/>
    <w:rsid w:val="00BC6C6B"/>
    <w:rsid w:val="00BD3485"/>
    <w:rsid w:val="00BE205A"/>
    <w:rsid w:val="00C20409"/>
    <w:rsid w:val="00C24A1B"/>
    <w:rsid w:val="00C27EB0"/>
    <w:rsid w:val="00C727D5"/>
    <w:rsid w:val="00C776B7"/>
    <w:rsid w:val="00C87C69"/>
    <w:rsid w:val="00C94A21"/>
    <w:rsid w:val="00CA6741"/>
    <w:rsid w:val="00CA6FE5"/>
    <w:rsid w:val="00CC7B37"/>
    <w:rsid w:val="00CF1372"/>
    <w:rsid w:val="00D027A1"/>
    <w:rsid w:val="00D07696"/>
    <w:rsid w:val="00D17AE1"/>
    <w:rsid w:val="00D302B7"/>
    <w:rsid w:val="00D5184D"/>
    <w:rsid w:val="00D66ABA"/>
    <w:rsid w:val="00D709F4"/>
    <w:rsid w:val="00D75B32"/>
    <w:rsid w:val="00D75C42"/>
    <w:rsid w:val="00D87E6A"/>
    <w:rsid w:val="00DA1B64"/>
    <w:rsid w:val="00DA765C"/>
    <w:rsid w:val="00DB4A5B"/>
    <w:rsid w:val="00DD71FF"/>
    <w:rsid w:val="00DE776E"/>
    <w:rsid w:val="00DF6B29"/>
    <w:rsid w:val="00E00EA9"/>
    <w:rsid w:val="00E04FE8"/>
    <w:rsid w:val="00E112E1"/>
    <w:rsid w:val="00E16AB0"/>
    <w:rsid w:val="00E3319C"/>
    <w:rsid w:val="00E359C8"/>
    <w:rsid w:val="00E568E7"/>
    <w:rsid w:val="00E752D9"/>
    <w:rsid w:val="00E84727"/>
    <w:rsid w:val="00E86320"/>
    <w:rsid w:val="00EC488C"/>
    <w:rsid w:val="00ED0CA9"/>
    <w:rsid w:val="00ED228C"/>
    <w:rsid w:val="00F03BA3"/>
    <w:rsid w:val="00F22AF6"/>
    <w:rsid w:val="00F3139F"/>
    <w:rsid w:val="00F355C4"/>
    <w:rsid w:val="00F5644B"/>
    <w:rsid w:val="00F6614B"/>
    <w:rsid w:val="00F75873"/>
    <w:rsid w:val="00F76BD6"/>
    <w:rsid w:val="00F8207B"/>
    <w:rsid w:val="00F909C7"/>
    <w:rsid w:val="00FA52D8"/>
    <w:rsid w:val="00FB6D53"/>
    <w:rsid w:val="00FC1F17"/>
    <w:rsid w:val="00FE33DB"/>
    <w:rsid w:val="01D246E0"/>
    <w:rsid w:val="02236966"/>
    <w:rsid w:val="121A30BA"/>
    <w:rsid w:val="1721B141"/>
    <w:rsid w:val="2407FCFF"/>
    <w:rsid w:val="2979FEE0"/>
    <w:rsid w:val="2CB52F6A"/>
    <w:rsid w:val="340E37F2"/>
    <w:rsid w:val="3CBB8DAF"/>
    <w:rsid w:val="435CDD03"/>
    <w:rsid w:val="539ED89A"/>
    <w:rsid w:val="56F164C0"/>
    <w:rsid w:val="642CAC43"/>
    <w:rsid w:val="723618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52F6A"/>
  <w15:chartTrackingRefBased/>
  <w15:docId w15:val="{8244608C-649E-42D9-A797-B3F168481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Pr>
      <w:rFonts w:eastAsiaTheme="majorEastAsia" w:cstheme="majorBidi"/>
      <w:color w:val="0F4761" w:themeColor="accent1" w:themeShade="BF"/>
    </w:rPr>
  </w:style>
  <w:style w:type="character" w:customStyle="1" w:styleId="Ttulo6Car">
    <w:name w:val="Título 6 Car"/>
    <w:basedOn w:val="Fuentedeprrafopredeter"/>
    <w:link w:val="Ttulo6"/>
    <w:uiPriority w:val="9"/>
    <w:rPr>
      <w:rFonts w:eastAsiaTheme="majorEastAsia" w:cstheme="majorBidi"/>
      <w:i/>
      <w:iCs/>
      <w:color w:val="595959" w:themeColor="text1" w:themeTint="A6"/>
    </w:rPr>
  </w:style>
  <w:style w:type="character" w:customStyle="1" w:styleId="Ttulo7Car">
    <w:name w:val="Título 7 Car"/>
    <w:basedOn w:val="Fuentedeprrafopredeter"/>
    <w:link w:val="Ttulo7"/>
    <w:uiPriority w:val="9"/>
    <w:rPr>
      <w:rFonts w:eastAsiaTheme="majorEastAsia" w:cstheme="majorBidi"/>
      <w:color w:val="595959" w:themeColor="text1" w:themeTint="A6"/>
    </w:rPr>
  </w:style>
  <w:style w:type="character" w:customStyle="1" w:styleId="Ttulo8Car">
    <w:name w:val="Título 8 Car"/>
    <w:basedOn w:val="Fuentedeprrafopredeter"/>
    <w:link w:val="Ttulo8"/>
    <w:uiPriority w:val="9"/>
    <w:rPr>
      <w:rFonts w:eastAsiaTheme="majorEastAsia" w:cstheme="majorBidi"/>
      <w:i/>
      <w:iCs/>
      <w:color w:val="272727" w:themeColor="text1" w:themeTint="D8"/>
    </w:rPr>
  </w:style>
  <w:style w:type="character" w:customStyle="1" w:styleId="Ttulo9Car">
    <w:name w:val="Título 9 Car"/>
    <w:basedOn w:val="Fuentedeprrafopredeter"/>
    <w:link w:val="Ttulo9"/>
    <w:uiPriority w:val="9"/>
    <w:rPr>
      <w:rFonts w:eastAsiaTheme="majorEastAsia" w:cstheme="majorBidi"/>
      <w:color w:val="272727" w:themeColor="text1" w:themeTint="D8"/>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Subttulo">
    <w:name w:val="Subtitle"/>
    <w:basedOn w:val="Normal"/>
    <w:next w:val="Normal"/>
    <w:link w:val="SubttuloCar"/>
    <w:uiPriority w:val="11"/>
    <w:qFormat/>
    <w:pPr>
      <w:numPr>
        <w:ilvl w:val="1"/>
      </w:numPr>
    </w:pPr>
    <w:rPr>
      <w:rFonts w:eastAsiaTheme="majorEastAsia" w:cstheme="majorBidi"/>
      <w:color w:val="595959" w:themeColor="text1" w:themeTint="A6"/>
      <w:spacing w:val="15"/>
      <w:sz w:val="28"/>
      <w:szCs w:val="28"/>
    </w:rPr>
  </w:style>
  <w:style w:type="character" w:styleId="nfasisintenso">
    <w:name w:val="Intense Emphasis"/>
    <w:basedOn w:val="Fuentedeprrafopredeter"/>
    <w:uiPriority w:val="21"/>
    <w:qFormat/>
    <w:rPr>
      <w:i/>
      <w:iCs/>
      <w:color w:val="0F4761" w:themeColor="accent1" w:themeShade="BF"/>
    </w:rPr>
  </w:style>
  <w:style w:type="character" w:customStyle="1" w:styleId="CitaCar">
    <w:name w:val="Cita Car"/>
    <w:basedOn w:val="Fuentedeprrafopredeter"/>
    <w:link w:val="Cita"/>
    <w:uiPriority w:val="29"/>
    <w:rPr>
      <w:i/>
      <w:iCs/>
      <w:color w:val="404040" w:themeColor="text1" w:themeTint="BF"/>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destacadaCar">
    <w:name w:val="Cita destacada Car"/>
    <w:basedOn w:val="Fuentedeprrafopredeter"/>
    <w:link w:val="Citadestacada"/>
    <w:uiPriority w:val="30"/>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Referenciaintensa">
    <w:name w:val="Intense Reference"/>
    <w:basedOn w:val="Fuentedeprrafopredeter"/>
    <w:uiPriority w:val="32"/>
    <w:qFormat/>
    <w:rPr>
      <w:b/>
      <w:bCs/>
      <w:smallCaps/>
      <w:color w:val="0F4761" w:themeColor="accent1" w:themeShade="BF"/>
      <w:spacing w:val="5"/>
    </w:rPr>
  </w:style>
  <w:style w:type="paragraph" w:customStyle="1" w:styleId="vlaz4d">
    <w:name w:val="vlaz4d"/>
    <w:basedOn w:val="Normal"/>
    <w:rsid w:val="00B36E85"/>
    <w:pPr>
      <w:spacing w:before="100" w:beforeAutospacing="1" w:after="100" w:afterAutospacing="1" w:line="240" w:lineRule="auto"/>
    </w:pPr>
    <w:rPr>
      <w:rFonts w:ascii="Times New Roman" w:eastAsia="Times New Roman" w:hAnsi="Times New Roman" w:cs="Times New Roman"/>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76645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4D7DF25-378C-5E47-B919-7007928F4343}">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2E4D32E-FCDD-4CA7-8774-D249C6433D08}">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2.xml><?xml version="1.0" encoding="utf-8"?>
<ds:datastoreItem xmlns:ds="http://schemas.openxmlformats.org/officeDocument/2006/customXml" ds:itemID="{7F08DE86-382D-4CAB-BBD0-111B9B08028B}">
  <ds:schemaRefs>
    <ds:schemaRef ds:uri="http://schemas.microsoft.com/sharepoint/v3/contenttype/forms"/>
  </ds:schemaRefs>
</ds:datastoreItem>
</file>

<file path=customXml/itemProps3.xml><?xml version="1.0" encoding="utf-8"?>
<ds:datastoreItem xmlns:ds="http://schemas.openxmlformats.org/officeDocument/2006/customXml" ds:itemID="{75F28AC5-0C04-4A9B-9844-509CC67542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4409</Words>
  <Characters>24250</Characters>
  <Application>Microsoft Office Word</Application>
  <DocSecurity>0</DocSecurity>
  <Lines>202</Lines>
  <Paragraphs>57</Paragraphs>
  <ScaleCrop>false</ScaleCrop>
  <Company/>
  <LinksUpToDate>false</LinksUpToDate>
  <CharactersWithSpaces>28602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Rengifo Salazar</dc:creator>
  <cp:keywords/>
  <dc:description/>
  <cp:lastModifiedBy>Alberto Hernández Baqueiro</cp:lastModifiedBy>
  <cp:revision>2</cp:revision>
  <dcterms:created xsi:type="dcterms:W3CDTF">2026-07-23T00:58:00Z</dcterms:created>
  <dcterms:modified xsi:type="dcterms:W3CDTF">2026-07-23T00:58:00Z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