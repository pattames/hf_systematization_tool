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63694" w14:textId="44B74766" w:rsidR="00B22CE5" w:rsidRPr="003729D5" w:rsidRDefault="00B22CE5" w:rsidP="00B22CE5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3729D5">
        <w:rPr>
          <w:rStyle w:val="normaltextrun"/>
          <w:rFonts w:ascii="Arial" w:eastAsia="Arial" w:hAnsi="Arial" w:cs="Arial"/>
          <w:b/>
          <w:bCs/>
          <w:color w:val="000000" w:themeColor="text1"/>
          <w:sz w:val="24"/>
          <w:szCs w:val="24"/>
        </w:rPr>
        <w:t>Transcripción entrevista</w:t>
      </w:r>
      <w:r w:rsidRPr="003729D5">
        <w:rPr>
          <w:rStyle w:val="eop"/>
          <w:rFonts w:ascii="Arial" w:eastAsia="Arial" w:hAnsi="Arial" w:cs="Arial"/>
          <w:b/>
          <w:bCs/>
          <w:color w:val="000000" w:themeColor="text1"/>
          <w:sz w:val="24"/>
          <w:szCs w:val="24"/>
        </w:rPr>
        <w:t> </w:t>
      </w:r>
      <w:r w:rsidR="00351F63">
        <w:rPr>
          <w:rStyle w:val="eop"/>
          <w:rFonts w:ascii="Arial" w:eastAsia="Arial" w:hAnsi="Arial" w:cs="Arial"/>
          <w:b/>
          <w:bCs/>
          <w:color w:val="000000" w:themeColor="text1"/>
          <w:sz w:val="24"/>
          <w:szCs w:val="24"/>
        </w:rPr>
        <w:t>portugués</w:t>
      </w:r>
    </w:p>
    <w:p w14:paraId="0C188F6E" w14:textId="77777777" w:rsidR="00B22CE5" w:rsidRPr="00812063" w:rsidRDefault="00B22CE5" w:rsidP="00B22CE5">
      <w:pPr>
        <w:spacing w:after="0" w:line="240" w:lineRule="auto"/>
        <w:jc w:val="center"/>
        <w:rPr>
          <w:rFonts w:ascii="Arial" w:eastAsia="Arial" w:hAnsi="Arial" w:cs="Arial"/>
          <w:color w:val="000000" w:themeColor="text1"/>
        </w:rPr>
      </w:pPr>
      <w:r w:rsidRPr="00812063">
        <w:rPr>
          <w:rStyle w:val="eop"/>
          <w:rFonts w:ascii="Arial" w:eastAsia="Arial" w:hAnsi="Arial" w:cs="Arial"/>
          <w:color w:val="000000" w:themeColor="text1"/>
        </w:rPr>
        <w:t> </w:t>
      </w:r>
    </w:p>
    <w:p w14:paraId="25432344" w14:textId="28B3EB77" w:rsidR="00B22CE5" w:rsidRPr="00812063" w:rsidRDefault="00B22CE5" w:rsidP="00B22CE5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00812063">
        <w:rPr>
          <w:rStyle w:val="normaltextrun"/>
          <w:rFonts w:ascii="Arial" w:eastAsia="Arial" w:hAnsi="Arial" w:cs="Arial"/>
          <w:b/>
          <w:bCs/>
          <w:color w:val="000000" w:themeColor="text1"/>
        </w:rPr>
        <w:t xml:space="preserve">Nombre entrevistado: </w:t>
      </w:r>
      <w:r w:rsidR="00F311F1">
        <w:rPr>
          <w:rStyle w:val="normaltextrun"/>
          <w:rFonts w:ascii="Arial" w:eastAsia="Arial" w:hAnsi="Arial" w:cs="Arial"/>
          <w:b/>
          <w:color w:val="000000" w:themeColor="text1"/>
        </w:rPr>
        <w:t xml:space="preserve">Carlos Alberto </w:t>
      </w:r>
      <w:r w:rsidRPr="00543B77">
        <w:rPr>
          <w:rStyle w:val="normaltextrun"/>
          <w:rFonts w:ascii="Arial" w:eastAsia="Arial" w:hAnsi="Arial" w:cs="Arial"/>
          <w:color w:val="000000" w:themeColor="text1"/>
        </w:rPr>
        <w:t>Cioce Sampaio</w:t>
      </w:r>
    </w:p>
    <w:p w14:paraId="1BACA9EF" w14:textId="77777777" w:rsidR="00B22CE5" w:rsidRPr="00812063" w:rsidRDefault="00B22CE5" w:rsidP="00B22CE5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00812063">
        <w:rPr>
          <w:rStyle w:val="normaltextrun"/>
          <w:rFonts w:ascii="Arial" w:eastAsia="Arial" w:hAnsi="Arial" w:cs="Arial"/>
          <w:b/>
          <w:bCs/>
          <w:color w:val="000000" w:themeColor="text1"/>
        </w:rPr>
        <w:t xml:space="preserve">País entrevistado: </w:t>
      </w:r>
      <w:r>
        <w:rPr>
          <w:rStyle w:val="normaltextrun"/>
          <w:rFonts w:ascii="Arial" w:eastAsia="Arial" w:hAnsi="Arial" w:cs="Arial"/>
          <w:color w:val="000000" w:themeColor="text1"/>
        </w:rPr>
        <w:t>Brasil</w:t>
      </w:r>
    </w:p>
    <w:p w14:paraId="49FFEFEE" w14:textId="77777777" w:rsidR="00B22CE5" w:rsidRPr="00812063" w:rsidRDefault="00B22CE5" w:rsidP="00B22CE5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00812063">
        <w:rPr>
          <w:rStyle w:val="normaltextrun"/>
          <w:rFonts w:ascii="Arial" w:eastAsia="Arial" w:hAnsi="Arial" w:cs="Arial"/>
          <w:b/>
          <w:bCs/>
          <w:color w:val="000000" w:themeColor="text1"/>
        </w:rPr>
        <w:t xml:space="preserve">Fecha entrevista: </w:t>
      </w:r>
    </w:p>
    <w:p w14:paraId="7AA46532" w14:textId="38F266B0" w:rsidR="00B22CE5" w:rsidRPr="00812063" w:rsidRDefault="00B22CE5" w:rsidP="00B22CE5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00812063">
        <w:rPr>
          <w:rStyle w:val="normaltextrun"/>
          <w:rFonts w:ascii="Arial" w:eastAsia="Arial" w:hAnsi="Arial" w:cs="Arial"/>
          <w:b/>
          <w:bCs/>
          <w:color w:val="000000" w:themeColor="text1"/>
        </w:rPr>
        <w:t>Nombre entrevistador:</w:t>
      </w:r>
      <w:r w:rsidRPr="00F311F1">
        <w:rPr>
          <w:rStyle w:val="normaltextrun"/>
          <w:rFonts w:ascii="Arial" w:eastAsia="Arial" w:hAnsi="Arial" w:cs="Arial"/>
          <w:bCs/>
          <w:color w:val="000000" w:themeColor="text1"/>
        </w:rPr>
        <w:t xml:space="preserve"> </w:t>
      </w:r>
      <w:r w:rsidR="00F311F1" w:rsidRPr="00F311F1">
        <w:rPr>
          <w:rStyle w:val="normaltextrun"/>
          <w:rFonts w:ascii="Arial" w:eastAsia="Arial" w:hAnsi="Arial" w:cs="Arial"/>
          <w:bCs/>
          <w:color w:val="000000" w:themeColor="text1"/>
        </w:rPr>
        <w:t>Iara</w:t>
      </w:r>
      <w:r w:rsidR="00F311F1">
        <w:rPr>
          <w:rStyle w:val="normaltextrun"/>
          <w:rFonts w:ascii="Arial" w:eastAsia="Arial" w:hAnsi="Arial" w:cs="Arial"/>
          <w:b/>
          <w:color w:val="000000" w:themeColor="text1"/>
        </w:rPr>
        <w:t xml:space="preserve"> </w:t>
      </w:r>
      <w:r w:rsidRPr="00543B77">
        <w:rPr>
          <w:rStyle w:val="normaltextrun"/>
          <w:rFonts w:ascii="Arial" w:eastAsia="Arial" w:hAnsi="Arial" w:cs="Arial"/>
          <w:color w:val="000000" w:themeColor="text1"/>
        </w:rPr>
        <w:t>S. Vicente</w:t>
      </w:r>
    </w:p>
    <w:p w14:paraId="0FCB2EB2" w14:textId="77777777" w:rsidR="00B22CE5" w:rsidRPr="00812063" w:rsidRDefault="00B22CE5" w:rsidP="00B22CE5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00812063">
        <w:rPr>
          <w:rStyle w:val="normaltextrun"/>
          <w:rFonts w:ascii="Arial" w:eastAsia="Arial" w:hAnsi="Arial" w:cs="Arial"/>
          <w:b/>
          <w:bCs/>
          <w:color w:val="000000" w:themeColor="text1"/>
        </w:rPr>
        <w:t>Duración entrevista:</w:t>
      </w:r>
      <w:r w:rsidRPr="00812063">
        <w:rPr>
          <w:rStyle w:val="normaltextrun"/>
          <w:rFonts w:ascii="Arial" w:eastAsia="Arial" w:hAnsi="Arial" w:cs="Arial"/>
          <w:color w:val="000000" w:themeColor="text1"/>
        </w:rPr>
        <w:t xml:space="preserve"> </w:t>
      </w:r>
      <w:r>
        <w:rPr>
          <w:rStyle w:val="normaltextrun"/>
          <w:rFonts w:ascii="Arial" w:eastAsia="Arial" w:hAnsi="Arial" w:cs="Arial"/>
          <w:color w:val="000000" w:themeColor="text1"/>
        </w:rPr>
        <w:t>57:33</w:t>
      </w:r>
    </w:p>
    <w:p w14:paraId="00CB1C23" w14:textId="77777777" w:rsidR="00B22CE5" w:rsidRPr="00812063" w:rsidRDefault="00B22CE5" w:rsidP="00B22CE5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00812063">
        <w:rPr>
          <w:rStyle w:val="normaltextrun"/>
          <w:rFonts w:ascii="Arial" w:eastAsia="Arial" w:hAnsi="Arial" w:cs="Arial"/>
          <w:b/>
          <w:bCs/>
          <w:color w:val="000000" w:themeColor="text1"/>
        </w:rPr>
        <w:t>Nombre asistente:</w:t>
      </w:r>
      <w:r w:rsidRPr="00812063">
        <w:rPr>
          <w:rStyle w:val="normaltextrun"/>
          <w:rFonts w:ascii="Arial" w:eastAsia="Arial" w:hAnsi="Arial" w:cs="Arial"/>
          <w:color w:val="000000" w:themeColor="text1"/>
        </w:rPr>
        <w:t xml:space="preserve"> </w:t>
      </w:r>
      <w:r>
        <w:rPr>
          <w:rStyle w:val="normaltextrun"/>
          <w:rFonts w:ascii="Arial" w:eastAsia="Arial" w:hAnsi="Arial" w:cs="Arial"/>
          <w:color w:val="000000" w:themeColor="text1"/>
        </w:rPr>
        <w:t>Hugo Domínguez</w:t>
      </w:r>
    </w:p>
    <w:p w14:paraId="0B032A68" w14:textId="77777777" w:rsidR="00B22CE5" w:rsidRPr="00812063" w:rsidRDefault="00B22CE5" w:rsidP="00B22CE5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00812063">
        <w:rPr>
          <w:rStyle w:val="normaltextrun"/>
          <w:rFonts w:ascii="Arial" w:eastAsia="Arial" w:hAnsi="Arial" w:cs="Arial"/>
          <w:b/>
          <w:bCs/>
          <w:color w:val="000000" w:themeColor="text1"/>
        </w:rPr>
        <w:t xml:space="preserve">Nombre transcriptor: </w:t>
      </w:r>
      <w:r w:rsidRPr="00812063">
        <w:rPr>
          <w:rStyle w:val="normaltextrun"/>
          <w:rFonts w:ascii="Arial" w:eastAsia="Arial" w:hAnsi="Arial" w:cs="Arial"/>
          <w:color w:val="000000" w:themeColor="text1"/>
        </w:rPr>
        <w:t>Astrid López González </w:t>
      </w:r>
    </w:p>
    <w:p w14:paraId="303BCAAE" w14:textId="77777777" w:rsidR="00B22CE5" w:rsidRDefault="00B22CE5" w:rsidP="00512454"/>
    <w:p w14:paraId="150BAD55" w14:textId="2B89AF30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7C0557E3" w14:textId="4572BD04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Obrigada pela tempo, Tom. ¿Podemos gravar, inclusive, o senhor nos dá?</w:t>
      </w:r>
    </w:p>
    <w:p w14:paraId="7409A0A3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3064931D" w14:textId="514E5136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1D6C89CB" w14:textId="19C50174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Sim, claro.</w:t>
      </w:r>
    </w:p>
    <w:p w14:paraId="67EEE472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52BECFFD" w14:textId="51A237B7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7D3E104C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Muito obrigada. E o Hugo vai sair falando português. Sim, Hugo? São 30 entrevistas, professor. Nossa!</w:t>
      </w:r>
    </w:p>
    <w:p w14:paraId="51042952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7B2166B" w14:textId="2748A378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7612C25C" w14:textId="175D7AE5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aí ele vai arta entrevista.</w:t>
      </w:r>
    </w:p>
    <w:p w14:paraId="48B74C2A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3AF1D421" w14:textId="565BE0DE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6A63CCE7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Vamos dizer que são 30 entrevistas, então você vai ser... alfabetizado em português.</w:t>
      </w:r>
    </w:p>
    <w:p w14:paraId="11B8AEBC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75141C97" w14:textId="2AC92C9E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1F99B2D6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Sim, sim.</w:t>
      </w:r>
    </w:p>
    <w:p w14:paraId="666E7775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36E9BACA" w14:textId="15AC3506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4B592E01" w14:textId="35231A5D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Sim, então voltando para o português. Então, doutor Carlos, essa pesquisa é financiada pela Temple Foundation, que é uma fundação que se destaca no financiamento de temas relacionados ao bem-estar humano, ao desenvolvimento comunitário, ao desenvolvimento ecológico. E o nosso objetivo, é ter um mapa do que significa falar de florescimento humano do ponto de vista acadêmico nas suas diferentes desdobramentos, desde desdobramentos </w:t>
      </w:r>
      <w:r w:rsidRPr="00855DA3">
        <w:rPr>
          <w:rFonts w:ascii="Arial" w:hAnsi="Arial" w:cs="Arial"/>
        </w:rPr>
        <w:lastRenderedPageBreak/>
        <w:t>psicológicos até desenvolvimento sustentável, até desenvolvimento comunitário, mas de acordo com a realidade de cada país.</w:t>
      </w:r>
    </w:p>
    <w:p w14:paraId="45F266EF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Eu tive a honra de ser escolhida como a líder de capítulo do Brasil. Cada país da América Latina tem um líder de capítulo. Sou socióloga, sou do campo de história oral e teorias do desenvolvimento, relações com o real, sociologia política, esse tipo de coisa. E também tenho mestrado em administração pública em ciência política ambiental pela Universidade de Colômbia. Trabalho nessa intersecção, na pesquisa aplicada da sustentabilidade com os temas contemporâneos sobre o ponto de vista decolonial. </w:t>
      </w:r>
    </w:p>
    <w:p w14:paraId="1CD14F7C" w14:textId="0605A88D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aí, nessa capacidade, fui convidada para integrar a equipe de pesquisa, o que me deixa muito alegre. E temos a oportunidade de ouvir pessoas incríveis, como o senhor. Então, vou começar com aquele roteirinho da entrevista semidirigida, só para que a gente possa pegar o máximo de riqueza que a oralidade traz, né? Para além do que o senhor pode já escrever, que já foi uma grande ajuda. Beleza? Beleza. Então, queria que o senhor começasse contando, assim, como que na sua perspectiva, suas pesquisas atuais, né, no campo de ecodesenvolvimento, transcendência e outros temas de interesse do senhor, estão relacionados a esse guarda-chuva espiritual que é o florescimento humano.</w:t>
      </w:r>
    </w:p>
    <w:p w14:paraId="24E2FF59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336AAEC2" w14:textId="503CE1BA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1EBF0F83" w14:textId="00621353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Eu, primeiramente, agradeço te prefere que eu fale em português</w:t>
      </w:r>
    </w:p>
    <w:p w14:paraId="22C2CF8F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ou já espanhol, já para o Hugo?</w:t>
      </w:r>
    </w:p>
    <w:p w14:paraId="26A178EB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1BA88C4A" w14:textId="2995A900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2C1AC036" w14:textId="7336B84C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Pode ser português, doutor. Porque a gente tem uma equipe de transcritores muito competente. Ah, tá bom. ¿O Hugo vai ter acesso à transcrição, tá bom?</w:t>
      </w:r>
    </w:p>
    <w:p w14:paraId="194C9C7B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B1BCB63" w14:textId="54D767DD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6347621C" w14:textId="4ECE1018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proofErr w:type="gramStart"/>
      <w:r w:rsidRPr="715252DE">
        <w:rPr>
          <w:rFonts w:ascii="Arial" w:hAnsi="Arial" w:cs="Arial"/>
          <w:lang w:val="pt-BR"/>
        </w:rPr>
        <w:t>Tá</w:t>
      </w:r>
      <w:proofErr w:type="gramEnd"/>
      <w:r w:rsidRPr="715252DE">
        <w:rPr>
          <w:rFonts w:ascii="Arial" w:hAnsi="Arial" w:cs="Arial"/>
          <w:lang w:val="pt-BR"/>
        </w:rPr>
        <w:t xml:space="preserve"> bom. Ok. Então, vamos lá. Então, eu agradeço o convite também, né? Me chamou muito a atenção o tema do florescimento humano, né? Eu nunca tinha lido, né? Ainda que eu tenha uma aproximação com o tema?</w:t>
      </w:r>
    </w:p>
    <w:p w14:paraId="7658B488" w14:textId="7BF9FD20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E eu gostei muito. Eu, inclusive, tenho uma simpatia e vou começar a usar o tema, porque eu</w:t>
      </w:r>
      <w:r w:rsidR="00AA6D1A" w:rsidRPr="715252DE">
        <w:rPr>
          <w:rFonts w:ascii="Arial" w:hAnsi="Arial" w:cs="Arial"/>
        </w:rPr>
        <w:t xml:space="preserve"> </w:t>
      </w:r>
      <w:r w:rsidRPr="715252DE">
        <w:rPr>
          <w:rFonts w:ascii="Arial" w:hAnsi="Arial" w:cs="Arial"/>
        </w:rPr>
        <w:t>realmente gostei. Como eu já sinalizei, né? Naquela resposta sintética que eu acabei dando, eu já trabalho com o tema do ecodesenvolvimento</w:t>
      </w:r>
      <w:r w:rsidR="056F9F9C" w:rsidRPr="715252DE">
        <w:rPr>
          <w:rFonts w:ascii="Arial" w:hAnsi="Arial" w:cs="Arial"/>
        </w:rPr>
        <w:t>.</w:t>
      </w:r>
    </w:p>
    <w:p w14:paraId="1E4DCDC4" w14:textId="48985E99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>Desde 1992, até quando teve</w:t>
      </w:r>
      <w:del w:id="0" w:author="iara@nossaterrafirme.com" w:date="2024-07-25T04:59:00Z">
        <w:r w:rsidRPr="715252DE" w:rsidDel="00512454">
          <w:rPr>
            <w:rFonts w:ascii="Arial" w:hAnsi="Arial" w:cs="Arial"/>
            <w:lang w:val="pt-BR"/>
          </w:rPr>
          <w:delText>,</w:delText>
        </w:r>
      </w:del>
      <w:r w:rsidRPr="715252DE">
        <w:rPr>
          <w:rFonts w:ascii="Arial" w:hAnsi="Arial" w:cs="Arial"/>
          <w:lang w:val="pt-BR"/>
        </w:rPr>
        <w:t xml:space="preserve"> a conferência, né? Da Rio 92, inclusive.</w:t>
      </w:r>
    </w:p>
    <w:p w14:paraId="59DE485F" w14:textId="1F551F00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Eu </w:t>
      </w:r>
      <w:r w:rsidR="76899714" w:rsidRPr="715252DE">
        <w:rPr>
          <w:rFonts w:ascii="Arial" w:hAnsi="Arial" w:cs="Arial"/>
          <w:lang w:val="pt-BR"/>
        </w:rPr>
        <w:t>des</w:t>
      </w:r>
      <w:r w:rsidRPr="715252DE">
        <w:rPr>
          <w:rFonts w:ascii="Arial" w:hAnsi="Arial" w:cs="Arial"/>
          <w:lang w:val="pt-BR"/>
        </w:rPr>
        <w:t>pertei para o tema do ecodesenvolvimento,</w:t>
      </w:r>
      <w:r w:rsidR="00AA6D1A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que já trazia alguns elementos mais próximos do bem viver do que</w:t>
      </w:r>
      <w:r w:rsidR="00AA6D1A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inda que eu considero o termo desenvolvimento sustentável, né? Como tem um progressismo, né? Mas o ecodesenvolvimento,</w:t>
      </w:r>
      <w:r w:rsidR="00AA6D1A" w:rsidRPr="715252DE">
        <w:rPr>
          <w:rFonts w:ascii="Arial" w:hAnsi="Arial" w:cs="Arial"/>
          <w:lang w:val="pt-BR"/>
        </w:rPr>
        <w:t xml:space="preserve"> el</w:t>
      </w:r>
      <w:ins w:id="1" w:author="iara@nossaterrafirme.com" w:date="2024-07-25T05:01:00Z">
        <w:r w:rsidR="1DC90412" w:rsidRPr="715252DE">
          <w:rPr>
            <w:rFonts w:ascii="Arial" w:hAnsi="Arial" w:cs="Arial"/>
            <w:lang w:val="pt-BR"/>
          </w:rPr>
          <w:t>e</w:t>
        </w:r>
      </w:ins>
      <w:r w:rsidRPr="715252DE">
        <w:rPr>
          <w:rFonts w:ascii="Arial" w:hAnsi="Arial" w:cs="Arial"/>
          <w:lang w:val="pt-BR"/>
        </w:rPr>
        <w:t xml:space="preserve"> tem uma radicalidade no sentido que temos que mudar os estilos de vida, né? </w:t>
      </w:r>
      <w:r w:rsidR="00AA6D1A" w:rsidRPr="715252DE">
        <w:rPr>
          <w:rFonts w:ascii="Arial" w:hAnsi="Arial" w:cs="Arial"/>
          <w:lang w:val="pt-BR"/>
        </w:rPr>
        <w:t>¿E quando a gente fala mudança de estilo de vida, temos que mudar a maneira que tomamos decisões?</w:t>
      </w:r>
      <w:r w:rsidRPr="715252DE">
        <w:rPr>
          <w:rFonts w:ascii="Arial" w:hAnsi="Arial" w:cs="Arial"/>
          <w:lang w:val="pt-BR"/>
        </w:rPr>
        <w:t xml:space="preserve"> </w:t>
      </w:r>
      <w:r w:rsidR="00AA6D1A" w:rsidRPr="715252DE">
        <w:rPr>
          <w:rFonts w:ascii="Arial" w:hAnsi="Arial" w:cs="Arial"/>
          <w:lang w:val="pt-BR"/>
        </w:rPr>
        <w:t xml:space="preserve">A crítica que eu faço </w:t>
      </w:r>
      <w:r w:rsidR="00AA6D1A" w:rsidRPr="715252DE">
        <w:rPr>
          <w:rFonts w:ascii="Arial" w:hAnsi="Arial" w:cs="Arial"/>
          <w:lang w:val="pt-BR"/>
        </w:rPr>
        <w:lastRenderedPageBreak/>
        <w:t xml:space="preserve">ao desenvolvimento sustentável, ainda que eu reconheça que no âmbito das Nações Unidas, </w:t>
      </w:r>
      <w:proofErr w:type="gramStart"/>
      <w:r w:rsidR="00AA6D1A" w:rsidRPr="715252DE">
        <w:rPr>
          <w:rFonts w:ascii="Arial" w:hAnsi="Arial" w:cs="Arial"/>
          <w:lang w:val="pt-BR"/>
        </w:rPr>
        <w:t>aonde</w:t>
      </w:r>
      <w:proofErr w:type="gramEnd"/>
      <w:r w:rsidR="00AA6D1A" w:rsidRPr="715252DE">
        <w:rPr>
          <w:rFonts w:ascii="Arial" w:hAnsi="Arial" w:cs="Arial"/>
          <w:lang w:val="pt-BR"/>
        </w:rPr>
        <w:t xml:space="preserve"> que você tem tendências mais conservadoras, mais progressistas, e dentro desse contínuo, ¿né?</w:t>
      </w:r>
      <w:r w:rsidRPr="715252DE">
        <w:rPr>
          <w:rFonts w:ascii="Arial" w:hAnsi="Arial" w:cs="Arial"/>
          <w:lang w:val="pt-BR"/>
        </w:rPr>
        <w:t xml:space="preserve"> Eu sei que você tem que, em um ambiente de negociação, né? Mas...</w:t>
      </w:r>
    </w:p>
    <w:p w14:paraId="3ACD0AA7" w14:textId="77777777" w:rsidR="00AA6D1A" w:rsidRPr="00855DA3" w:rsidRDefault="00AA6D1A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O tema do ecodesenvolvimento, o ecodesenvolvimento, ele conceitualmente.</w:t>
      </w:r>
    </w:p>
    <w:p w14:paraId="5CF20836" w14:textId="28290AB4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 </w:t>
      </w:r>
      <w:r w:rsidR="167D54A9" w:rsidRPr="715252DE">
        <w:rPr>
          <w:rFonts w:ascii="Arial" w:hAnsi="Arial" w:cs="Arial"/>
          <w:lang w:val="pt-BR"/>
        </w:rPr>
        <w:t xml:space="preserve">Le </w:t>
      </w:r>
      <w:r w:rsidR="00AA6D1A" w:rsidRPr="715252DE">
        <w:rPr>
          <w:rFonts w:ascii="Arial" w:hAnsi="Arial" w:cs="Arial"/>
          <w:lang w:val="pt-BR"/>
        </w:rPr>
        <w:t>traz a que a maneira que tomamos decisões</w:t>
      </w:r>
      <w:ins w:id="2" w:author="iara@nossaterrafirme.com" w:date="2024-07-29T04:36:00Z">
        <w:r w:rsidR="655A468A" w:rsidRPr="715252DE">
          <w:rPr>
            <w:rFonts w:ascii="Arial" w:hAnsi="Arial" w:cs="Arial"/>
            <w:lang w:val="pt-BR"/>
          </w:rPr>
          <w:t>,</w:t>
        </w:r>
      </w:ins>
      <w:r w:rsidR="00AA6D1A" w:rsidRPr="715252DE">
        <w:rPr>
          <w:rFonts w:ascii="Arial" w:hAnsi="Arial" w:cs="Arial"/>
          <w:lang w:val="pt-BR"/>
        </w:rPr>
        <w:t xml:space="preserve"> </w:t>
      </w:r>
      <w:proofErr w:type="gramStart"/>
      <w:r w:rsidR="00AA6D1A" w:rsidRPr="715252DE">
        <w:rPr>
          <w:rFonts w:ascii="Arial" w:hAnsi="Arial" w:cs="Arial"/>
          <w:lang w:val="pt-BR"/>
        </w:rPr>
        <w:t>aonde</w:t>
      </w:r>
      <w:proofErr w:type="gramEnd"/>
      <w:r w:rsidR="00AA6D1A" w:rsidRPr="715252DE">
        <w:rPr>
          <w:rFonts w:ascii="Arial" w:hAnsi="Arial" w:cs="Arial"/>
          <w:lang w:val="pt-BR"/>
        </w:rPr>
        <w:t xml:space="preserve"> que é um predomínio dessa racionalidade econômica, né?</w:t>
      </w:r>
    </w:p>
    <w:p w14:paraId="2ECF366B" w14:textId="016D4205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Ela está tão incrustada em nós seres humanos, né? É como que uma criança nascesse</w:t>
      </w:r>
      <w:r w:rsidR="00AA6D1A" w:rsidRPr="00855DA3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 xml:space="preserve"> ele já nascesse com seu DNA, né? É... É que ele vai fazer, ou cedo ou mais tarde,</w:t>
      </w:r>
    </w:p>
    <w:p w14:paraId="43C75788" w14:textId="7CF98403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 xml:space="preserve">o cálculo custo e benefício, né? </w:t>
      </w:r>
      <w:r w:rsidR="00AA6D1A" w:rsidRPr="715252DE">
        <w:rPr>
          <w:rFonts w:ascii="Arial" w:hAnsi="Arial" w:cs="Arial"/>
        </w:rPr>
        <w:t>Que é uma perspectiva reducionista da vida, né?</w:t>
      </w:r>
      <w:r w:rsidRPr="715252DE">
        <w:rPr>
          <w:rFonts w:ascii="Arial" w:hAnsi="Arial" w:cs="Arial"/>
        </w:rPr>
        <w:t xml:space="preserve"> Então, o tema do ecodesenvolvimento foi </w:t>
      </w:r>
      <w:r w:rsidRPr="715252DE">
        <w:rPr>
          <w:rFonts w:ascii="Arial" w:hAnsi="Arial" w:cs="Arial"/>
          <w:lang w:val="pt-BR"/>
        </w:rPr>
        <w:t>fundamental</w:t>
      </w:r>
      <w:r w:rsidRPr="715252DE">
        <w:rPr>
          <w:rFonts w:ascii="Arial" w:hAnsi="Arial" w:cs="Arial"/>
        </w:rPr>
        <w:t>. Depois,</w:t>
      </w:r>
      <w:r w:rsidR="00AA6D1A" w:rsidRPr="715252DE">
        <w:rPr>
          <w:rFonts w:ascii="Arial" w:hAnsi="Arial" w:cs="Arial"/>
        </w:rPr>
        <w:t xml:space="preserve"> </w:t>
      </w:r>
      <w:r w:rsidRPr="715252DE">
        <w:rPr>
          <w:rFonts w:ascii="Arial" w:hAnsi="Arial" w:cs="Arial"/>
        </w:rPr>
        <w:t xml:space="preserve">a migração para o tema das ecossocioeconomias, né? </w:t>
      </w:r>
      <w:r w:rsidR="00AA6D1A" w:rsidRPr="715252DE">
        <w:rPr>
          <w:rFonts w:ascii="Arial" w:hAnsi="Arial" w:cs="Arial"/>
        </w:rPr>
        <w:t>E autores?</w:t>
      </w:r>
    </w:p>
    <w:p w14:paraId="5175CD8E" w14:textId="33C7D398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Eu, ainda que eu tenha citado o </w:t>
      </w:r>
      <w:r w:rsidRPr="715252DE">
        <w:rPr>
          <w:rFonts w:ascii="Arial" w:hAnsi="Arial" w:cs="Arial"/>
          <w:highlight w:val="yellow"/>
          <w:lang w:val="pt-BR"/>
        </w:rPr>
        <w:t xml:space="preserve">Manfred </w:t>
      </w:r>
      <w:proofErr w:type="spellStart"/>
      <w:r w:rsidRPr="715252DE">
        <w:rPr>
          <w:rFonts w:ascii="Arial" w:hAnsi="Arial" w:cs="Arial"/>
          <w:highlight w:val="yellow"/>
          <w:lang w:val="pt-BR"/>
        </w:rPr>
        <w:t>Axniff</w:t>
      </w:r>
      <w:proofErr w:type="spellEnd"/>
      <w:r w:rsidRPr="715252DE">
        <w:rPr>
          <w:rFonts w:ascii="Arial" w:hAnsi="Arial" w:cs="Arial"/>
          <w:lang w:val="pt-BR"/>
        </w:rPr>
        <w:t>, né</w:t>
      </w:r>
      <w:r w:rsidR="06B94A78" w:rsidRPr="715252DE">
        <w:rPr>
          <w:rFonts w:ascii="Arial" w:hAnsi="Arial" w:cs="Arial"/>
          <w:lang w:val="pt-BR"/>
        </w:rPr>
        <w:t>,</w:t>
      </w:r>
      <w:r w:rsidRPr="715252DE">
        <w:rPr>
          <w:rFonts w:ascii="Arial" w:hAnsi="Arial" w:cs="Arial"/>
          <w:lang w:val="pt-BR"/>
        </w:rPr>
        <w:t xml:space="preserve"> </w:t>
      </w:r>
      <w:proofErr w:type="gramStart"/>
      <w:r w:rsidR="00AA6D1A" w:rsidRPr="715252DE">
        <w:rPr>
          <w:rFonts w:ascii="Arial" w:hAnsi="Arial" w:cs="Arial"/>
          <w:lang w:val="pt-BR"/>
        </w:rPr>
        <w:t>Mas</w:t>
      </w:r>
      <w:proofErr w:type="gramEnd"/>
      <w:r w:rsidR="00AA6D1A" w:rsidRPr="715252DE">
        <w:rPr>
          <w:rFonts w:ascii="Arial" w:hAnsi="Arial" w:cs="Arial"/>
          <w:lang w:val="pt-BR"/>
        </w:rPr>
        <w:t xml:space="preserve"> os também saudosos, </w:t>
      </w:r>
      <w:proofErr w:type="spellStart"/>
      <w:r w:rsidR="00AA6D1A" w:rsidRPr="715252DE">
        <w:rPr>
          <w:rFonts w:ascii="Arial" w:hAnsi="Arial" w:cs="Arial"/>
          <w:lang w:val="pt-BR"/>
        </w:rPr>
        <w:t>Ignacy</w:t>
      </w:r>
      <w:proofErr w:type="spellEnd"/>
      <w:r w:rsidR="00AA6D1A" w:rsidRPr="715252DE">
        <w:rPr>
          <w:rFonts w:ascii="Arial" w:hAnsi="Arial" w:cs="Arial"/>
          <w:lang w:val="pt-BR"/>
        </w:rPr>
        <w:t xml:space="preserve"> Sacks.</w:t>
      </w:r>
    </w:p>
    <w:p w14:paraId="3C195F7A" w14:textId="60F1D85F" w:rsidR="00AA6D1A" w:rsidRPr="00855698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 tive a oportunidade de fazer um doutorado de sanduíche com o Sacks, né?  Em 80</w:t>
      </w:r>
      <w:r w:rsidR="00AA6D1A" w:rsidRPr="00855DA3">
        <w:rPr>
          <w:rFonts w:ascii="Arial" w:hAnsi="Arial" w:cs="Arial"/>
        </w:rPr>
        <w:t xml:space="preserve"> f</w:t>
      </w:r>
      <w:r w:rsidRPr="00855DA3">
        <w:rPr>
          <w:rFonts w:ascii="Arial" w:hAnsi="Arial" w:cs="Arial"/>
        </w:rPr>
        <w:t>oi em</w:t>
      </w:r>
      <w:r w:rsidR="00AA6D1A" w:rsidRPr="00855DA3">
        <w:rPr>
          <w:rFonts w:ascii="Arial" w:hAnsi="Arial" w:cs="Arial"/>
        </w:rPr>
        <w:t xml:space="preserve"> n</w:t>
      </w:r>
      <w:r w:rsidRPr="00855DA3">
        <w:rPr>
          <w:rFonts w:ascii="Arial" w:hAnsi="Arial" w:cs="Arial"/>
        </w:rPr>
        <w:t xml:space="preserve">ão, ém </w:t>
      </w:r>
      <w:r w:rsidR="00AA6D1A" w:rsidRPr="00855DA3">
        <w:rPr>
          <w:rFonts w:ascii="Arial" w:hAnsi="Arial" w:cs="Arial"/>
        </w:rPr>
        <w:t>87,</w:t>
      </w:r>
      <w:r w:rsidRPr="00855DA3">
        <w:rPr>
          <w:rFonts w:ascii="Arial" w:hAnsi="Arial" w:cs="Arial"/>
        </w:rPr>
        <w:t xml:space="preserve"> Então, é outros, como </w:t>
      </w:r>
      <w:r w:rsidRPr="00855698">
        <w:rPr>
          <w:rFonts w:ascii="Arial" w:hAnsi="Arial" w:cs="Arial"/>
          <w:highlight w:val="yellow"/>
        </w:rPr>
        <w:t>Hamed Yunus</w:t>
      </w:r>
      <w:r w:rsidRPr="00855DA3">
        <w:rPr>
          <w:rFonts w:ascii="Arial" w:hAnsi="Arial" w:cs="Arial"/>
        </w:rPr>
        <w:t>,</w:t>
      </w:r>
      <w:r w:rsidR="00AA6D1A" w:rsidRPr="00855DA3">
        <w:rPr>
          <w:rFonts w:ascii="Arial" w:hAnsi="Arial" w:cs="Arial"/>
        </w:rPr>
        <w:t xml:space="preserve"> </w:t>
      </w:r>
      <w:r w:rsidRPr="00855698">
        <w:rPr>
          <w:rFonts w:ascii="Arial" w:hAnsi="Arial" w:cs="Arial"/>
        </w:rPr>
        <w:t xml:space="preserve">O </w:t>
      </w:r>
      <w:r w:rsidRPr="00855698">
        <w:rPr>
          <w:rFonts w:ascii="Arial" w:hAnsi="Arial" w:cs="Arial"/>
          <w:highlight w:val="yellow"/>
        </w:rPr>
        <w:t>William Kapp</w:t>
      </w:r>
      <w:r w:rsidR="00AA6D1A" w:rsidRPr="00855698">
        <w:rPr>
          <w:rFonts w:ascii="Arial" w:hAnsi="Arial" w:cs="Arial"/>
        </w:rPr>
        <w:t>.</w:t>
      </w:r>
    </w:p>
    <w:p w14:paraId="1BBC127C" w14:textId="575434E2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 </w:t>
      </w:r>
      <w:r w:rsidR="00AA6D1A" w:rsidRPr="715252DE">
        <w:rPr>
          <w:rFonts w:ascii="Arial" w:hAnsi="Arial" w:cs="Arial"/>
          <w:lang w:val="pt-BR"/>
        </w:rPr>
        <w:t xml:space="preserve">Ah esses </w:t>
      </w:r>
      <w:proofErr w:type="spellStart"/>
      <w:r w:rsidR="00AA6D1A" w:rsidRPr="715252DE">
        <w:rPr>
          <w:rFonts w:ascii="Arial" w:hAnsi="Arial" w:cs="Arial"/>
          <w:lang w:val="pt-BR"/>
        </w:rPr>
        <w:t>ecossocioeconomistas</w:t>
      </w:r>
      <w:proofErr w:type="spellEnd"/>
      <w:r w:rsidR="00AA6D1A" w:rsidRPr="715252DE">
        <w:rPr>
          <w:rFonts w:ascii="Arial" w:hAnsi="Arial" w:cs="Arial"/>
          <w:lang w:val="pt-BR"/>
        </w:rPr>
        <w:t xml:space="preserve">, o México, o </w:t>
      </w:r>
      <w:proofErr w:type="spellStart"/>
      <w:r w:rsidR="00AA6D1A" w:rsidRPr="715252DE">
        <w:rPr>
          <w:rFonts w:ascii="Arial" w:hAnsi="Arial" w:cs="Arial"/>
          <w:lang w:val="pt-BR"/>
        </w:rPr>
        <w:t>Aliê</w:t>
      </w:r>
      <w:proofErr w:type="spellEnd"/>
      <w:r w:rsidR="00AA6D1A" w:rsidRPr="715252DE">
        <w:rPr>
          <w:rFonts w:ascii="Arial" w:hAnsi="Arial" w:cs="Arial"/>
          <w:lang w:val="pt-BR"/>
        </w:rPr>
        <w:t xml:space="preserve">, </w:t>
      </w:r>
      <w:del w:id="3" w:author="iara@nossaterrafirme.com" w:date="2024-07-29T04:36:00Z">
        <w:r w:rsidRPr="715252DE" w:rsidDel="00AA6D1A">
          <w:rPr>
            <w:rFonts w:ascii="Arial" w:hAnsi="Arial" w:cs="Arial"/>
            <w:lang w:val="pt-BR"/>
          </w:rPr>
          <w:delText>¿</w:delText>
        </w:r>
      </w:del>
      <w:r w:rsidR="00AA6D1A" w:rsidRPr="715252DE">
        <w:rPr>
          <w:rFonts w:ascii="Arial" w:hAnsi="Arial" w:cs="Arial"/>
          <w:lang w:val="pt-BR"/>
        </w:rPr>
        <w:t>né?</w:t>
      </w:r>
      <w:r w:rsidRPr="715252DE">
        <w:rPr>
          <w:rFonts w:ascii="Arial" w:hAnsi="Arial" w:cs="Arial"/>
          <w:lang w:val="pt-BR"/>
        </w:rPr>
        <w:t xml:space="preserve"> Que é o</w:t>
      </w:r>
      <w:r w:rsidR="00AA6D1A" w:rsidRPr="715252DE">
        <w:rPr>
          <w:rFonts w:ascii="Arial" w:hAnsi="Arial" w:cs="Arial"/>
          <w:lang w:val="pt-BR"/>
        </w:rPr>
        <w:t xml:space="preserve"> u</w:t>
      </w:r>
      <w:r w:rsidRPr="715252DE">
        <w:rPr>
          <w:rFonts w:ascii="Arial" w:hAnsi="Arial" w:cs="Arial"/>
          <w:lang w:val="pt-BR"/>
        </w:rPr>
        <w:t>ma outra figura importante.</w:t>
      </w:r>
      <w:r w:rsidR="31A642B6" w:rsidRPr="715252DE">
        <w:rPr>
          <w:rFonts w:ascii="Arial" w:hAnsi="Arial" w:cs="Arial"/>
          <w:lang w:val="pt-BR"/>
        </w:rPr>
        <w:t xml:space="preserve"> </w:t>
      </w:r>
      <w:r w:rsidR="00AA6D1A" w:rsidRPr="715252DE">
        <w:rPr>
          <w:rFonts w:ascii="Arial" w:hAnsi="Arial" w:cs="Arial"/>
          <w:lang w:val="pt-BR"/>
        </w:rPr>
        <w:t xml:space="preserve">O próprio Henrique </w:t>
      </w:r>
      <w:proofErr w:type="spellStart"/>
      <w:r w:rsidR="00AA6D1A" w:rsidRPr="715252DE">
        <w:rPr>
          <w:rFonts w:ascii="Arial" w:hAnsi="Arial" w:cs="Arial"/>
          <w:lang w:val="pt-BR"/>
        </w:rPr>
        <w:t>Leff</w:t>
      </w:r>
      <w:proofErr w:type="spellEnd"/>
      <w:r w:rsidR="00AA6D1A" w:rsidRPr="715252DE">
        <w:rPr>
          <w:rFonts w:ascii="Arial" w:hAnsi="Arial" w:cs="Arial"/>
          <w:lang w:val="pt-BR"/>
        </w:rPr>
        <w:t>, né?</w:t>
      </w:r>
      <w:r w:rsidRPr="715252DE">
        <w:rPr>
          <w:rFonts w:ascii="Arial" w:hAnsi="Arial" w:cs="Arial"/>
          <w:lang w:val="pt-BR"/>
        </w:rPr>
        <w:t xml:space="preserve"> Então, o tema do BMV veio como um desdobramento dessa perspectiva do ecodesenvolvimento.</w:t>
      </w:r>
    </w:p>
    <w:p w14:paraId="191DD67F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8BA8980" w14:textId="1262EF22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1B79A2F7" w14:textId="123DCB41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Perfeito. Essas diferentes estilos, </w:t>
      </w:r>
      <w:r w:rsidR="00AA6D1A" w:rsidRPr="00855DA3">
        <w:rPr>
          <w:rFonts w:ascii="Arial" w:hAnsi="Arial" w:cs="Arial"/>
        </w:rPr>
        <w:t>d</w:t>
      </w:r>
      <w:r w:rsidRPr="00855DA3">
        <w:rPr>
          <w:rFonts w:ascii="Arial" w:hAnsi="Arial" w:cs="Arial"/>
        </w:rPr>
        <w:t>e abordar a perspectiva de um desenvolvimento compatível com a preservação dos recursos</w:t>
      </w:r>
      <w:r w:rsidR="00AA6D1A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naturais, que tem diferenças sutis, mas que estão muito fortes, né? Entre elas. E, doutor Carlos, como é que o senhor escolhe esses tópicos de pesquisa, né?</w:t>
      </w:r>
    </w:p>
    <w:p w14:paraId="246DAEA8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Desde chegar no ecodesenvolvimento, foi mesmo de acordo com a conjuntura política ali da Rio 92? Ou teve mais alguma... Alguma outra motivação?</w:t>
      </w:r>
    </w:p>
    <w:p w14:paraId="1ED21D1A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também, como é que o senhor chega nessa parte de transcendência, que eu acho que é superinteressante a gente ouvir também?</w:t>
      </w:r>
    </w:p>
    <w:p w14:paraId="7DB33F84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60989952" w14:textId="4A69582D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593ECE0E" w14:textId="11C264E2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Ah, tá bom. Perfeito. Então, </w:t>
      </w:r>
      <w:r w:rsidR="00AA6D1A" w:rsidRPr="00855DA3">
        <w:rPr>
          <w:rFonts w:ascii="Arial" w:hAnsi="Arial" w:cs="Arial"/>
        </w:rPr>
        <w:t>e</w:t>
      </w:r>
      <w:r w:rsidRPr="00855DA3">
        <w:rPr>
          <w:rFonts w:ascii="Arial" w:hAnsi="Arial" w:cs="Arial"/>
        </w:rPr>
        <w:t>u, relativamente, pela minha idade, eu até que não sou professor há tanto tempo.</w:t>
      </w:r>
    </w:p>
    <w:p w14:paraId="5973E52C" w14:textId="2CF73383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Eu tive uma carreira de executivo de multinacional </w:t>
      </w:r>
      <w:r w:rsidR="00AA6D1A" w:rsidRPr="00855DA3">
        <w:rPr>
          <w:rFonts w:ascii="Arial" w:hAnsi="Arial" w:cs="Arial"/>
        </w:rPr>
        <w:t>norteamericana</w:t>
      </w:r>
      <w:r w:rsidRPr="00855DA3">
        <w:rPr>
          <w:rFonts w:ascii="Arial" w:hAnsi="Arial" w:cs="Arial"/>
        </w:rPr>
        <w:t xml:space="preserve">, </w:t>
      </w:r>
      <w:r w:rsidR="00AA6D1A" w:rsidRPr="00855DA3">
        <w:rPr>
          <w:rFonts w:ascii="Arial" w:hAnsi="Arial" w:cs="Arial"/>
        </w:rPr>
        <w:t>é</w:t>
      </w:r>
      <w:r w:rsidRPr="00855DA3">
        <w:rPr>
          <w:rFonts w:ascii="Arial" w:hAnsi="Arial" w:cs="Arial"/>
        </w:rPr>
        <w:t xml:space="preserve"> Trabalhando na Merck, Chapin, Domingos, já por muitos anos.</w:t>
      </w:r>
    </w:p>
    <w:p w14:paraId="4E2BAD03" w14:textId="6A71B6D0" w:rsidR="00512454" w:rsidRPr="00855DA3" w:rsidRDefault="00AA6D1A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E até os 30 anos, eu era um executivo médio, né?</w:t>
      </w:r>
      <w:r w:rsidR="00512454" w:rsidRPr="715252DE">
        <w:rPr>
          <w:rFonts w:ascii="Arial" w:hAnsi="Arial" w:cs="Arial"/>
        </w:rPr>
        <w:t xml:space="preserve"> É</w:t>
      </w:r>
      <w:r w:rsidRPr="715252DE">
        <w:rPr>
          <w:rFonts w:ascii="Arial" w:hAnsi="Arial" w:cs="Arial"/>
        </w:rPr>
        <w:t xml:space="preserve"> d</w:t>
      </w:r>
      <w:r w:rsidR="00512454" w:rsidRPr="715252DE">
        <w:rPr>
          <w:rFonts w:ascii="Arial" w:hAnsi="Arial" w:cs="Arial"/>
        </w:rPr>
        <w:t>entro da indústria farmacêutica, né?</w:t>
      </w:r>
    </w:p>
    <w:p w14:paraId="7C9938BC" w14:textId="30FCBD13" w:rsidR="00512454" w:rsidRPr="00855DA3" w:rsidRDefault="00512454" w:rsidP="00855DA3">
      <w:pPr>
        <w:jc w:val="both"/>
        <w:rPr>
          <w:del w:id="4" w:author="iara@nossaterrafirme.com" w:date="2024-07-29T04:37:00Z" w16du:dateUtc="2024-07-29T04:37:05Z"/>
          <w:rFonts w:ascii="Arial" w:hAnsi="Arial" w:cs="Arial"/>
        </w:rPr>
      </w:pPr>
      <w:r w:rsidRPr="715252DE">
        <w:rPr>
          <w:rFonts w:ascii="Arial" w:hAnsi="Arial" w:cs="Arial"/>
        </w:rPr>
        <w:t>É</w:t>
      </w:r>
      <w:r w:rsidR="00AA6D1A" w:rsidRPr="715252DE">
        <w:rPr>
          <w:rFonts w:ascii="Arial" w:hAnsi="Arial" w:cs="Arial"/>
        </w:rPr>
        <w:t xml:space="preserve"> a</w:t>
      </w:r>
      <w:r w:rsidRPr="715252DE">
        <w:rPr>
          <w:rFonts w:ascii="Arial" w:hAnsi="Arial" w:cs="Arial"/>
        </w:rPr>
        <w:t xml:space="preserve">inda que me formei em administração, </w:t>
      </w:r>
      <w:r w:rsidR="00AA6D1A" w:rsidRPr="715252DE">
        <w:rPr>
          <w:rFonts w:ascii="Arial" w:hAnsi="Arial" w:cs="Arial"/>
        </w:rPr>
        <w:t>más</w:t>
      </w:r>
      <w:r w:rsidRPr="715252DE">
        <w:rPr>
          <w:rFonts w:ascii="Arial" w:hAnsi="Arial" w:cs="Arial"/>
        </w:rPr>
        <w:t xml:space="preserve"> o mundo empresaria</w:t>
      </w:r>
      <w:r w:rsidR="1C3D519A" w:rsidRPr="715252DE">
        <w:rPr>
          <w:rFonts w:ascii="Arial" w:hAnsi="Arial" w:cs="Arial"/>
        </w:rPr>
        <w:t>l.</w:t>
      </w:r>
    </w:p>
    <w:p w14:paraId="11CC6C04" w14:textId="233AEE19" w:rsidR="00512454" w:rsidRPr="00855DA3" w:rsidRDefault="00AA6D1A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  <w:lang w:val="pt-BR"/>
        </w:rPr>
        <w:lastRenderedPageBreak/>
        <w:t>Ele não me satisfazia, né?</w:t>
      </w:r>
      <w:r w:rsidR="00512454" w:rsidRPr="715252DE">
        <w:rPr>
          <w:rFonts w:ascii="Arial" w:hAnsi="Arial" w:cs="Arial"/>
          <w:lang w:val="pt-BR"/>
        </w:rPr>
        <w:t xml:space="preserve"> Eu consegui enxergar alguns vazios existenciais, né? Então, aí eu comecei a primeira vez ir </w:t>
      </w:r>
      <w:proofErr w:type="gramStart"/>
      <w:r w:rsidR="00512454" w:rsidRPr="715252DE">
        <w:rPr>
          <w:rFonts w:ascii="Arial" w:hAnsi="Arial" w:cs="Arial"/>
          <w:lang w:val="pt-BR"/>
        </w:rPr>
        <w:t>pra</w:t>
      </w:r>
      <w:proofErr w:type="gramEnd"/>
      <w:r w:rsidR="00512454" w:rsidRPr="715252DE">
        <w:rPr>
          <w:rFonts w:ascii="Arial" w:hAnsi="Arial" w:cs="Arial"/>
          <w:lang w:val="pt-BR"/>
        </w:rPr>
        <w:t xml:space="preserve"> programas de voluntariado. É... Aí eu decidi fazer uma disciplina especial</w:t>
      </w:r>
      <w:r w:rsidR="721A32FF" w:rsidRPr="715252DE">
        <w:rPr>
          <w:rFonts w:ascii="Arial" w:hAnsi="Arial" w:cs="Arial"/>
          <w:lang w:val="pt-BR"/>
        </w:rPr>
        <w:t xml:space="preserve"> na</w:t>
      </w:r>
      <w:r w:rsidR="00512454" w:rsidRPr="715252DE">
        <w:rPr>
          <w:rFonts w:ascii="Arial" w:hAnsi="Arial" w:cs="Arial"/>
        </w:rPr>
        <w:t xml:space="preserve"> </w:t>
      </w:r>
      <w:r w:rsidR="00512454" w:rsidRPr="715252DE">
        <w:rPr>
          <w:rFonts w:ascii="Arial" w:hAnsi="Arial" w:cs="Arial"/>
          <w:highlight w:val="yellow"/>
        </w:rPr>
        <w:t>PUC de São Paulo.</w:t>
      </w:r>
    </w:p>
    <w:p w14:paraId="6A589B82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foi me despertando, né? Um humanismo, que na verdade eu sempre fui, né?</w:t>
      </w:r>
    </w:p>
    <w:p w14:paraId="6452C40F" w14:textId="7F4F22BB" w:rsidR="00512454" w:rsidRPr="00855DA3" w:rsidRDefault="001C7F75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Mas com a maturidade</w:t>
      </w:r>
      <w:r w:rsidR="5801A037" w:rsidRPr="715252DE">
        <w:rPr>
          <w:rFonts w:ascii="Arial" w:hAnsi="Arial" w:cs="Arial"/>
        </w:rPr>
        <w:t>, e</w:t>
      </w:r>
      <w:r w:rsidRPr="715252DE">
        <w:rPr>
          <w:rFonts w:ascii="Arial" w:hAnsi="Arial" w:cs="Arial"/>
        </w:rPr>
        <w:t>le floresce, né?</w:t>
      </w:r>
      <w:r w:rsidR="00512454" w:rsidRPr="715252DE">
        <w:rPr>
          <w:rFonts w:ascii="Arial" w:hAnsi="Arial" w:cs="Arial"/>
        </w:rPr>
        <w:t xml:space="preserve"> Usando o termo de vocês.</w:t>
      </w:r>
    </w:p>
    <w:p w14:paraId="56385AA0" w14:textId="7D65D28F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>E no meu primeiro pós-</w:t>
      </w:r>
      <w:proofErr w:type="spellStart"/>
      <w:r w:rsidRPr="715252DE">
        <w:rPr>
          <w:rFonts w:ascii="Arial" w:hAnsi="Arial" w:cs="Arial"/>
          <w:lang w:val="pt-BR"/>
        </w:rPr>
        <w:t>doc</w:t>
      </w:r>
      <w:proofErr w:type="spellEnd"/>
      <w:r w:rsidRPr="715252DE">
        <w:rPr>
          <w:rFonts w:ascii="Arial" w:hAnsi="Arial" w:cs="Arial"/>
          <w:lang w:val="pt-BR"/>
        </w:rPr>
        <w:t xml:space="preserve"> que eu fiz. É com o próprio Manfred, ele trabalha com a tese do desenvolvimento </w:t>
      </w:r>
      <w:r w:rsidR="424CF2A0" w:rsidRPr="715252DE">
        <w:rPr>
          <w:rFonts w:ascii="Arial" w:hAnsi="Arial" w:cs="Arial"/>
          <w:lang w:val="pt-BR"/>
        </w:rPr>
        <w:t>na</w:t>
      </w:r>
      <w:r w:rsidRPr="715252DE">
        <w:rPr>
          <w:rFonts w:ascii="Arial" w:hAnsi="Arial" w:cs="Arial"/>
          <w:lang w:val="pt-BR"/>
        </w:rPr>
        <w:t xml:space="preserve"> escala humana.</w:t>
      </w:r>
    </w:p>
    <w:p w14:paraId="0579EDCC" w14:textId="1FF73706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Na tese dele, que foi premiada em 1983, ele sugere uma matriz de necessidades humanas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com nove necessidades. Ele trabalha com o tema da subsistência, a proteção, afeto,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o ócio,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 criação, a participação, o entendimento, liberdade e identidade.</w:t>
      </w:r>
    </w:p>
    <w:p w14:paraId="6EA305CC" w14:textId="72486B5E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ele já cita, nos seus estudos de 1983, o tema da transcendência,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por que ele não coloca como uma décima necessidade humana? Porque, naquele período, ele não enxergava ainda que ele compreendia a transcendência como uma necessidade importante,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não era comum, como as outras necessidades, a todas as pessoas. Então, o tema da transcendência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pela sua própria perspectiva mais abstrata, ele não enxergava como sendo uma necessidade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as pessoas enxergassem, e ele dá algumas pistas nos trabalhos dele.</w:t>
      </w:r>
    </w:p>
    <w:p w14:paraId="0A7C9317" w14:textId="4B2F5E5C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>E eu, por ter feito um primeiro pós</w:t>
      </w:r>
      <w:r w:rsidR="6543362A" w:rsidRPr="715252DE">
        <w:rPr>
          <w:rFonts w:ascii="Arial" w:hAnsi="Arial" w:cs="Arial"/>
          <w:lang w:val="pt-BR"/>
        </w:rPr>
        <w:t>-</w:t>
      </w:r>
      <w:proofErr w:type="spellStart"/>
      <w:r w:rsidRPr="715252DE">
        <w:rPr>
          <w:rFonts w:ascii="Arial" w:hAnsi="Arial" w:cs="Arial"/>
          <w:lang w:val="pt-BR"/>
        </w:rPr>
        <w:t>doc</w:t>
      </w:r>
      <w:proofErr w:type="spellEnd"/>
      <w:r w:rsidRPr="715252DE">
        <w:rPr>
          <w:rFonts w:ascii="Arial" w:hAnsi="Arial" w:cs="Arial"/>
          <w:lang w:val="pt-BR"/>
        </w:rPr>
        <w:t>, o estágio</w:t>
      </w:r>
      <w:r w:rsidR="001C7F75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de professor visitante com o Manfred, o Chile,</w:t>
      </w:r>
      <w:r w:rsidR="001C7F75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eu comecei a fazer ligações com outros temas que eu sempre tive muita curiosidade,</w:t>
      </w:r>
      <w:r w:rsidR="001C7F75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como a psicologia cognitiva, a neurociência, ou o que eu posso chamar de ciências cognitivas.</w:t>
      </w:r>
    </w:p>
    <w:p w14:paraId="7354532B" w14:textId="362DC843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E, diante já dessa minha curiosidade,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por temas que tratam mais de questões subjetivas,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e, aliás, eu faço uma crítica ao conhecimento científico, porque um conhecimento científico existe a partir de um método.</w:t>
      </w:r>
    </w:p>
    <w:p w14:paraId="0E5695A6" w14:textId="6815A40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E, se não existe método que consiga comprovar, é como se o fenômeno não existisse. E a ciência não tem a humildade necessária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para reconhecer que há limites no método científico.</w:t>
      </w:r>
    </w:p>
    <w:p w14:paraId="6B2E50F3" w14:textId="04C8E2C2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eu que fiz muito trabalho comunitário de extensão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com pescadores artesanais, pequenos agricultores, com populações originárias, inclusive, e</w:t>
      </w:r>
      <w:r w:rsidR="001C7F75" w:rsidRPr="00855DA3">
        <w:rPr>
          <w:rFonts w:ascii="Arial" w:hAnsi="Arial" w:cs="Arial"/>
        </w:rPr>
        <w:t xml:space="preserve"> p</w:t>
      </w:r>
      <w:r w:rsidRPr="00855DA3">
        <w:rPr>
          <w:rFonts w:ascii="Arial" w:hAnsi="Arial" w:cs="Arial"/>
        </w:rPr>
        <w:t>ara mim, é muito claro que existem outras formas de conhecimento que não são o conhecimento científico.</w:t>
      </w:r>
    </w:p>
    <w:p w14:paraId="5A021504" w14:textId="5BF5BC63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esse conjunto de elementos que eu estou trazendo aqui para você,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me parece que o tema da transcendência, ele traz algumas pistas.</w:t>
      </w:r>
    </w:p>
    <w:p w14:paraId="5A7F3FDC" w14:textId="0F8C8619" w:rsidR="001C7F75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Então, em... Em um trabalho que está quase concluído, até no âmbito da </w:t>
      </w:r>
      <w:r w:rsidRPr="715252DE">
        <w:rPr>
          <w:rFonts w:ascii="Arial" w:hAnsi="Arial" w:cs="Arial"/>
          <w:highlight w:val="yellow"/>
          <w:lang w:val="pt-BR"/>
        </w:rPr>
        <w:t xml:space="preserve">Fundação Max </w:t>
      </w:r>
      <w:proofErr w:type="spellStart"/>
      <w:r w:rsidRPr="715252DE">
        <w:rPr>
          <w:rFonts w:ascii="Arial" w:hAnsi="Arial" w:cs="Arial"/>
          <w:highlight w:val="yellow"/>
          <w:lang w:val="pt-BR"/>
        </w:rPr>
        <w:t>Lief</w:t>
      </w:r>
      <w:proofErr w:type="spellEnd"/>
      <w:r w:rsidRPr="715252DE">
        <w:rPr>
          <w:rFonts w:ascii="Arial" w:hAnsi="Arial" w:cs="Arial"/>
          <w:lang w:val="pt-BR"/>
        </w:rPr>
        <w:t>,</w:t>
      </w:r>
      <w:r w:rsidR="001C7F75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inclusive, também com sede do Chile, um conjunto de professores, com formações diferentes,</w:t>
      </w:r>
      <w:r w:rsidR="001C7F75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que são adeptos da corrente</w:t>
      </w:r>
      <w:r w:rsidR="6FCF32E3" w:rsidRPr="715252DE">
        <w:rPr>
          <w:rFonts w:ascii="Arial" w:hAnsi="Arial" w:cs="Arial"/>
          <w:lang w:val="pt-BR"/>
        </w:rPr>
        <w:t xml:space="preserve"> - incompreensível</w:t>
      </w:r>
      <w:proofErr w:type="gramStart"/>
      <w:r w:rsidR="6FCF32E3" w:rsidRPr="715252DE">
        <w:rPr>
          <w:rFonts w:ascii="Arial" w:hAnsi="Arial" w:cs="Arial"/>
          <w:lang w:val="pt-BR"/>
        </w:rPr>
        <w:t>-</w:t>
      </w:r>
      <w:r w:rsidRPr="715252DE">
        <w:rPr>
          <w:rFonts w:ascii="Arial" w:hAnsi="Arial" w:cs="Arial"/>
          <w:lang w:val="pt-BR"/>
        </w:rPr>
        <w:t xml:space="preserve"> .</w:t>
      </w:r>
      <w:proofErr w:type="gramEnd"/>
      <w:r w:rsidRPr="715252DE">
        <w:rPr>
          <w:rFonts w:ascii="Arial" w:hAnsi="Arial" w:cs="Arial"/>
          <w:lang w:val="pt-BR"/>
        </w:rPr>
        <w:t xml:space="preserve"> Eu que tomei a iniciativa, inclusive, para que a gente possa. </w:t>
      </w:r>
    </w:p>
    <w:p w14:paraId="795D9A51" w14:textId="45128A6D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Para que a gente pudesse desenvolver</w:t>
      </w:r>
      <w:r w:rsidR="001C7F75" w:rsidRPr="715252DE">
        <w:rPr>
          <w:rFonts w:ascii="Arial" w:hAnsi="Arial" w:cs="Arial"/>
        </w:rPr>
        <w:t xml:space="preserve"> </w:t>
      </w:r>
      <w:r w:rsidRPr="715252DE">
        <w:rPr>
          <w:rFonts w:ascii="Arial" w:hAnsi="Arial" w:cs="Arial"/>
        </w:rPr>
        <w:t>essa décima necessidade que o</w:t>
      </w:r>
      <w:r w:rsidR="0C872102" w:rsidRPr="715252DE">
        <w:rPr>
          <w:rFonts w:ascii="Arial" w:hAnsi="Arial" w:cs="Arial"/>
        </w:rPr>
        <w:t xml:space="preserve"> povo</w:t>
      </w:r>
      <w:r w:rsidRPr="715252DE">
        <w:rPr>
          <w:rFonts w:ascii="Arial" w:hAnsi="Arial" w:cs="Arial"/>
        </w:rPr>
        <w:t xml:space="preserve"> lhe traz, mas não com a objetividade que lhe traz as nove outras.</w:t>
      </w:r>
    </w:p>
    <w:p w14:paraId="773BAF2B" w14:textId="2063B228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lastRenderedPageBreak/>
        <w:t>E a gente faz um estudo aprofundado dentro de quatro ou cinco correntes. Uma é dos próprios povos originários,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com a compreensão de transcendência para eles. Outro é as ciências da religião. Outro é a religião. O tema da espiritualidade.</w:t>
      </w:r>
    </w:p>
    <w:p w14:paraId="6A2C1661" w14:textId="2DA48FA4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Na própria ciências cognitivas,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quais os elementos que a ciência tem essa aproximação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com o tema da ecologia e da filindrosofia. Então, a gente entrou em cinco perspectivas.</w:t>
      </w:r>
    </w:p>
    <w:p w14:paraId="598FB6EB" w14:textId="097FC7FF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que, de uma maneira geral, qual é o estado da arte do tema da transcendência, a partir dessas cinco perspectivas que eu falei. E a ideia era fazer um cruzamento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para que a gente pudesse ter uma objetividade maior em relação ao tema, ainda que tenha que tomar o devido cuidado.</w:t>
      </w:r>
    </w:p>
    <w:p w14:paraId="52818515" w14:textId="5E2B52A1" w:rsidR="00512454" w:rsidRPr="00855DA3" w:rsidRDefault="001C7F75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¿Por quê?</w:t>
      </w:r>
      <w:r w:rsidR="00512454" w:rsidRPr="00855DA3">
        <w:rPr>
          <w:rFonts w:ascii="Arial" w:hAnsi="Arial" w:cs="Arial"/>
        </w:rPr>
        <w:t xml:space="preserve"> Porque se a própria ciência... tem dúvidas em relação à transcendência,</w:t>
      </w:r>
      <w:r w:rsidRPr="00855DA3">
        <w:rPr>
          <w:rFonts w:ascii="Arial" w:hAnsi="Arial" w:cs="Arial"/>
        </w:rPr>
        <w:t xml:space="preserve"> </w:t>
      </w:r>
      <w:r w:rsidR="00512454" w:rsidRPr="00855DA3">
        <w:rPr>
          <w:rFonts w:ascii="Arial" w:hAnsi="Arial" w:cs="Arial"/>
        </w:rPr>
        <w:t>há uma contradição se num artigo do Estado da Arte a gente quisesse trazer uma definição objetiva.</w:t>
      </w:r>
    </w:p>
    <w:p w14:paraId="4DDB5BDB" w14:textId="098F47E1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o que a gente faz é trazer elementos objetivos dessas cinco correntes. E a gente apresenta ao leitor.</w:t>
      </w:r>
    </w:p>
    <w:p w14:paraId="150BB7C5" w14:textId="5887DD52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tomamos o cuidado, porque não parece apropriado para o grupo de professores que está estudando,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enquadrar o tema da transcendência, dar uma artelada aqui e lá, para que a gente tenha um conceito que é conveniente. Então,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 nossa intenção não foi enquadrar a transcendência dentro de uma definição, mas foi trazer toda a riqueza das definições,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dos elementos que se aproximam da transcendência, para que pudéssemos expor,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já que há uma carência de textos que tratam o tema dentro da ciência, mas respeitando o tema.</w:t>
      </w:r>
    </w:p>
    <w:p w14:paraId="7D95CBA4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Mas respeitando os limites da própria ciência.</w:t>
      </w:r>
    </w:p>
    <w:p w14:paraId="76B252ED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32245425" w14:textId="6280DEAF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36BCE7A2" w14:textId="6A08129E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Perfeito</w:t>
      </w:r>
      <w:r w:rsidR="0A9385A4" w:rsidRPr="715252DE">
        <w:rPr>
          <w:rFonts w:ascii="Arial" w:hAnsi="Arial" w:cs="Arial"/>
        </w:rPr>
        <w:t>. É um</w:t>
      </w:r>
      <w:r w:rsidRPr="715252DE">
        <w:rPr>
          <w:rFonts w:ascii="Arial" w:hAnsi="Arial" w:cs="Arial"/>
        </w:rPr>
        <w:t>desafio, né?</w:t>
      </w:r>
    </w:p>
    <w:p w14:paraId="080F03AD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30CC4D0" w14:textId="35A6C525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5BE7258B" w14:textId="403567D8" w:rsidR="00512454" w:rsidRPr="00855DA3" w:rsidRDefault="670D5FAB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;É um</w:t>
      </w:r>
      <w:r w:rsidR="00512454" w:rsidRPr="715252DE">
        <w:rPr>
          <w:rFonts w:ascii="Arial" w:hAnsi="Arial" w:cs="Arial"/>
        </w:rPr>
        <w:t xml:space="preserve"> desafio.</w:t>
      </w:r>
    </w:p>
    <w:p w14:paraId="4D98385C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63B70CB8" w14:textId="629C6486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006FCCE2" w14:textId="35EDA4D2" w:rsidR="00512454" w:rsidRPr="00855DA3" w:rsidRDefault="1C84418A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 xml:space="preserve">É um </w:t>
      </w:r>
      <w:r w:rsidR="00512454" w:rsidRPr="715252DE">
        <w:rPr>
          <w:rFonts w:ascii="Arial" w:hAnsi="Arial" w:cs="Arial"/>
        </w:rPr>
        <w:t xml:space="preserve"> desafio. Temos uma primeira versão pronta</w:t>
      </w:r>
      <w:ins w:id="5" w:author="iara@nossaterrafirme.com" w:date="2024-07-29T04:39:00Z">
        <w:r w:rsidR="4F08F95F" w:rsidRPr="715252DE">
          <w:rPr>
            <w:rFonts w:ascii="Arial" w:hAnsi="Arial" w:cs="Arial"/>
          </w:rPr>
          <w:t>?</w:t>
        </w:r>
      </w:ins>
    </w:p>
    <w:p w14:paraId="5C13AC01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79BA7B27" w14:textId="629F626F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021375D7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agora ele está passando por uma revisão, e logo, logo, a gente envia para uma revista,</w:t>
      </w:r>
    </w:p>
    <w:p w14:paraId="70A20EEB" w14:textId="3FE436CF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provavelmente da psicologia, mas isso leva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há algum tempo, como você sabe que o tempo de submissão e de publicação, às vezes, pode ser uma eternidade, não é?</w:t>
      </w:r>
    </w:p>
    <w:p w14:paraId="142349E8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8D6F890" w14:textId="58BBF1F8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Iara Vicente</w:t>
      </w:r>
    </w:p>
    <w:p w14:paraId="5A0A7764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Com certeza. E, assim, com base nessa experiência do senhor, que vai desde temas mais voltados para o desenvolvimento,</w:t>
      </w:r>
    </w:p>
    <w:p w14:paraId="5E931151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de recursos naturais, tomada de decisão, até essas coisas do imanente, do transcendente, literalmente, como diria o </w:t>
      </w:r>
      <w:r w:rsidRPr="00C060D6">
        <w:rPr>
          <w:rFonts w:ascii="Arial" w:hAnsi="Arial" w:cs="Arial"/>
          <w:highlight w:val="yellow"/>
        </w:rPr>
        <w:t>Gilberto Gil,</w:t>
      </w:r>
      <w:r w:rsidRPr="00855DA3">
        <w:rPr>
          <w:rFonts w:ascii="Arial" w:hAnsi="Arial" w:cs="Arial"/>
        </w:rPr>
        <w:t xml:space="preserve"> quais são as principais tendências em pesquisa</w:t>
      </w:r>
    </w:p>
    <w:p w14:paraId="4B0C3009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sobre o florescimento humano no Brasil e na América Latina?</w:t>
      </w:r>
    </w:p>
    <w:p w14:paraId="2D9B9A6B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57FC9D8" w14:textId="11D0EB57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7D2FD87B" w14:textId="3608778E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como eu escrevi, o tema do decolonialismo, ele me parece que é um tema-chave, só que ele traz uma das correntes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de quem estuda o bem-viver. E, para mim, não tenho dúvida que a principal corrente é a corrente indigenista. Isso aí, para mim, não tenho dúvida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 não poderia ser diferente quando parte do decolonialismo. Ainda que decolonialismo ultrapassa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o tema de povos originários, ainda que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o efeito maior tenha sido esses povos,</w:t>
      </w:r>
      <w:r w:rsidR="001C7F75" w:rsidRPr="00855DA3">
        <w:rPr>
          <w:rFonts w:ascii="Arial" w:hAnsi="Arial" w:cs="Arial"/>
        </w:rPr>
        <w:t xml:space="preserve"> más</w:t>
      </w:r>
      <w:r w:rsidRPr="00855DA3">
        <w:rPr>
          <w:rFonts w:ascii="Arial" w:hAnsi="Arial" w:cs="Arial"/>
        </w:rPr>
        <w:t xml:space="preserve"> a decolonização para tudo é lado. Outro tema que eu também apontei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é o tema das ecossosconomias, que eu acho que não escrevi, </w:t>
      </w:r>
      <w:r w:rsidR="001C7F75" w:rsidRPr="00855DA3">
        <w:rPr>
          <w:rFonts w:ascii="Arial" w:hAnsi="Arial" w:cs="Arial"/>
        </w:rPr>
        <w:t>más</w:t>
      </w:r>
      <w:r w:rsidRPr="00855DA3">
        <w:rPr>
          <w:rFonts w:ascii="Arial" w:hAnsi="Arial" w:cs="Arial"/>
        </w:rPr>
        <w:t xml:space="preserve"> o que são as ecossosconomias?</w:t>
      </w:r>
    </w:p>
    <w:p w14:paraId="51D16681" w14:textId="54AF1245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Ela surge do ecodesenvolvimento, só que o ecodesenvolvimento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é uma proposição teórica, política, e as ecossosconomias se derivam dessa perspectiva,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ela tem um... uma perspectiva de objetividade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o mundo da vida consegue florescer. Ainda que não faça sentido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 dicotomia entre teoria e prática, mas a prática tem elementos próprios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 que nem todo... que nem todo... que nem toda teoria conhecida,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ela necessariamente consegue dar conta. Então, eu, como já trabalho com ecossosconomia há muito tempo,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eu faço como método diferente. Normalmente, quando você vai fazer uma pesquisa, você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tem uma etapa exploratória, quais são os temas importantes, e aí você faz o estado da arte da literatura que trata sobre o tema.</w:t>
      </w:r>
    </w:p>
    <w:p w14:paraId="695640E6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 conheço o estado da arte, mas com ecossosconomias, eu faço o contrário.</w:t>
      </w:r>
    </w:p>
    <w:p w14:paraId="799DB1DC" w14:textId="6586E8D9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 estudo uma experiência, Eu estudo uma experiência, a partir de uma concepção de pesquisação. Eu convivo... Eu vivo a realidade da experiência que quer ser compreendida, da experiência que quer ser compreendida, para mim,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não que ela surja não que ela surja para que os outros a compreendam. As ecossosconomias,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às vezes, não têm essa preocupação. E, a partir da sua própria essência, da sua riqueza,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é levantada por pesquisação</w:t>
      </w:r>
      <w:r w:rsidR="001C7F75" w:rsidRPr="00855DA3">
        <w:rPr>
          <w:rFonts w:ascii="Arial" w:hAnsi="Arial" w:cs="Arial"/>
        </w:rPr>
        <w:t>.</w:t>
      </w:r>
    </w:p>
    <w:p w14:paraId="581D79A4" w14:textId="5B6D7DBA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Algo chamam de pesquisa participante,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 partir de elementos comuns de experiências, não só a experiência que eu estou estudando,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uma base de dados que eu tenho de outras experiências que foram unidade de análise em outros momentos,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 partir desses elementos cotidianos da prática, a partir desses elementos cotidianos da prática, emergem, então, alguns temas,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e, a partir desses temas que emergem da prática, da vida, é que eu vou buscar compreensão do que tem de mais próximo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da teoria da humanidade. E a ideia é você trazer os limites e os avanços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desses elementos, quando se compara com o estado da arte. Não sei se eu fui claro.</w:t>
      </w:r>
    </w:p>
    <w:p w14:paraId="7DD062B7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3E67F407" w14:textId="262DDCC5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Iara Vicente</w:t>
      </w:r>
    </w:p>
    <w:p w14:paraId="478AC03E" w14:textId="23A96E08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Pois sim, doutor, muito obrigada. O senhor podia trazer, assim, ou então a gente deixa para o final, né, se o senhor sentia que é muita coisa. Mas eu fiquei curiosa para saber alguns dos casos dessa base de dados, assim,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se pode exemplificar alguns casos de sócio... de ecosócio-economia que o senhor mencionou? Que você já estudou?</w:t>
      </w:r>
    </w:p>
    <w:p w14:paraId="30FDE650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17795219" w14:textId="579FC50A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244F440D" w14:textId="56C3E398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 xml:space="preserve">Olha, tem um </w:t>
      </w:r>
      <w:r w:rsidR="0ACF12EC" w:rsidRPr="715252DE">
        <w:rPr>
          <w:rFonts w:ascii="Arial" w:hAnsi="Arial" w:cs="Arial"/>
        </w:rPr>
        <w:t>caso</w:t>
      </w:r>
      <w:r w:rsidRPr="715252DE">
        <w:rPr>
          <w:rFonts w:ascii="Arial" w:hAnsi="Arial" w:cs="Arial"/>
        </w:rPr>
        <w:t xml:space="preserve"> que ele se chama </w:t>
      </w:r>
      <w:r w:rsidRPr="715252DE">
        <w:rPr>
          <w:rFonts w:ascii="Arial" w:hAnsi="Arial" w:cs="Arial"/>
          <w:highlight w:val="yellow"/>
        </w:rPr>
        <w:t>Acolhida na Colônia</w:t>
      </w:r>
      <w:r w:rsidRPr="715252DE">
        <w:rPr>
          <w:rFonts w:ascii="Arial" w:hAnsi="Arial" w:cs="Arial"/>
        </w:rPr>
        <w:t>.</w:t>
      </w:r>
    </w:p>
    <w:p w14:paraId="64F30937" w14:textId="29A5D4F6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 uma experiência que deve estar com uns 25 anos, que são pequenas propriedades rurais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trabalham com o tema da agroecologia e eles recebem turistas nas suas propriedades.</w:t>
      </w:r>
    </w:p>
    <w:p w14:paraId="7E966957" w14:textId="3FBA49FB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tem uma perspectiva de turismo educativo, de turismo rural,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a base dele é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 nas minhas respostas eu já trago limites, ele tem uma base comunitária.</w:t>
      </w:r>
    </w:p>
    <w:p w14:paraId="48C59243" w14:textId="2A4655C0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é um turismo pensado pela comunidade e não para a comunidade. Então, tem o caso da Acolhida na Colônia,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tem como sede em Santa Rosa de Lima, em Santa Catarina. É uma experiência muito conhecida. E outra que a gente também trabalha</w:t>
      </w:r>
      <w:r w:rsidR="001C7F7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é a cadeia produtiva</w:t>
      </w:r>
      <w:r w:rsidR="001C7F75" w:rsidRPr="00855DA3">
        <w:rPr>
          <w:rFonts w:ascii="Arial" w:hAnsi="Arial" w:cs="Arial"/>
        </w:rPr>
        <w:t>.</w:t>
      </w:r>
      <w:r w:rsidRPr="00855DA3">
        <w:rPr>
          <w:rFonts w:ascii="Arial" w:hAnsi="Arial" w:cs="Arial"/>
        </w:rPr>
        <w:t xml:space="preserve"> É de um peixe amazônico? </w:t>
      </w:r>
      <w:r w:rsidR="001C7F75" w:rsidRPr="00855DA3">
        <w:rPr>
          <w:rFonts w:ascii="Arial" w:hAnsi="Arial" w:cs="Arial"/>
        </w:rPr>
        <w:t>¿O pirarucu, né?</w:t>
      </w:r>
    </w:p>
    <w:p w14:paraId="0623A20C" w14:textId="25BE4C96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Que é uma cadeia produtiva baseada em associativismo </w:t>
      </w:r>
      <w:proofErr w:type="spellStart"/>
      <w:r w:rsidR="00FF2E68" w:rsidRPr="715252DE">
        <w:rPr>
          <w:rFonts w:ascii="Arial" w:hAnsi="Arial" w:cs="Arial"/>
          <w:lang w:val="pt-BR"/>
        </w:rPr>
        <w:t>comunitario</w:t>
      </w:r>
      <w:proofErr w:type="spellEnd"/>
      <w:r w:rsidR="00FF2E68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a povos ouro-originados, já ribeirinhas do Amazonas, né? E tem como sede</w:t>
      </w:r>
      <w:r w:rsidR="00FF2E68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a reserva de documentos sustentável em M</w:t>
      </w:r>
      <w:del w:id="6" w:author="iara@nossaterrafirme.com" w:date="2024-07-29T04:41:00Z">
        <w:r w:rsidRPr="715252DE" w:rsidDel="00512454">
          <w:rPr>
            <w:rFonts w:ascii="Arial" w:hAnsi="Arial" w:cs="Arial"/>
            <w:lang w:val="pt-BR"/>
          </w:rPr>
          <w:delText>a</w:delText>
        </w:r>
      </w:del>
      <w:r w:rsidRPr="715252DE">
        <w:rPr>
          <w:rFonts w:ascii="Arial" w:hAnsi="Arial" w:cs="Arial"/>
          <w:lang w:val="pt-BR"/>
        </w:rPr>
        <w:t>amirauá, né? Então</w:t>
      </w:r>
      <w:r w:rsidR="00FF2E68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que fica ao norte.</w:t>
      </w:r>
    </w:p>
    <w:p w14:paraId="200C61EE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Mas eu tenho uma base de dados grande e tenho uma orientanda de doutorado.</w:t>
      </w:r>
    </w:p>
    <w:p w14:paraId="142E02AE" w14:textId="0A96556A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Está quase terminando a sua tese. </w:t>
      </w:r>
      <w:r w:rsidR="00FF2E68" w:rsidRPr="00855DA3">
        <w:rPr>
          <w:rFonts w:ascii="Arial" w:hAnsi="Arial" w:cs="Arial"/>
        </w:rPr>
        <w:t>¿E ela está usando essa base de dados para trazer esses elementos, né?</w:t>
      </w:r>
      <w:r w:rsidRPr="00855DA3">
        <w:rPr>
          <w:rFonts w:ascii="Arial" w:hAnsi="Arial" w:cs="Arial"/>
        </w:rPr>
        <w:t xml:space="preserve"> Que surgem de um cruzamento de uma bas</w:t>
      </w:r>
      <w:r w:rsidR="00FF2E68" w:rsidRPr="00855DA3">
        <w:rPr>
          <w:rFonts w:ascii="Arial" w:hAnsi="Arial" w:cs="Arial"/>
        </w:rPr>
        <w:t xml:space="preserve">e </w:t>
      </w:r>
      <w:r w:rsidRPr="00855DA3">
        <w:rPr>
          <w:rFonts w:ascii="Arial" w:hAnsi="Arial" w:cs="Arial"/>
        </w:rPr>
        <w:t>com pelo menos mais de 100 experiência</w:t>
      </w:r>
      <w:r w:rsidR="00FF2E68" w:rsidRPr="00855DA3">
        <w:rPr>
          <w:rFonts w:ascii="Arial" w:hAnsi="Arial" w:cs="Arial"/>
        </w:rPr>
        <w:t>s</w:t>
      </w:r>
    </w:p>
    <w:p w14:paraId="44299C43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B5C8205" w14:textId="3CB26A55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76F4BED3" w14:textId="4029F06D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>Incrível, incrível. Eu conheço o caso da R</w:t>
      </w:r>
      <w:r w:rsidR="2D4EA04F" w:rsidRPr="715252DE">
        <w:rPr>
          <w:rFonts w:ascii="Arial" w:hAnsi="Arial" w:cs="Arial"/>
          <w:lang w:val="pt-BR"/>
        </w:rPr>
        <w:t>esex</w:t>
      </w:r>
      <w:r w:rsidRPr="715252DE">
        <w:rPr>
          <w:rFonts w:ascii="Arial" w:hAnsi="Arial" w:cs="Arial"/>
          <w:lang w:val="pt-BR"/>
        </w:rPr>
        <w:t xml:space="preserve"> em Mamirauá. Eu sou do </w:t>
      </w:r>
      <w:proofErr w:type="gramStart"/>
      <w:r w:rsidRPr="715252DE">
        <w:rPr>
          <w:rFonts w:ascii="Arial" w:hAnsi="Arial" w:cs="Arial"/>
          <w:lang w:val="pt-BR"/>
        </w:rPr>
        <w:t>norte</w:t>
      </w:r>
      <w:proofErr w:type="gramEnd"/>
      <w:r w:rsidRPr="715252DE">
        <w:rPr>
          <w:rFonts w:ascii="Arial" w:hAnsi="Arial" w:cs="Arial"/>
          <w:lang w:val="pt-BR"/>
        </w:rPr>
        <w:t>, né? Então, estou feliz em saber. Conheço. Os acordos, né? Coletivos. Sim. Perfeito.</w:t>
      </w:r>
    </w:p>
    <w:p w14:paraId="264989A8" w14:textId="62B05F8F" w:rsidR="00512454" w:rsidRPr="00855DA3" w:rsidRDefault="00176717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Inclusive, falando da sua doutoranda, eu queria te perguntar, assim, qual que é a sua formação acadêmica que o senhor observa entre os seus pares, e</w:t>
      </w:r>
      <w:r w:rsidR="00512454" w:rsidRPr="00855DA3">
        <w:rPr>
          <w:rFonts w:ascii="Arial" w:hAnsi="Arial" w:cs="Arial"/>
        </w:rPr>
        <w:t xml:space="preserve"> também entre essas novas lideranças, alunos, mestrandos, doutorandos</w:t>
      </w:r>
    </w:p>
    <w:p w14:paraId="6E32C62C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que se interessam por esses temas que o senhor trabalha em termos de formação acadêmica mesmo, assim, graduação, mestrado.</w:t>
      </w:r>
    </w:p>
    <w:p w14:paraId="2CE98584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15B3D26D" w14:textId="4B937F75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2E9C5F4A" w14:textId="63786E55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 dou algumas pistas,</w:t>
      </w:r>
      <w:r w:rsidR="00176717" w:rsidRPr="00855DA3">
        <w:rPr>
          <w:rFonts w:ascii="Arial" w:hAnsi="Arial" w:cs="Arial"/>
        </w:rPr>
        <w:t xml:space="preserve"> ¿Mas como eu trabalho no tema do desenvolvimento?</w:t>
      </w:r>
      <w:r w:rsidRPr="00855DA3">
        <w:rPr>
          <w:rFonts w:ascii="Arial" w:hAnsi="Arial" w:cs="Arial"/>
        </w:rPr>
        <w:t xml:space="preserve"> Então, tem formações múltiplas</w:t>
      </w:r>
    </w:p>
    <w:p w14:paraId="40005C7F" w14:textId="1E6ED929" w:rsidR="00512454" w:rsidRPr="00855DA3" w:rsidRDefault="00176717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lastRenderedPageBreak/>
        <w:t>¿Das mais variadas, né?</w:t>
      </w:r>
    </w:p>
    <w:p w14:paraId="68E939F8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há uma correlação também bastante presente</w:t>
      </w:r>
    </w:p>
    <w:p w14:paraId="5661C405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que é a relação entre formação do docente,</w:t>
      </w:r>
    </w:p>
    <w:p w14:paraId="7FA9E75A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do orientador com a formação do discente, né? Então, eu como tenho uma formação das ciências sociais aplicadas,</w:t>
      </w:r>
    </w:p>
    <w:p w14:paraId="67ABEE5A" w14:textId="69316F32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 acabo atraindo um perfil próximo a esse. Ainda que hoje eu tenho um pós-doc, é matemático, e tem doutorado em ciências da computação, né? Eu tenho também um outro pós-doc que é advogado, né?</w:t>
      </w:r>
    </w:p>
    <w:p w14:paraId="447AC64F" w14:textId="666BA730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Tenho pós-doc na engenharia. Então, é bastante diverso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eu diria que independente da formação, são unistas, né? Então, isso que eu destacaria</w:t>
      </w:r>
    </w:p>
    <w:p w14:paraId="3516AEA6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não tanto a formação, que nas ciências ambientais eu estou... Eu já estou há muito tempo, né?</w:t>
      </w:r>
    </w:p>
    <w:p w14:paraId="4236EA00" w14:textId="60D099AD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Então, a gente está acostumado realmente... </w:t>
      </w:r>
      <w:r w:rsidR="00176717" w:rsidRPr="00855DA3">
        <w:rPr>
          <w:rFonts w:ascii="Arial" w:hAnsi="Arial" w:cs="Arial"/>
        </w:rPr>
        <w:t>E na área de ciência ambiental a gente fala, ¿né?</w:t>
      </w:r>
      <w:r w:rsidRPr="00855DA3">
        <w:rPr>
          <w:rFonts w:ascii="Arial" w:hAnsi="Arial" w:cs="Arial"/>
        </w:rPr>
        <w:t xml:space="preserve"> É tão importante quanto a formação, </w:t>
      </w:r>
      <w:r w:rsidR="00176717" w:rsidRPr="00855DA3">
        <w:rPr>
          <w:rFonts w:ascii="Arial" w:hAnsi="Arial" w:cs="Arial"/>
        </w:rPr>
        <w:t>más</w:t>
      </w:r>
      <w:r w:rsidRPr="00855DA3">
        <w:rPr>
          <w:rFonts w:ascii="Arial" w:hAnsi="Arial" w:cs="Arial"/>
        </w:rPr>
        <w:t xml:space="preserve"> a área da atuação, né?</w:t>
      </w:r>
    </w:p>
    <w:p w14:paraId="523B3FED" w14:textId="77777777" w:rsidR="00176717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Se tu pega um engenheiro agrônomo, que é um tema mais hard, as agrárias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se ele trabalhar com agroecologia, ele é um cientista social, ainda que num formato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pela atuação dele</w:t>
      </w:r>
      <w:r w:rsidR="00176717" w:rsidRPr="00855DA3">
        <w:rPr>
          <w:rFonts w:ascii="Arial" w:hAnsi="Arial" w:cs="Arial"/>
        </w:rPr>
        <w:t>.</w:t>
      </w:r>
    </w:p>
    <w:p w14:paraId="28EA23B3" w14:textId="50A482D0" w:rsidR="00512454" w:rsidRPr="00855DA3" w:rsidRDefault="00176717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Por temas sociais, socioambientais, faz desse agrônomo um cara com atuação nas humanidades.</w:t>
      </w:r>
    </w:p>
    <w:p w14:paraId="396843CC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a gente tem essa compreensão, não só a formação como a atuação, né? Então, é realmente...</w:t>
      </w:r>
    </w:p>
    <w:p w14:paraId="6FFDC4AB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 sócio diverso. Eu já tive orientando a médica, né? Eu estou tentando resgatar aqui, né?</w:t>
      </w:r>
    </w:p>
    <w:p w14:paraId="756ED2F9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Mas é uma variedade grande.</w:t>
      </w:r>
    </w:p>
    <w:p w14:paraId="37A0883A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496F6F5" w14:textId="37458E8D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4E8CDF55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Incrível. E o pessoal, assim, dos seus pares, dos seus colegas, seja de departamento, seja de grupo de trabalho, seja de iniciativas conjuntas, como essa do Chile, o perfil também é super diverso?</w:t>
      </w:r>
    </w:p>
    <w:p w14:paraId="0D60A0EA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Ou tem mais alguma coisa?</w:t>
      </w:r>
    </w:p>
    <w:p w14:paraId="4F09ED1A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AD9CBD9" w14:textId="7521888D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0A167B5F" w14:textId="5CE777E7" w:rsidR="00512454" w:rsidRPr="00855DA3" w:rsidRDefault="00176717" w:rsidP="715252DE">
      <w:pPr>
        <w:jc w:val="both"/>
        <w:rPr>
          <w:rFonts w:ascii="Arial" w:hAnsi="Arial" w:cs="Arial"/>
          <w:lang w:val="pt-BR"/>
        </w:rPr>
      </w:pPr>
      <w:del w:id="7" w:author="iara@nossaterrafirme.com" w:date="2024-07-29T04:41:00Z">
        <w:r w:rsidRPr="715252DE" w:rsidDel="00176717">
          <w:rPr>
            <w:rFonts w:ascii="Arial" w:hAnsi="Arial" w:cs="Arial"/>
            <w:lang w:val="pt-BR"/>
          </w:rPr>
          <w:delText>¿</w:delText>
        </w:r>
      </w:del>
      <w:r w:rsidRPr="715252DE">
        <w:rPr>
          <w:rFonts w:ascii="Arial" w:hAnsi="Arial" w:cs="Arial"/>
          <w:lang w:val="pt-BR"/>
        </w:rPr>
        <w:t>Veja, eu por não ser dedicação exclusiva, né?</w:t>
      </w:r>
      <w:r w:rsidR="00512454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 xml:space="preserve">Veja, como eu vim ser </w:t>
      </w:r>
      <w:proofErr w:type="spellStart"/>
      <w:r w:rsidRPr="715252DE">
        <w:rPr>
          <w:rFonts w:ascii="Arial" w:hAnsi="Arial" w:cs="Arial"/>
          <w:lang w:val="pt-BR"/>
        </w:rPr>
        <w:t>profesor</w:t>
      </w:r>
      <w:proofErr w:type="spellEnd"/>
      <w:r w:rsidRPr="715252DE">
        <w:rPr>
          <w:rFonts w:ascii="Arial" w:hAnsi="Arial" w:cs="Arial"/>
          <w:lang w:val="pt-BR"/>
        </w:rPr>
        <w:t xml:space="preserve"> com mais já de 30 anos</w:t>
      </w:r>
      <w:r w:rsidR="0830B1D9" w:rsidRPr="715252DE">
        <w:rPr>
          <w:rFonts w:ascii="Arial" w:hAnsi="Arial" w:cs="Arial"/>
          <w:lang w:val="pt-BR"/>
        </w:rPr>
        <w:t xml:space="preserve"> de carreira</w:t>
      </w:r>
      <w:r w:rsidRPr="715252DE">
        <w:rPr>
          <w:rFonts w:ascii="Arial" w:hAnsi="Arial" w:cs="Arial"/>
          <w:lang w:val="pt-BR"/>
        </w:rPr>
        <w:t>, e eu trafeguei muito nesse mundo das empresas, das organizações, eu ainda que tenho uma intelectualidade latente, claro, né?</w:t>
      </w:r>
      <w:r w:rsidR="00512454" w:rsidRPr="715252DE">
        <w:rPr>
          <w:rFonts w:ascii="Arial" w:hAnsi="Arial" w:cs="Arial"/>
          <w:lang w:val="pt-BR"/>
        </w:rPr>
        <w:t xml:space="preserve"> Todo pesquisador</w:t>
      </w:r>
      <w:r w:rsidR="294E2683" w:rsidRPr="715252DE">
        <w:rPr>
          <w:rFonts w:ascii="Arial" w:hAnsi="Arial" w:cs="Arial"/>
          <w:lang w:val="pt-BR"/>
        </w:rPr>
        <w:t xml:space="preserve"> tem.</w:t>
      </w:r>
    </w:p>
    <w:p w14:paraId="3C2D6A1E" w14:textId="5B923EEA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lastRenderedPageBreak/>
        <w:t>Mas, da mesma forma, eu tenho uma preocupação de... de querer um mundo melhor, né? Então, eu sei que só ficar dando aula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tem os seus </w:t>
      </w:r>
      <w:r w:rsidR="00176717" w:rsidRPr="00855DA3">
        <w:rPr>
          <w:rFonts w:ascii="Arial" w:hAnsi="Arial" w:cs="Arial"/>
        </w:rPr>
        <w:t>limites?</w:t>
      </w:r>
      <w:r w:rsidRPr="00855DA3">
        <w:rPr>
          <w:rFonts w:ascii="Arial" w:hAnsi="Arial" w:cs="Arial"/>
        </w:rPr>
        <w:t xml:space="preserve"> Então, eu sempre fui muito proativo, né? Então, tanto que hoje eu estou à frente da área</w:t>
      </w:r>
    </w:p>
    <w:p w14:paraId="60E35128" w14:textId="01145365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de ciências ambientais da CAPES, né? Então, a gente tem 140 programas de ciências ambientais já na CAPES. Eu estou liderando isso. E mais recentemente, eu que vou coordenar um grupo de trabalho dentro da </w:t>
      </w:r>
      <w:r w:rsidRPr="00FD0B04">
        <w:rPr>
          <w:rFonts w:ascii="Arial" w:hAnsi="Arial" w:cs="Arial"/>
          <w:highlight w:val="yellow"/>
        </w:rPr>
        <w:t>CAPES</w:t>
      </w:r>
      <w:r w:rsidRPr="00855DA3">
        <w:rPr>
          <w:rFonts w:ascii="Arial" w:hAnsi="Arial" w:cs="Arial"/>
        </w:rPr>
        <w:t>, com 50 áreas de conhecimento, 50 das muito diversas,</w:t>
      </w:r>
    </w:p>
    <w:p w14:paraId="0BAD5FE6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que a gente vai preparar um documento que a gente chama </w:t>
      </w:r>
      <w:r w:rsidRPr="00FD0B04">
        <w:rPr>
          <w:rFonts w:ascii="Arial" w:hAnsi="Arial" w:cs="Arial"/>
          <w:highlight w:val="yellow"/>
        </w:rPr>
        <w:t>Contribuição da Pós-Graduação Brasileira para Agenda</w:t>
      </w:r>
      <w:r w:rsidRPr="00855DA3">
        <w:rPr>
          <w:rFonts w:ascii="Arial" w:hAnsi="Arial" w:cs="Arial"/>
        </w:rPr>
        <w:t xml:space="preserve"> 2030. Então, é um trabalho de folha, né?</w:t>
      </w:r>
    </w:p>
    <w:p w14:paraId="1544B168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é onde mostra que eu trabalho com perfis muito diversos, já dos meus pais. Como eu comentei</w:t>
      </w:r>
    </w:p>
    <w:p w14:paraId="79BC4DF9" w14:textId="5F418D3E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na sua dedicação exclusiva antes, trabalho em instituições diferentes, em programas diferentes, mas a missão, o convívio principal que eu devo estar me aposentando em breve,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não quer dizer que eu... eu vá parar, eu, ainda que eu tenha a minha formação de administração e engenharia, eu sou professor do departamento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de Ciências Sociais e Filosofia. Então, eu sou o único, né? Porque eu, ainda que eu tenha formação em Ciências Sociais Aplicadas,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a minha atuação é no campo da ciência, ciências ambientais,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mais aquela que as humanidades? Tem uma intersecção, né? Então,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as humanidades, para mim, me atraem muito, né? Ainda que eu não tenha nenhuma formação formal</w:t>
      </w:r>
      <w:r w:rsidR="00176717" w:rsidRPr="00855DA3">
        <w:rPr>
          <w:rFonts w:ascii="Arial" w:hAnsi="Arial" w:cs="Arial"/>
        </w:rPr>
        <w:t>.</w:t>
      </w:r>
    </w:p>
    <w:p w14:paraId="022F5C70" w14:textId="2011134F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Mas, quando eu acabei o meu doutorado em Engenharia, eu peguei um ano sabático, dois, três anos,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só para ler os clássicos já da Filosofia, das Ciências Políticas, da Economia, da Sociologia, né?</w:t>
      </w:r>
    </w:p>
    <w:p w14:paraId="6DF9DFD8" w14:textId="7B89C88E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eu sou um ser inriqueto?</w:t>
      </w:r>
    </w:p>
    <w:p w14:paraId="260D534A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684104FD" w14:textId="2F954D18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5EB75976" w14:textId="7C07B540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 incrível. Bem aplicado a noção de colaboração, inclusive, né? Inclusive, isso me leva para a segunda pergunta, que o senhor já começou a responder no questionário, por escrito,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também que começou a falar agora, que como sujeito de pesquisa, o senhor tem essa motivação de construir um mundo melhor, né? De trazer para a realidade.</w:t>
      </w:r>
    </w:p>
    <w:p w14:paraId="3AEFE786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quais que são as principais motivações, assim, políticas, filosóficas, sociais, científicas, que o senhor pode compartilhar, não só o seu, mas também que o senhor observa no campo, de quem se mete a trabalhar com isso, né?</w:t>
      </w:r>
    </w:p>
    <w:p w14:paraId="2091C97C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Com as áreas sociais dentro dos seus campos, como o senhor falou, o exemplo da agronomia. O que o senhor percebe de motivação comum, né? Entre essas pessoas que se envolvem nesse campo?</w:t>
      </w:r>
    </w:p>
    <w:p w14:paraId="13EB70AB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A4E02B3" w14:textId="35E60636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7B872DDA" w14:textId="153762F5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É, eu vejo o humanismo é o que dá transversalidade, né? Então, você tem médicos que são humanistas,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você vê advogados, né? Então, você percebe que o humanismo me </w:t>
      </w:r>
      <w:r w:rsidRPr="00855DA3">
        <w:rPr>
          <w:rFonts w:ascii="Arial" w:hAnsi="Arial" w:cs="Arial"/>
        </w:rPr>
        <w:lastRenderedPageBreak/>
        <w:t>parece que é o elemento,</w:t>
      </w:r>
      <w:r w:rsidR="00176717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esse fio condutor, né? E além do humanismo, eu enxergo também o ecocentrismo,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não poderia ser diferente, já que eu tenho essa vertente da ciência, das ciências ambientais, que é um humanismo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reconhece os limites do antropocentrismo. Veja,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eu reconheço a ciência, ainda que tenha ganhos,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mas os limites já da própria ciência, né? Tem uma visão antropocêntrica, né? Que, de uma certa maneira,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coisifica a natureza, né? Então, um dos autores, filósofos, né?</w:t>
      </w:r>
    </w:p>
    <w:p w14:paraId="0BF6F916" w14:textId="0579E576" w:rsidR="00512454" w:rsidRPr="00855DA3" w:rsidRDefault="67F04EE2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>Te</w:t>
      </w:r>
      <w:r w:rsidR="00512454" w:rsidRPr="715252DE">
        <w:rPr>
          <w:rFonts w:ascii="Arial" w:hAnsi="Arial" w:cs="Arial"/>
          <w:lang w:val="pt-BR"/>
        </w:rPr>
        <w:t xml:space="preserve">ólogos, já que eu gosto, é o </w:t>
      </w:r>
      <w:proofErr w:type="spellStart"/>
      <w:r w:rsidR="00512454" w:rsidRPr="715252DE">
        <w:rPr>
          <w:rFonts w:ascii="Arial" w:hAnsi="Arial" w:cs="Arial"/>
          <w:highlight w:val="yellow"/>
          <w:lang w:val="pt-BR"/>
        </w:rPr>
        <w:t>Thaler</w:t>
      </w:r>
      <w:proofErr w:type="spellEnd"/>
      <w:r w:rsidR="00512454" w:rsidRPr="715252DE">
        <w:rPr>
          <w:rFonts w:ascii="Arial" w:hAnsi="Arial" w:cs="Arial"/>
          <w:highlight w:val="yellow"/>
          <w:lang w:val="pt-BR"/>
        </w:rPr>
        <w:t xml:space="preserve"> </w:t>
      </w:r>
      <w:proofErr w:type="spellStart"/>
      <w:r w:rsidR="00512454" w:rsidRPr="715252DE">
        <w:rPr>
          <w:rFonts w:ascii="Arial" w:hAnsi="Arial" w:cs="Arial"/>
          <w:highlight w:val="yellow"/>
          <w:lang w:val="pt-BR"/>
        </w:rPr>
        <w:t>Chardin</w:t>
      </w:r>
      <w:proofErr w:type="spellEnd"/>
      <w:r w:rsidR="00C136AE" w:rsidRPr="715252DE">
        <w:rPr>
          <w:rFonts w:ascii="Arial" w:hAnsi="Arial" w:cs="Arial"/>
          <w:lang w:val="pt-BR"/>
        </w:rPr>
        <w:t>,</w:t>
      </w:r>
      <w:r w:rsidR="00512454" w:rsidRPr="715252DE">
        <w:rPr>
          <w:rFonts w:ascii="Arial" w:hAnsi="Arial" w:cs="Arial"/>
          <w:lang w:val="pt-BR"/>
        </w:rPr>
        <w:t xml:space="preserve"> </w:t>
      </w:r>
      <w:proofErr w:type="gramStart"/>
      <w:r w:rsidR="00512454" w:rsidRPr="715252DE">
        <w:rPr>
          <w:rFonts w:ascii="Arial" w:hAnsi="Arial" w:cs="Arial"/>
          <w:lang w:val="pt-BR"/>
        </w:rPr>
        <w:t>Que</w:t>
      </w:r>
      <w:proofErr w:type="gramEnd"/>
      <w:r w:rsidR="00512454" w:rsidRPr="715252DE">
        <w:rPr>
          <w:rFonts w:ascii="Arial" w:hAnsi="Arial" w:cs="Arial"/>
          <w:lang w:val="pt-BR"/>
        </w:rPr>
        <w:t xml:space="preserve"> ele tem um livro que marcou muito a minha vida</w:t>
      </w:r>
      <w:r w:rsidR="00C136AE" w:rsidRPr="715252DE">
        <w:rPr>
          <w:rFonts w:ascii="Arial" w:hAnsi="Arial" w:cs="Arial"/>
          <w:lang w:val="pt-BR"/>
        </w:rPr>
        <w:t>.</w:t>
      </w:r>
      <w:r w:rsidR="00512454" w:rsidRPr="715252DE">
        <w:rPr>
          <w:rFonts w:ascii="Arial" w:hAnsi="Arial" w:cs="Arial"/>
          <w:lang w:val="pt-BR"/>
        </w:rPr>
        <w:t xml:space="preserve"> Que é o fenômeno humano, né?</w:t>
      </w:r>
    </w:p>
    <w:p w14:paraId="037EB2FB" w14:textId="30CC6E34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 uma pessoa que é um dos meus aportes</w:t>
      </w:r>
      <w:r w:rsidR="00C136AE" w:rsidRPr="00855DA3">
        <w:rPr>
          <w:rFonts w:ascii="Arial" w:hAnsi="Arial" w:cs="Arial"/>
        </w:rPr>
        <w:t xml:space="preserve">. </w:t>
      </w:r>
      <w:r w:rsidRPr="00855DA3">
        <w:rPr>
          <w:rFonts w:ascii="Arial" w:hAnsi="Arial" w:cs="Arial"/>
        </w:rPr>
        <w:t>Como Edgar Morin também,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 outros autores, né? Progressistas que o tema da indissociabilidade dos sistemas ecológicos e dos sistemas sociais</w:t>
      </w:r>
      <w:r w:rsidR="00C136AE" w:rsidRPr="00855DA3">
        <w:rPr>
          <w:rFonts w:ascii="Arial" w:hAnsi="Arial" w:cs="Arial"/>
        </w:rPr>
        <w:t>.</w:t>
      </w:r>
    </w:p>
    <w:p w14:paraId="647F6673" w14:textId="67DAB41D" w:rsidR="00C136AE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 preponderante</w:t>
      </w:r>
      <w:r w:rsidR="00F6045C" w:rsidRPr="00855DA3">
        <w:rPr>
          <w:rFonts w:ascii="Arial" w:hAnsi="Arial" w:cs="Arial"/>
        </w:rPr>
        <w:t>, e</w:t>
      </w:r>
      <w:r w:rsidRPr="00855DA3">
        <w:rPr>
          <w:rFonts w:ascii="Arial" w:hAnsi="Arial" w:cs="Arial"/>
        </w:rPr>
        <w:t>ntão, o ecocentrismo, para mim,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ele faz uma correção do humanismo se afastando da </w:t>
      </w:r>
      <w:r w:rsidR="00C136AE" w:rsidRPr="00855DA3">
        <w:rPr>
          <w:rFonts w:ascii="Arial" w:hAnsi="Arial" w:cs="Arial"/>
        </w:rPr>
        <w:t xml:space="preserve">miopía </w:t>
      </w:r>
      <w:r w:rsidRPr="00855DA3">
        <w:rPr>
          <w:rFonts w:ascii="Arial" w:hAnsi="Arial" w:cs="Arial"/>
        </w:rPr>
        <w:t>do antropocentrismo. É que faz, por exemplo, a petulância de achar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a figura mais divina no mundo tem uma figura humano</w:t>
      </w:r>
      <w:r w:rsidR="00F6045C" w:rsidRPr="00855DA3">
        <w:rPr>
          <w:rFonts w:ascii="Arial" w:hAnsi="Arial" w:cs="Arial"/>
        </w:rPr>
        <w:t>.</w:t>
      </w:r>
      <w:r w:rsidRPr="00855DA3">
        <w:rPr>
          <w:rFonts w:ascii="Arial" w:hAnsi="Arial" w:cs="Arial"/>
        </w:rPr>
        <w:t xml:space="preserve"> Então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eu faço a crítica desse antropozônio cego. Eu tive a sorte de organizar um trabalho, bastante interessante,</w:t>
      </w:r>
      <w:r w:rsidR="00C136AE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se chama Ética Socioambiental</w:t>
      </w:r>
      <w:r w:rsidR="00C136AE" w:rsidRPr="00855DA3">
        <w:rPr>
          <w:rFonts w:ascii="Arial" w:hAnsi="Arial" w:cs="Arial"/>
        </w:rPr>
        <w:t>.</w:t>
      </w:r>
    </w:p>
    <w:p w14:paraId="1102013C" w14:textId="77777777" w:rsidR="00DA0A03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Que é um livro que tem o prefácio, o Leff, até, inclusive, </w:t>
      </w:r>
      <w:r w:rsidR="00DA0A03" w:rsidRPr="00855DA3">
        <w:rPr>
          <w:rFonts w:ascii="Arial" w:hAnsi="Arial" w:cs="Arial"/>
        </w:rPr>
        <w:t>o</w:t>
      </w:r>
      <w:r w:rsidRPr="00855DA3">
        <w:rPr>
          <w:rFonts w:ascii="Arial" w:hAnsi="Arial" w:cs="Arial"/>
        </w:rPr>
        <w:t>nde a gente traz essa preocupação do ecocentrismo</w:t>
      </w:r>
      <w:r w:rsidR="00DA0A03" w:rsidRPr="00855DA3">
        <w:rPr>
          <w:rFonts w:ascii="Arial" w:hAnsi="Arial" w:cs="Arial"/>
        </w:rPr>
        <w:t>.</w:t>
      </w:r>
    </w:p>
    <w:p w14:paraId="16732DF7" w14:textId="77777777" w:rsidR="00DA0A03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nem</w:t>
      </w:r>
      <w:r w:rsidR="00DA0A03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o antropocentrismo ele tem o protagonismo</w:t>
      </w:r>
      <w:r w:rsidR="00DA0A03" w:rsidRPr="00855DA3">
        <w:rPr>
          <w:rFonts w:ascii="Arial" w:hAnsi="Arial" w:cs="Arial"/>
        </w:rPr>
        <w:t xml:space="preserve">. </w:t>
      </w:r>
      <w:r w:rsidRPr="00855DA3">
        <w:rPr>
          <w:rFonts w:ascii="Arial" w:hAnsi="Arial" w:cs="Arial"/>
        </w:rPr>
        <w:t>E temos o reconhecimento</w:t>
      </w:r>
      <w:r w:rsidR="00DA0A03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a natureza é um sujeito de direitos</w:t>
      </w:r>
      <w:r w:rsidR="00DA0A03" w:rsidRPr="00855DA3">
        <w:rPr>
          <w:rFonts w:ascii="Arial" w:hAnsi="Arial" w:cs="Arial"/>
        </w:rPr>
        <w:t>.</w:t>
      </w:r>
    </w:p>
    <w:p w14:paraId="6C841A09" w14:textId="007D04E0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Mas, diante de um pensamento hegemônico antropocêntrico, </w:t>
      </w:r>
      <w:r w:rsidR="00DA0A03" w:rsidRPr="00855DA3">
        <w:rPr>
          <w:rFonts w:ascii="Arial" w:hAnsi="Arial" w:cs="Arial"/>
        </w:rPr>
        <w:t>a</w:t>
      </w:r>
      <w:r w:rsidRPr="00855DA3">
        <w:rPr>
          <w:rFonts w:ascii="Arial" w:hAnsi="Arial" w:cs="Arial"/>
        </w:rPr>
        <w:t>té para termos um debate mais convincente, que tenha entrada em círculos mais conservadores,</w:t>
      </w:r>
      <w:r w:rsidR="00DA0A03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 gente prefere trabalhar com ecocentrismo do que o biocentrismo</w:t>
      </w:r>
      <w:r w:rsidR="00DA0A03" w:rsidRPr="00855DA3">
        <w:rPr>
          <w:rFonts w:ascii="Arial" w:hAnsi="Arial" w:cs="Arial"/>
        </w:rPr>
        <w:t xml:space="preserve"> é</w:t>
      </w:r>
      <w:r w:rsidRPr="00855DA3">
        <w:rPr>
          <w:rFonts w:ascii="Arial" w:hAnsi="Arial" w:cs="Arial"/>
        </w:rPr>
        <w:t xml:space="preserve"> como que a natureza, ainda que eu compreenda, sim, mas como eu trafego dentro do Estado,</w:t>
      </w:r>
      <w:r w:rsidR="00DA0A03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dentro de universidades, eu tenho um discurso mais moderado até para poder ter uma entrada maior</w:t>
      </w:r>
      <w:r w:rsidR="00DA0A03" w:rsidRPr="00855DA3">
        <w:rPr>
          <w:rFonts w:ascii="Arial" w:hAnsi="Arial" w:cs="Arial"/>
        </w:rPr>
        <w:t>, e</w:t>
      </w:r>
      <w:r w:rsidRPr="00855DA3">
        <w:rPr>
          <w:rFonts w:ascii="Arial" w:hAnsi="Arial" w:cs="Arial"/>
        </w:rPr>
        <w:t>ntão, eu fico dentro do ecocentrismo</w:t>
      </w:r>
      <w:r w:rsidR="00F6045C" w:rsidRPr="00855DA3">
        <w:rPr>
          <w:rFonts w:ascii="Arial" w:hAnsi="Arial" w:cs="Arial"/>
        </w:rPr>
        <w:t>.</w:t>
      </w:r>
    </w:p>
    <w:p w14:paraId="22E7B1B3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D98DF31" w14:textId="687C483F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5CB7395C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Você podia explicar rapidinho o conceito de biocentrismo?</w:t>
      </w:r>
    </w:p>
    <w:p w14:paraId="7C206119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13A04C1" w14:textId="298BD411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702944D5" w14:textId="4676C0BF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A visão antropocêntrica, o homem no centro do mundo da vida, né? Então, como Deus não poderia ter outra figura se não fosse a nossa humana.</w:t>
      </w:r>
    </w:p>
    <w:p w14:paraId="593C62A9" w14:textId="04A6F617" w:rsidR="00512454" w:rsidRPr="00855DA3" w:rsidRDefault="00E574BF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o biocentrismo tem o protagonismo, a própria</w:t>
      </w:r>
      <w:r w:rsidR="00512454" w:rsidRPr="00855DA3">
        <w:rPr>
          <w:rFonts w:ascii="Arial" w:hAnsi="Arial" w:cs="Arial"/>
        </w:rPr>
        <w:t xml:space="preserve"> natureza é um sujeito de direito, né? É inclusive, a</w:t>
      </w:r>
      <w:r w:rsidR="0012713A" w:rsidRPr="00855DA3">
        <w:rPr>
          <w:rFonts w:ascii="Arial" w:hAnsi="Arial" w:cs="Arial"/>
        </w:rPr>
        <w:t xml:space="preserve">. </w:t>
      </w:r>
      <w:r w:rsidR="00512454" w:rsidRPr="00855DA3">
        <w:rPr>
          <w:rFonts w:ascii="Arial" w:hAnsi="Arial" w:cs="Arial"/>
        </w:rPr>
        <w:t>Então, é</w:t>
      </w:r>
      <w:r w:rsidRPr="00855DA3">
        <w:rPr>
          <w:rFonts w:ascii="Arial" w:hAnsi="Arial" w:cs="Arial"/>
        </w:rPr>
        <w:t xml:space="preserve"> N</w:t>
      </w:r>
      <w:r w:rsidR="00512454" w:rsidRPr="00855DA3">
        <w:rPr>
          <w:rFonts w:ascii="Arial" w:hAnsi="Arial" w:cs="Arial"/>
        </w:rPr>
        <w:t>ós, homo sapiens sapiens, somos mais uma espécie como tantas outras. E, até beira, né? É absurdo é quando o homem coloca uma coleira em outra espécie como fosse uma coisificação</w:t>
      </w:r>
      <w:r w:rsidR="0012713A" w:rsidRPr="00855DA3">
        <w:rPr>
          <w:rFonts w:ascii="Arial" w:hAnsi="Arial" w:cs="Arial"/>
        </w:rPr>
        <w:t>.</w:t>
      </w:r>
    </w:p>
    <w:p w14:paraId="7986CEFB" w14:textId="48586A86" w:rsidR="0012713A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Ainda que eu </w:t>
      </w:r>
      <w:proofErr w:type="gramStart"/>
      <w:r w:rsidRPr="715252DE">
        <w:rPr>
          <w:rFonts w:ascii="Arial" w:hAnsi="Arial" w:cs="Arial"/>
          <w:lang w:val="pt-BR"/>
        </w:rPr>
        <w:t>adoro</w:t>
      </w:r>
      <w:proofErr w:type="gramEnd"/>
      <w:r w:rsidRPr="715252DE">
        <w:rPr>
          <w:rFonts w:ascii="Arial" w:hAnsi="Arial" w:cs="Arial"/>
          <w:lang w:val="pt-BR"/>
        </w:rPr>
        <w:t xml:space="preserve"> cachorro, gato e outros animais que são domesticados,</w:t>
      </w:r>
      <w:r w:rsidR="5AC098B7" w:rsidRPr="715252DE">
        <w:rPr>
          <w:rFonts w:ascii="Arial" w:hAnsi="Arial" w:cs="Arial"/>
          <w:lang w:val="pt-BR"/>
        </w:rPr>
        <w:t xml:space="preserve"> isso demonstra</w:t>
      </w:r>
      <w:r w:rsidR="0012713A" w:rsidRPr="715252DE">
        <w:rPr>
          <w:rFonts w:ascii="Arial" w:hAnsi="Arial" w:cs="Arial"/>
          <w:lang w:val="pt-BR"/>
        </w:rPr>
        <w:t xml:space="preserve">. </w:t>
      </w:r>
      <w:r w:rsidR="304719AE" w:rsidRPr="715252DE">
        <w:rPr>
          <w:rFonts w:ascii="Arial" w:hAnsi="Arial" w:cs="Arial"/>
          <w:lang w:val="pt-BR"/>
        </w:rPr>
        <w:t>N</w:t>
      </w:r>
      <w:r w:rsidRPr="715252DE">
        <w:rPr>
          <w:rFonts w:ascii="Arial" w:hAnsi="Arial" w:cs="Arial"/>
          <w:lang w:val="pt-BR"/>
        </w:rPr>
        <w:t>os encontramos antes</w:t>
      </w:r>
      <w:r w:rsidR="0012713A" w:rsidRPr="715252DE">
        <w:rPr>
          <w:rFonts w:ascii="Arial" w:hAnsi="Arial" w:cs="Arial"/>
          <w:lang w:val="pt-BR"/>
        </w:rPr>
        <w:t xml:space="preserve"> é hoje a</w:t>
      </w:r>
      <w:r w:rsidR="00E574BF" w:rsidRPr="715252DE">
        <w:rPr>
          <w:rFonts w:ascii="Arial" w:hAnsi="Arial" w:cs="Arial"/>
          <w:lang w:val="pt-BR"/>
        </w:rPr>
        <w:t xml:space="preserve">h com essa tragédia no Rio Grande do Sul, e que, ainda </w:t>
      </w:r>
      <w:r w:rsidR="00E574BF" w:rsidRPr="715252DE">
        <w:rPr>
          <w:rFonts w:ascii="Arial" w:hAnsi="Arial" w:cs="Arial"/>
          <w:lang w:val="pt-BR"/>
        </w:rPr>
        <w:lastRenderedPageBreak/>
        <w:t xml:space="preserve">que seja difícil de encontra alguma coisa, mas, pelo menos, que sirva como uma </w:t>
      </w:r>
      <w:proofErr w:type="spellStart"/>
      <w:r w:rsidR="00E574BF" w:rsidRPr="715252DE">
        <w:rPr>
          <w:rFonts w:ascii="Arial" w:hAnsi="Arial" w:cs="Arial"/>
          <w:lang w:val="pt-BR"/>
        </w:rPr>
        <w:t>eco</w:t>
      </w:r>
      <w:ins w:id="8" w:author="iara@nossaterrafirme.com" w:date="2024-07-29T04:45:00Z">
        <w:r w:rsidR="5B2E864D" w:rsidRPr="715252DE">
          <w:rPr>
            <w:rFonts w:ascii="Arial" w:hAnsi="Arial" w:cs="Arial"/>
            <w:lang w:val="pt-BR"/>
          </w:rPr>
          <w:t>-</w:t>
        </w:r>
      </w:ins>
      <w:r w:rsidR="00E574BF" w:rsidRPr="715252DE">
        <w:rPr>
          <w:rFonts w:ascii="Arial" w:hAnsi="Arial" w:cs="Arial"/>
          <w:lang w:val="pt-BR"/>
        </w:rPr>
        <w:t>formação</w:t>
      </w:r>
      <w:proofErr w:type="spellEnd"/>
      <w:r w:rsidR="0012713A" w:rsidRPr="715252DE">
        <w:rPr>
          <w:rFonts w:ascii="Arial" w:hAnsi="Arial" w:cs="Arial"/>
          <w:lang w:val="pt-BR"/>
        </w:rPr>
        <w:t>.</w:t>
      </w:r>
    </w:p>
    <w:p w14:paraId="0128BCF7" w14:textId="03E14EDB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</w:t>
      </w:r>
      <w:r w:rsidR="00E574BF" w:rsidRPr="00855DA3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 xml:space="preserve"> quanto que o homem está subjugado à natureza</w:t>
      </w:r>
      <w:r w:rsidR="0012713A" w:rsidRPr="00855DA3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>ntão, o biocentrismo, ele subjuga o homem</w:t>
      </w:r>
      <w:r w:rsidR="00E574BF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 partir da natureza</w:t>
      </w:r>
      <w:r w:rsidR="00E574BF" w:rsidRPr="00855DA3">
        <w:rPr>
          <w:rFonts w:ascii="Arial" w:hAnsi="Arial" w:cs="Arial"/>
        </w:rPr>
        <w:t>,</w:t>
      </w:r>
      <w:r w:rsidRPr="00855DA3">
        <w:rPr>
          <w:rFonts w:ascii="Arial" w:hAnsi="Arial" w:cs="Arial"/>
        </w:rPr>
        <w:t xml:space="preserve"> </w:t>
      </w:r>
      <w:r w:rsidR="00E574BF" w:rsidRPr="00855DA3">
        <w:rPr>
          <w:rFonts w:ascii="Arial" w:hAnsi="Arial" w:cs="Arial"/>
        </w:rPr>
        <w:t>e</w:t>
      </w:r>
      <w:r w:rsidRPr="00855DA3">
        <w:rPr>
          <w:rFonts w:ascii="Arial" w:hAnsi="Arial" w:cs="Arial"/>
        </w:rPr>
        <w:t>ntão</w:t>
      </w:r>
      <w:r w:rsidR="00E574BF" w:rsidRPr="00855DA3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 xml:space="preserve"> o ecocentrismo, ele está na relação entre o homem</w:t>
      </w:r>
      <w:r w:rsidR="00E574BF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e a natureza, e nem no protagonismo do homem do antropocentrismo e nem do protagonismo da natureza e o centrismo.</w:t>
      </w:r>
    </w:p>
    <w:p w14:paraId="1CA5BEF9" w14:textId="2E71781C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ele é uma corrente a</w:t>
      </w:r>
      <w:r w:rsidR="00E574BF" w:rsidRPr="00855DA3">
        <w:rPr>
          <w:rFonts w:ascii="Arial" w:hAnsi="Arial" w:cs="Arial"/>
        </w:rPr>
        <w:t xml:space="preserve"> q</w:t>
      </w:r>
      <w:r w:rsidRPr="00855DA3">
        <w:rPr>
          <w:rFonts w:ascii="Arial" w:hAnsi="Arial" w:cs="Arial"/>
        </w:rPr>
        <w:t>ue o seu foco está na relação é não</w:t>
      </w:r>
      <w:r w:rsidR="00E574BF" w:rsidRPr="00855DA3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>u no sujeito homem e nem no sujeito posto de natureza.</w:t>
      </w:r>
    </w:p>
    <w:p w14:paraId="1D9C1C41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8F4B7E1" w14:textId="453EECA1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174A2C90" w14:textId="594DBBE1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Ah, interessante. Interessante. Então, agora eu vou trazer mais umas perguntas, assim, mais</w:t>
      </w:r>
      <w:r w:rsidR="00E574BF" w:rsidRPr="00855DA3">
        <w:rPr>
          <w:rFonts w:ascii="Arial" w:hAnsi="Arial" w:cs="Arial"/>
        </w:rPr>
        <w:t xml:space="preserve"> é o</w:t>
      </w:r>
      <w:r w:rsidRPr="00855DA3">
        <w:rPr>
          <w:rFonts w:ascii="Arial" w:hAnsi="Arial" w:cs="Arial"/>
        </w:rPr>
        <w:t>peracionais</w:t>
      </w:r>
      <w:r w:rsidR="00513747" w:rsidRPr="00855DA3">
        <w:rPr>
          <w:rFonts w:ascii="Arial" w:hAnsi="Arial" w:cs="Arial"/>
        </w:rPr>
        <w:t>.</w:t>
      </w:r>
      <w:r w:rsidRPr="00855DA3">
        <w:rPr>
          <w:rFonts w:ascii="Arial" w:hAnsi="Arial" w:cs="Arial"/>
        </w:rPr>
        <w:t xml:space="preserve"> Para ver se o senhor tem alguma coisa mais a complementar do que veio</w:t>
      </w:r>
      <w:r w:rsidR="00513747" w:rsidRPr="00855DA3">
        <w:rPr>
          <w:rFonts w:ascii="Arial" w:hAnsi="Arial" w:cs="Arial"/>
        </w:rPr>
        <w:t xml:space="preserve"> n</w:t>
      </w:r>
      <w:r w:rsidRPr="00855DA3">
        <w:rPr>
          <w:rFonts w:ascii="Arial" w:hAnsi="Arial" w:cs="Arial"/>
        </w:rPr>
        <w:t>a sua pesquisa</w:t>
      </w:r>
      <w:r w:rsidR="00E574BF" w:rsidRPr="00855DA3">
        <w:rPr>
          <w:rFonts w:ascii="Arial" w:hAnsi="Arial" w:cs="Arial"/>
        </w:rPr>
        <w:t xml:space="preserve"> a</w:t>
      </w:r>
      <w:r w:rsidRPr="00855DA3">
        <w:rPr>
          <w:rFonts w:ascii="Arial" w:hAnsi="Arial" w:cs="Arial"/>
        </w:rPr>
        <w:t xml:space="preserve">liás, na sua entrevista por escrito, tá bom? Se não tiver, é só me sinalizar, não tem problema. </w:t>
      </w:r>
      <w:r w:rsidR="00E574BF" w:rsidRPr="00855DA3">
        <w:rPr>
          <w:rFonts w:ascii="Arial" w:hAnsi="Arial" w:cs="Arial"/>
        </w:rPr>
        <w:t>¿Mas queria te ouvir sobre os recursos, né?</w:t>
      </w:r>
      <w:r w:rsidRPr="00855DA3">
        <w:rPr>
          <w:rFonts w:ascii="Arial" w:hAnsi="Arial" w:cs="Arial"/>
        </w:rPr>
        <w:t xml:space="preserve"> Necessários para promover a capacidade de pesquisa</w:t>
      </w:r>
      <w:r w:rsidR="00E574BF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sobre o florescimento humano no Brasil e América Latina. Financeiros, não financeiros</w:t>
      </w:r>
      <w:r w:rsidR="00E574BF" w:rsidRPr="00855DA3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 xml:space="preserve"> que a gente precisa para avançar esse tema?</w:t>
      </w:r>
    </w:p>
    <w:p w14:paraId="139C5D44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70B2C215" w14:textId="3F19CCFF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0608E391" w14:textId="3ED5BED9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</w:t>
      </w:r>
      <w:r w:rsidR="00E574BF" w:rsidRPr="00855DA3">
        <w:rPr>
          <w:rFonts w:ascii="Arial" w:hAnsi="Arial" w:cs="Arial"/>
        </w:rPr>
        <w:t xml:space="preserve"> te vejo olha, eu trabalho com o tema há 25 </w:t>
      </w:r>
      <w:r w:rsidR="00C2061E" w:rsidRPr="00855DA3">
        <w:rPr>
          <w:rFonts w:ascii="Arial" w:hAnsi="Arial" w:cs="Arial"/>
        </w:rPr>
        <w:t>anos, eu</w:t>
      </w:r>
      <w:r w:rsidR="00E574BF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nunca tive projetos grandes? </w:t>
      </w:r>
      <w:r w:rsidR="00296E41" w:rsidRPr="00855DA3">
        <w:rPr>
          <w:rFonts w:ascii="Arial" w:hAnsi="Arial" w:cs="Arial"/>
        </w:rPr>
        <w:t>¿Mas uma fortaleza minha são as redes?</w:t>
      </w:r>
      <w:r w:rsidRPr="00855DA3">
        <w:rPr>
          <w:rFonts w:ascii="Arial" w:hAnsi="Arial" w:cs="Arial"/>
        </w:rPr>
        <w:t xml:space="preserve"> </w:t>
      </w:r>
      <w:r w:rsidR="00E574BF" w:rsidRPr="00855DA3">
        <w:rPr>
          <w:rFonts w:ascii="Arial" w:hAnsi="Arial" w:cs="Arial"/>
        </w:rPr>
        <w:t>¿E eu tenho muitas redes?</w:t>
      </w:r>
    </w:p>
    <w:p w14:paraId="60AEDCFB" w14:textId="77777777" w:rsidR="00296E41" w:rsidRPr="00855DA3" w:rsidRDefault="00E574BF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Latinoamericanas eu</w:t>
      </w:r>
      <w:r w:rsidR="00512454" w:rsidRPr="00855DA3">
        <w:rPr>
          <w:rFonts w:ascii="Arial" w:hAnsi="Arial" w:cs="Arial"/>
        </w:rPr>
        <w:t xml:space="preserve"> europeias</w:t>
      </w:r>
      <w:r w:rsidRPr="00855DA3">
        <w:rPr>
          <w:rFonts w:ascii="Arial" w:hAnsi="Arial" w:cs="Arial"/>
        </w:rPr>
        <w:t xml:space="preserve"> e</w:t>
      </w:r>
      <w:r w:rsidR="00512454" w:rsidRPr="00855DA3">
        <w:rPr>
          <w:rFonts w:ascii="Arial" w:hAnsi="Arial" w:cs="Arial"/>
        </w:rPr>
        <w:t xml:space="preserve"> chicanas, inclusive</w:t>
      </w:r>
      <w:r w:rsidR="00296E41" w:rsidRPr="00855DA3">
        <w:rPr>
          <w:rFonts w:ascii="Arial" w:hAnsi="Arial" w:cs="Arial"/>
        </w:rPr>
        <w:t xml:space="preserve"> é </w:t>
      </w:r>
      <w:r w:rsidR="00512454" w:rsidRPr="00855DA3">
        <w:rPr>
          <w:rFonts w:ascii="Arial" w:hAnsi="Arial" w:cs="Arial"/>
        </w:rPr>
        <w:t>o México</w:t>
      </w:r>
      <w:r w:rsidR="00296E41" w:rsidRPr="00855DA3">
        <w:rPr>
          <w:rFonts w:ascii="Arial" w:hAnsi="Arial" w:cs="Arial"/>
        </w:rPr>
        <w:t xml:space="preserve"> é a</w:t>
      </w:r>
      <w:r w:rsidR="00512454" w:rsidRPr="00855DA3">
        <w:rPr>
          <w:rFonts w:ascii="Arial" w:hAnsi="Arial" w:cs="Arial"/>
        </w:rPr>
        <w:t xml:space="preserve"> </w:t>
      </w:r>
      <w:r w:rsidR="00512454" w:rsidRPr="00377D06">
        <w:rPr>
          <w:rFonts w:ascii="Arial" w:hAnsi="Arial" w:cs="Arial"/>
          <w:highlight w:val="yellow"/>
        </w:rPr>
        <w:t>universidade de Guadalajara,</w:t>
      </w:r>
      <w:r w:rsidR="00512454" w:rsidRPr="00855DA3">
        <w:rPr>
          <w:rFonts w:ascii="Arial" w:hAnsi="Arial" w:cs="Arial"/>
        </w:rPr>
        <w:t xml:space="preserve"> </w:t>
      </w:r>
      <w:r w:rsidR="00296E41" w:rsidRPr="00855DA3">
        <w:rPr>
          <w:rFonts w:ascii="Arial" w:hAnsi="Arial" w:cs="Arial"/>
        </w:rPr>
        <w:t>é</w:t>
      </w:r>
      <w:r w:rsidR="00512454" w:rsidRPr="00855DA3">
        <w:rPr>
          <w:rFonts w:ascii="Arial" w:hAnsi="Arial" w:cs="Arial"/>
        </w:rPr>
        <w:t xml:space="preserve"> </w:t>
      </w:r>
      <w:r w:rsidR="00296E41" w:rsidRPr="00855DA3">
        <w:rPr>
          <w:rFonts w:ascii="Arial" w:hAnsi="Arial" w:cs="Arial"/>
        </w:rPr>
        <w:t>q</w:t>
      </w:r>
      <w:r w:rsidR="00512454" w:rsidRPr="00855DA3">
        <w:rPr>
          <w:rFonts w:ascii="Arial" w:hAnsi="Arial" w:cs="Arial"/>
        </w:rPr>
        <w:t>ue eu</w:t>
      </w:r>
      <w:r w:rsidR="00296E41" w:rsidRPr="00855DA3">
        <w:rPr>
          <w:rFonts w:ascii="Arial" w:hAnsi="Arial" w:cs="Arial"/>
        </w:rPr>
        <w:t xml:space="preserve"> é n</w:t>
      </w:r>
      <w:r w:rsidR="00512454" w:rsidRPr="00855DA3">
        <w:rPr>
          <w:rFonts w:ascii="Arial" w:hAnsi="Arial" w:cs="Arial"/>
        </w:rPr>
        <w:t>a única vez que eu estive no México</w:t>
      </w:r>
      <w:r w:rsidR="00296E41" w:rsidRPr="00855DA3">
        <w:rPr>
          <w:rFonts w:ascii="Arial" w:hAnsi="Arial" w:cs="Arial"/>
        </w:rPr>
        <w:t>.</w:t>
      </w:r>
    </w:p>
    <w:p w14:paraId="48A2CB7E" w14:textId="77777777" w:rsidR="00296E41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 fiquei um mês, até</w:t>
      </w:r>
      <w:r w:rsidR="00296E41" w:rsidRPr="00855DA3">
        <w:rPr>
          <w:rFonts w:ascii="Arial" w:hAnsi="Arial" w:cs="Arial"/>
        </w:rPr>
        <w:t xml:space="preserve"> é só do</w:t>
      </w:r>
      <w:r w:rsidRPr="00855DA3">
        <w:rPr>
          <w:rFonts w:ascii="Arial" w:hAnsi="Arial" w:cs="Arial"/>
        </w:rPr>
        <w:t xml:space="preserve"> Estado,</w:t>
      </w:r>
      <w:r w:rsidR="00296E41" w:rsidRPr="00855DA3">
        <w:rPr>
          <w:rFonts w:ascii="Arial" w:hAnsi="Arial" w:cs="Arial"/>
        </w:rPr>
        <w:t xml:space="preserve"> ah c</w:t>
      </w:r>
      <w:r w:rsidRPr="00855DA3">
        <w:rPr>
          <w:rFonts w:ascii="Arial" w:hAnsi="Arial" w:cs="Arial"/>
        </w:rPr>
        <w:t>onhecendo diversos campi da</w:t>
      </w:r>
      <w:r w:rsidR="00296E41" w:rsidRPr="00855DA3">
        <w:rPr>
          <w:rFonts w:ascii="Arial" w:hAnsi="Arial" w:cs="Arial"/>
        </w:rPr>
        <w:t xml:space="preserve"> da</w:t>
      </w:r>
      <w:r w:rsidRPr="00855DA3">
        <w:rPr>
          <w:rFonts w:ascii="Arial" w:hAnsi="Arial" w:cs="Arial"/>
        </w:rPr>
        <w:t xml:space="preserve"> </w:t>
      </w:r>
      <w:r w:rsidR="00296E41" w:rsidRPr="00855DA3">
        <w:rPr>
          <w:rFonts w:ascii="Arial" w:hAnsi="Arial" w:cs="Arial"/>
        </w:rPr>
        <w:t>u</w:t>
      </w:r>
      <w:r w:rsidRPr="00855DA3">
        <w:rPr>
          <w:rFonts w:ascii="Arial" w:hAnsi="Arial" w:cs="Arial"/>
        </w:rPr>
        <w:t xml:space="preserve">niversidade de Chico </w:t>
      </w:r>
      <w:r w:rsidR="00296E41" w:rsidRPr="00855DA3">
        <w:rPr>
          <w:rFonts w:ascii="Arial" w:hAnsi="Arial" w:cs="Arial"/>
        </w:rPr>
        <w:t>a</w:t>
      </w:r>
      <w:r w:rsidRPr="00855DA3">
        <w:rPr>
          <w:rFonts w:ascii="Arial" w:hAnsi="Arial" w:cs="Arial"/>
        </w:rPr>
        <w:t>lar</w:t>
      </w:r>
      <w:r w:rsidR="00296E41" w:rsidRPr="00855DA3">
        <w:rPr>
          <w:rFonts w:ascii="Arial" w:hAnsi="Arial" w:cs="Arial"/>
        </w:rPr>
        <w:t xml:space="preserve"> i</w:t>
      </w:r>
      <w:r w:rsidRPr="00855DA3">
        <w:rPr>
          <w:rFonts w:ascii="Arial" w:hAnsi="Arial" w:cs="Arial"/>
        </w:rPr>
        <w:t>nclusive, um programa</w:t>
      </w:r>
      <w:r w:rsidR="00296E41" w:rsidRPr="00855DA3">
        <w:rPr>
          <w:rFonts w:ascii="Arial" w:hAnsi="Arial" w:cs="Arial"/>
        </w:rPr>
        <w:t xml:space="preserve"> d</w:t>
      </w:r>
      <w:r w:rsidRPr="00855DA3">
        <w:rPr>
          <w:rFonts w:ascii="Arial" w:hAnsi="Arial" w:cs="Arial"/>
        </w:rPr>
        <w:t>e desenvolvimento regional, até, inclusive</w:t>
      </w:r>
      <w:r w:rsidR="00296E41" w:rsidRPr="00855DA3">
        <w:rPr>
          <w:rFonts w:ascii="Arial" w:hAnsi="Arial" w:cs="Arial"/>
        </w:rPr>
        <w:t>.</w:t>
      </w:r>
    </w:p>
    <w:p w14:paraId="1F46ECA0" w14:textId="77777777" w:rsidR="00C2061E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Ah</w:t>
      </w:r>
      <w:r w:rsidR="00296E41" w:rsidRPr="00855DA3">
        <w:rPr>
          <w:rFonts w:ascii="Arial" w:hAnsi="Arial" w:cs="Arial"/>
        </w:rPr>
        <w:t xml:space="preserve"> é más </w:t>
      </w:r>
      <w:r w:rsidR="00C2061E" w:rsidRPr="00855DA3">
        <w:rPr>
          <w:rFonts w:ascii="Arial" w:hAnsi="Arial" w:cs="Arial"/>
        </w:rPr>
        <w:t>básicamente é o</w:t>
      </w:r>
      <w:r w:rsidRPr="00855DA3">
        <w:rPr>
          <w:rFonts w:ascii="Arial" w:hAnsi="Arial" w:cs="Arial"/>
        </w:rPr>
        <w:t xml:space="preserve"> que eu venho</w:t>
      </w:r>
      <w:r w:rsidR="00C2061E" w:rsidRPr="00855DA3">
        <w:rPr>
          <w:rFonts w:ascii="Arial" w:hAnsi="Arial" w:cs="Arial"/>
        </w:rPr>
        <w:t xml:space="preserve"> t</w:t>
      </w:r>
      <w:r w:rsidRPr="00855DA3">
        <w:rPr>
          <w:rFonts w:ascii="Arial" w:hAnsi="Arial" w:cs="Arial"/>
        </w:rPr>
        <w:t>rabalhando</w:t>
      </w:r>
      <w:r w:rsidR="00C2061E" w:rsidRPr="00855DA3">
        <w:rPr>
          <w:rFonts w:ascii="Arial" w:hAnsi="Arial" w:cs="Arial"/>
        </w:rPr>
        <w:t xml:space="preserve"> s</w:t>
      </w:r>
      <w:r w:rsidRPr="00855DA3">
        <w:rPr>
          <w:rFonts w:ascii="Arial" w:hAnsi="Arial" w:cs="Arial"/>
        </w:rPr>
        <w:t>ão com</w:t>
      </w:r>
      <w:r w:rsidR="00C2061E" w:rsidRPr="00855DA3">
        <w:rPr>
          <w:rFonts w:ascii="Arial" w:hAnsi="Arial" w:cs="Arial"/>
        </w:rPr>
        <w:t xml:space="preserve"> ah s</w:t>
      </w:r>
      <w:r w:rsidRPr="00855DA3">
        <w:rPr>
          <w:rFonts w:ascii="Arial" w:hAnsi="Arial" w:cs="Arial"/>
        </w:rPr>
        <w:t>ão recursos</w:t>
      </w:r>
      <w:r w:rsidR="00C2061E" w:rsidRPr="00855DA3">
        <w:rPr>
          <w:rFonts w:ascii="Arial" w:hAnsi="Arial" w:cs="Arial"/>
        </w:rPr>
        <w:t xml:space="preserve"> d</w:t>
      </w:r>
      <w:r w:rsidRPr="00855DA3">
        <w:rPr>
          <w:rFonts w:ascii="Arial" w:hAnsi="Arial" w:cs="Arial"/>
        </w:rPr>
        <w:t>e custeio</w:t>
      </w:r>
      <w:r w:rsidR="00C2061E" w:rsidRPr="00855DA3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>u seja</w:t>
      </w:r>
      <w:r w:rsidR="00C2061E" w:rsidRPr="00855DA3">
        <w:rPr>
          <w:rFonts w:ascii="Arial" w:hAnsi="Arial" w:cs="Arial"/>
        </w:rPr>
        <w:t xml:space="preserve"> é q</w:t>
      </w:r>
      <w:r w:rsidRPr="00855DA3">
        <w:rPr>
          <w:rFonts w:ascii="Arial" w:hAnsi="Arial" w:cs="Arial"/>
        </w:rPr>
        <w:t>ue financia viagens</w:t>
      </w:r>
      <w:r w:rsidR="00C2061E" w:rsidRPr="00855DA3">
        <w:rPr>
          <w:rFonts w:ascii="Arial" w:hAnsi="Arial" w:cs="Arial"/>
        </w:rPr>
        <w:t xml:space="preserve"> ah é t</w:t>
      </w:r>
      <w:r w:rsidRPr="00855DA3">
        <w:rPr>
          <w:rFonts w:ascii="Arial" w:hAnsi="Arial" w:cs="Arial"/>
        </w:rPr>
        <w:t>ransporte</w:t>
      </w:r>
      <w:r w:rsidR="00C2061E" w:rsidRPr="00855DA3">
        <w:rPr>
          <w:rFonts w:ascii="Arial" w:hAnsi="Arial" w:cs="Arial"/>
        </w:rPr>
        <w:t xml:space="preserve"> h</w:t>
      </w:r>
      <w:r w:rsidRPr="00855DA3">
        <w:rPr>
          <w:rFonts w:ascii="Arial" w:hAnsi="Arial" w:cs="Arial"/>
        </w:rPr>
        <w:t>ospedagem e alimentação</w:t>
      </w:r>
      <w:r w:rsidR="00C2061E" w:rsidRPr="00855DA3">
        <w:rPr>
          <w:rFonts w:ascii="Arial" w:hAnsi="Arial" w:cs="Arial"/>
        </w:rPr>
        <w:t>.</w:t>
      </w:r>
    </w:p>
    <w:p w14:paraId="7845B6CF" w14:textId="5E059DD6" w:rsidR="00C2061E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Eu</w:t>
      </w:r>
      <w:r w:rsidR="00C2061E" w:rsidRPr="00855DA3">
        <w:rPr>
          <w:rFonts w:ascii="Arial" w:hAnsi="Arial" w:cs="Arial"/>
        </w:rPr>
        <w:t xml:space="preserve"> como</w:t>
      </w:r>
      <w:r w:rsidRPr="00855DA3">
        <w:rPr>
          <w:rFonts w:ascii="Arial" w:hAnsi="Arial" w:cs="Arial"/>
        </w:rPr>
        <w:t xml:space="preserve"> comentei com você</w:t>
      </w:r>
      <w:r w:rsidR="00C2061E" w:rsidRPr="00855DA3">
        <w:rPr>
          <w:rFonts w:ascii="Arial" w:hAnsi="Arial" w:cs="Arial"/>
        </w:rPr>
        <w:t xml:space="preserve"> é e</w:t>
      </w:r>
      <w:r w:rsidRPr="00855DA3">
        <w:rPr>
          <w:rFonts w:ascii="Arial" w:hAnsi="Arial" w:cs="Arial"/>
        </w:rPr>
        <w:t>ssa base das que eu tenho mais de</w:t>
      </w:r>
      <w:r w:rsidR="00C2061E" w:rsidRPr="00855DA3">
        <w:rPr>
          <w:rFonts w:ascii="Arial" w:hAnsi="Arial" w:cs="Arial"/>
        </w:rPr>
        <w:t xml:space="preserve"> m</w:t>
      </w:r>
      <w:r w:rsidRPr="00855DA3">
        <w:rPr>
          <w:rFonts w:ascii="Arial" w:hAnsi="Arial" w:cs="Arial"/>
        </w:rPr>
        <w:t>ais de 100 experiências</w:t>
      </w:r>
      <w:r w:rsidR="00C2061E" w:rsidRPr="00855DA3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 xml:space="preserve">u conheço a grande maioria </w:t>
      </w:r>
      <w:r w:rsidR="00C2061E" w:rsidRPr="00855DA3">
        <w:rPr>
          <w:rFonts w:ascii="Arial" w:hAnsi="Arial" w:cs="Arial"/>
        </w:rPr>
        <w:t>de las.</w:t>
      </w:r>
    </w:p>
    <w:p w14:paraId="36F1E337" w14:textId="56ECD6BB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Então, é no mundo </w:t>
      </w:r>
      <w:r w:rsidR="00937686" w:rsidRPr="00855DA3">
        <w:rPr>
          <w:rFonts w:ascii="Arial" w:hAnsi="Arial" w:cs="Arial"/>
        </w:rPr>
        <w:t>todo então</w:t>
      </w:r>
      <w:r w:rsidRPr="00855DA3">
        <w:rPr>
          <w:rFonts w:ascii="Arial" w:hAnsi="Arial" w:cs="Arial"/>
        </w:rPr>
        <w:t>, tem na África, tem nos Estados Unidos, Canadá... Nos países eu...</w:t>
      </w:r>
    </w:p>
    <w:p w14:paraId="78A690FD" w14:textId="1F2110D1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>Eu Europeus... E na América, então</w:t>
      </w:r>
      <w:r w:rsidR="00C2061E" w:rsidRPr="715252DE">
        <w:rPr>
          <w:rFonts w:ascii="Arial" w:hAnsi="Arial" w:cs="Arial"/>
          <w:lang w:val="pt-BR"/>
        </w:rPr>
        <w:t xml:space="preserve"> é e</w:t>
      </w:r>
      <w:r w:rsidRPr="715252DE">
        <w:rPr>
          <w:rFonts w:ascii="Arial" w:hAnsi="Arial" w:cs="Arial"/>
          <w:lang w:val="pt-BR"/>
        </w:rPr>
        <w:t xml:space="preserve">u sempre... </w:t>
      </w:r>
      <w:proofErr w:type="gramStart"/>
      <w:r w:rsidR="21B647B2" w:rsidRPr="715252DE">
        <w:rPr>
          <w:rFonts w:ascii="Arial" w:hAnsi="Arial" w:cs="Arial"/>
          <w:lang w:val="pt-BR"/>
        </w:rPr>
        <w:t>Vai</w:t>
      </w:r>
      <w:r w:rsidRPr="715252DE">
        <w:rPr>
          <w:rFonts w:ascii="Arial" w:hAnsi="Arial" w:cs="Arial"/>
          <w:lang w:val="pt-BR"/>
        </w:rPr>
        <w:t>..</w:t>
      </w:r>
      <w:proofErr w:type="gramEnd"/>
      <w:r w:rsidRPr="715252DE">
        <w:rPr>
          <w:rFonts w:ascii="Arial" w:hAnsi="Arial" w:cs="Arial"/>
          <w:lang w:val="pt-BR"/>
        </w:rPr>
        <w:t xml:space="preserve"> </w:t>
      </w:r>
      <w:proofErr w:type="spellStart"/>
      <w:r w:rsidR="7E744AB2" w:rsidRPr="715252DE">
        <w:rPr>
          <w:rFonts w:ascii="Arial" w:hAnsi="Arial" w:cs="Arial"/>
          <w:lang w:val="pt-BR"/>
        </w:rPr>
        <w:t>y</w:t>
      </w:r>
      <w:r w:rsidRPr="715252DE">
        <w:rPr>
          <w:rFonts w:ascii="Arial" w:hAnsi="Arial" w:cs="Arial"/>
          <w:lang w:val="pt-BR"/>
        </w:rPr>
        <w:t>er</w:t>
      </w:r>
      <w:proofErr w:type="spellEnd"/>
      <w:r w:rsidRPr="715252DE">
        <w:rPr>
          <w:rFonts w:ascii="Arial" w:hAnsi="Arial" w:cs="Arial"/>
          <w:lang w:val="pt-BR"/>
        </w:rPr>
        <w:t xml:space="preserve"> recursos...</w:t>
      </w:r>
    </w:p>
    <w:p w14:paraId="2EB3B8AA" w14:textId="784DB0B7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Financiados... Mais de custeio, né? E</w:t>
      </w:r>
      <w:r w:rsidR="00937686" w:rsidRPr="715252DE">
        <w:rPr>
          <w:rFonts w:ascii="Arial" w:hAnsi="Arial" w:cs="Arial"/>
        </w:rPr>
        <w:t xml:space="preserve"> </w:t>
      </w:r>
      <w:r w:rsidRPr="715252DE">
        <w:rPr>
          <w:rFonts w:ascii="Arial" w:hAnsi="Arial" w:cs="Arial"/>
        </w:rPr>
        <w:t>Porque a pesquis</w:t>
      </w:r>
      <w:r w:rsidR="56847DED" w:rsidRPr="715252DE">
        <w:rPr>
          <w:rFonts w:ascii="Arial" w:hAnsi="Arial" w:cs="Arial"/>
        </w:rPr>
        <w:t>a-</w:t>
      </w:r>
      <w:r w:rsidRPr="715252DE">
        <w:rPr>
          <w:rFonts w:ascii="Arial" w:hAnsi="Arial" w:cs="Arial"/>
        </w:rPr>
        <w:t>ação, né? É um dos</w:t>
      </w:r>
      <w:r w:rsidR="009C74F4" w:rsidRPr="715252DE">
        <w:rPr>
          <w:rFonts w:ascii="Arial" w:hAnsi="Arial" w:cs="Arial"/>
        </w:rPr>
        <w:t xml:space="preserve"> u</w:t>
      </w:r>
      <w:r w:rsidRPr="715252DE">
        <w:rPr>
          <w:rFonts w:ascii="Arial" w:hAnsi="Arial" w:cs="Arial"/>
        </w:rPr>
        <w:t>m método que eu</w:t>
      </w:r>
      <w:r w:rsidR="00937686" w:rsidRPr="715252DE">
        <w:rPr>
          <w:rFonts w:ascii="Arial" w:hAnsi="Arial" w:cs="Arial"/>
        </w:rPr>
        <w:t xml:space="preserve"> u</w:t>
      </w:r>
      <w:r w:rsidRPr="715252DE">
        <w:rPr>
          <w:rFonts w:ascii="Arial" w:hAnsi="Arial" w:cs="Arial"/>
        </w:rPr>
        <w:t xml:space="preserve">tilizo, né? </w:t>
      </w:r>
    </w:p>
    <w:p w14:paraId="3FC00B74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58435BC" w14:textId="5A6A4726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5AB4C8E2" w14:textId="6FCE3B4D" w:rsidR="00937686" w:rsidRDefault="00937686" w:rsidP="715252DE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  <w:lang w:val="pt-BR"/>
        </w:rPr>
        <w:t>Faz sentida é</w:t>
      </w:r>
      <w:r w:rsidR="00512454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n</w:t>
      </w:r>
      <w:r w:rsidR="00512454" w:rsidRPr="715252DE">
        <w:rPr>
          <w:rFonts w:ascii="Arial" w:hAnsi="Arial" w:cs="Arial"/>
          <w:lang w:val="pt-BR"/>
        </w:rPr>
        <w:t>ormalmente</w:t>
      </w:r>
      <w:r w:rsidR="009A3D44" w:rsidRPr="715252DE">
        <w:rPr>
          <w:rFonts w:ascii="Arial" w:hAnsi="Arial" w:cs="Arial"/>
          <w:lang w:val="pt-BR"/>
        </w:rPr>
        <w:t xml:space="preserve"> e</w:t>
      </w:r>
      <w:r w:rsidR="00512454" w:rsidRPr="715252DE">
        <w:rPr>
          <w:rFonts w:ascii="Arial" w:hAnsi="Arial" w:cs="Arial"/>
          <w:lang w:val="pt-BR"/>
        </w:rPr>
        <w:t xml:space="preserve">ssas </w:t>
      </w:r>
      <w:proofErr w:type="gramStart"/>
      <w:r w:rsidR="00512454" w:rsidRPr="715252DE">
        <w:rPr>
          <w:rFonts w:ascii="Arial" w:hAnsi="Arial" w:cs="Arial"/>
          <w:lang w:val="pt-BR"/>
        </w:rPr>
        <w:t xml:space="preserve">são  </w:t>
      </w:r>
      <w:r w:rsidRPr="715252DE">
        <w:rPr>
          <w:rFonts w:ascii="Arial" w:hAnsi="Arial" w:cs="Arial"/>
          <w:lang w:val="pt-BR"/>
        </w:rPr>
        <w:t>a</w:t>
      </w:r>
      <w:r w:rsidR="00512454" w:rsidRPr="715252DE">
        <w:rPr>
          <w:rFonts w:ascii="Arial" w:hAnsi="Arial" w:cs="Arial"/>
          <w:lang w:val="pt-BR"/>
        </w:rPr>
        <w:t>s</w:t>
      </w:r>
      <w:proofErr w:type="gramEnd"/>
      <w:r w:rsidR="00512454" w:rsidRPr="715252DE">
        <w:rPr>
          <w:rFonts w:ascii="Arial" w:hAnsi="Arial" w:cs="Arial"/>
          <w:lang w:val="pt-BR"/>
        </w:rPr>
        <w:t xml:space="preserve"> maiores </w:t>
      </w:r>
      <w:proofErr w:type="spellStart"/>
      <w:r w:rsidR="009E2577" w:rsidRPr="715252DE">
        <w:rPr>
          <w:rFonts w:ascii="Arial" w:hAnsi="Arial" w:cs="Arial"/>
          <w:lang w:val="pt-BR"/>
        </w:rPr>
        <w:t>posibilidades</w:t>
      </w:r>
      <w:proofErr w:type="spellEnd"/>
      <w:r w:rsidR="009E2577" w:rsidRPr="715252DE">
        <w:rPr>
          <w:rFonts w:ascii="Arial" w:hAnsi="Arial" w:cs="Arial"/>
          <w:lang w:val="pt-BR"/>
        </w:rPr>
        <w:t xml:space="preserve"> a</w:t>
      </w:r>
      <w:r w:rsidR="00512454" w:rsidRPr="715252DE">
        <w:rPr>
          <w:rFonts w:ascii="Arial" w:hAnsi="Arial" w:cs="Arial"/>
          <w:lang w:val="pt-BR"/>
        </w:rPr>
        <w:t>té mesmo no sentido CAPES, né? CNPq</w:t>
      </w:r>
      <w:r w:rsidR="009E2577" w:rsidRPr="715252DE">
        <w:rPr>
          <w:rFonts w:ascii="Arial" w:hAnsi="Arial" w:cs="Arial"/>
          <w:lang w:val="pt-BR"/>
        </w:rPr>
        <w:t xml:space="preserve"> m</w:t>
      </w:r>
      <w:r w:rsidR="00512454" w:rsidRPr="715252DE">
        <w:rPr>
          <w:rFonts w:ascii="Arial" w:hAnsi="Arial" w:cs="Arial"/>
          <w:lang w:val="pt-BR"/>
        </w:rPr>
        <w:t>ais de custeio mesmo.</w:t>
      </w:r>
    </w:p>
    <w:p w14:paraId="4B36369A" w14:textId="56BFFF28" w:rsidR="00512454" w:rsidRPr="00855DA3" w:rsidRDefault="00937686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lastRenderedPageBreak/>
        <w:t>¿E quais que são essas redes que o senhor disse que são tão poderosas, assim?</w:t>
      </w:r>
      <w:r w:rsidR="00512454" w:rsidRPr="715252DE">
        <w:rPr>
          <w:rFonts w:ascii="Arial" w:hAnsi="Arial" w:cs="Arial"/>
        </w:rPr>
        <w:t xml:space="preserve"> Quais são as principais que o senhor poderia dizer entre associações.</w:t>
      </w:r>
    </w:p>
    <w:p w14:paraId="762E58A7" w14:textId="77DD1FA3" w:rsidR="715252DE" w:rsidRDefault="715252DE" w:rsidP="715252DE">
      <w:pPr>
        <w:jc w:val="both"/>
        <w:rPr>
          <w:rFonts w:ascii="Arial" w:hAnsi="Arial" w:cs="Arial"/>
        </w:rPr>
      </w:pPr>
    </w:p>
    <w:p w14:paraId="01DD4721" w14:textId="3F19CCFF" w:rsidR="0A131DBF" w:rsidRDefault="0A131DBF" w:rsidP="715252DE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  <w:b/>
          <w:bCs/>
        </w:rPr>
        <w:t>Carlos Alberto Ciorce</w:t>
      </w:r>
    </w:p>
    <w:p w14:paraId="43D2B1BE" w14:textId="37F402BC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Na América Latina</w:t>
      </w:r>
      <w:r w:rsidR="00937686" w:rsidRPr="00855DA3">
        <w:rPr>
          <w:rFonts w:ascii="Arial" w:hAnsi="Arial" w:cs="Arial"/>
        </w:rPr>
        <w:t xml:space="preserve"> é na</w:t>
      </w:r>
      <w:r w:rsidRPr="00855DA3">
        <w:rPr>
          <w:rFonts w:ascii="Arial" w:hAnsi="Arial" w:cs="Arial"/>
        </w:rPr>
        <w:t xml:space="preserve"> América Latina tem a fundação</w:t>
      </w:r>
      <w:r w:rsidR="00131119">
        <w:rPr>
          <w:rFonts w:ascii="Arial" w:hAnsi="Arial" w:cs="Arial"/>
        </w:rPr>
        <w:t xml:space="preserve"> a</w:t>
      </w:r>
      <w:r w:rsidRPr="00855DA3">
        <w:rPr>
          <w:rFonts w:ascii="Arial" w:hAnsi="Arial" w:cs="Arial"/>
        </w:rPr>
        <w:t xml:space="preserve"> Raxniff, né? Que eu me </w:t>
      </w:r>
      <w:r w:rsidR="00937686" w:rsidRPr="00855DA3">
        <w:rPr>
          <w:rFonts w:ascii="Arial" w:hAnsi="Arial" w:cs="Arial"/>
        </w:rPr>
        <w:t>entendí.</w:t>
      </w:r>
    </w:p>
    <w:p w14:paraId="04F9AEDA" w14:textId="42853265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Ainda que ele tem sede em Tuxine, mas tem</w:t>
      </w:r>
      <w:r w:rsidR="00937686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Simpatizantes</w:t>
      </w:r>
      <w:r w:rsidR="00937686" w:rsidRPr="00855DA3">
        <w:rPr>
          <w:rFonts w:ascii="Arial" w:hAnsi="Arial" w:cs="Arial"/>
        </w:rPr>
        <w:t xml:space="preserve"> é d</w:t>
      </w:r>
      <w:r w:rsidRPr="00855DA3">
        <w:rPr>
          <w:rFonts w:ascii="Arial" w:hAnsi="Arial" w:cs="Arial"/>
        </w:rPr>
        <w:t>o Manfred a vida toda... É</w:t>
      </w:r>
      <w:r w:rsidR="00937686" w:rsidRPr="00855DA3">
        <w:rPr>
          <w:rFonts w:ascii="Arial" w:hAnsi="Arial" w:cs="Arial"/>
        </w:rPr>
        <w:t xml:space="preserve"> s</w:t>
      </w:r>
      <w:r w:rsidRPr="00855DA3">
        <w:rPr>
          <w:rFonts w:ascii="Arial" w:hAnsi="Arial" w:cs="Arial"/>
        </w:rPr>
        <w:t>ó pra você ter uma ideia...</w:t>
      </w:r>
    </w:p>
    <w:p w14:paraId="79B59917" w14:textId="713D730B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</w:t>
      </w:r>
      <w:r w:rsidR="00937686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 O Manfred</w:t>
      </w:r>
      <w:r w:rsidR="00937686" w:rsidRPr="00855DA3">
        <w:rPr>
          <w:rFonts w:ascii="Arial" w:hAnsi="Arial" w:cs="Arial"/>
        </w:rPr>
        <w:t xml:space="preserve"> e¿Ele é um chileno alemão, né?</w:t>
      </w:r>
      <w:r w:rsidRPr="00855DA3">
        <w:rPr>
          <w:rFonts w:ascii="Arial" w:hAnsi="Arial" w:cs="Arial"/>
        </w:rPr>
        <w:t xml:space="preserve"> É... E ele viveu mais... Mais de 17 países...</w:t>
      </w:r>
    </w:p>
    <w:p w14:paraId="46BEF487" w14:textId="5909AB12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E quando ele fala que viveu, mais de 6 meses, né? Então é uma pessoa que se colo</w:t>
      </w:r>
      <w:ins w:id="9" w:author="iara@nossaterrafirme.com" w:date="2024-07-29T04:47:00Z">
        <w:r w:rsidR="61E5526D" w:rsidRPr="715252DE">
          <w:rPr>
            <w:rFonts w:ascii="Arial" w:hAnsi="Arial" w:cs="Arial"/>
          </w:rPr>
          <w:t>co</w:t>
        </w:r>
      </w:ins>
      <w:r w:rsidRPr="715252DE">
        <w:rPr>
          <w:rFonts w:ascii="Arial" w:hAnsi="Arial" w:cs="Arial"/>
        </w:rPr>
        <w:t>u muito, né? Ele tem... É...</w:t>
      </w:r>
    </w:p>
    <w:p w14:paraId="26B7AB8C" w14:textId="276272FB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Muitas interlocuções</w:t>
      </w:r>
      <w:r w:rsidR="00C2061E" w:rsidRPr="00855DA3">
        <w:rPr>
          <w:rFonts w:ascii="Arial" w:hAnsi="Arial" w:cs="Arial"/>
        </w:rPr>
        <w:t xml:space="preserve"> é e</w:t>
      </w:r>
      <w:r w:rsidRPr="00855DA3">
        <w:rPr>
          <w:rFonts w:ascii="Arial" w:hAnsi="Arial" w:cs="Arial"/>
        </w:rPr>
        <w:t>u tenho uma boa interlocução...</w:t>
      </w:r>
    </w:p>
    <w:p w14:paraId="6F3CDECA" w14:textId="36B72AEE" w:rsidR="00512454" w:rsidRPr="00855DA3" w:rsidRDefault="00512454" w:rsidP="00855DA3">
      <w:pPr>
        <w:jc w:val="both"/>
        <w:rPr>
          <w:rFonts w:ascii="Arial" w:hAnsi="Arial" w:cs="Arial"/>
          <w:lang w:val="en-US"/>
        </w:rPr>
      </w:pPr>
      <w:r w:rsidRPr="715252DE">
        <w:rPr>
          <w:rFonts w:ascii="Arial" w:hAnsi="Arial" w:cs="Arial"/>
          <w:lang w:val="en-US"/>
        </w:rPr>
        <w:t>Com</w:t>
      </w:r>
      <w:r w:rsidR="006A1FBD" w:rsidRPr="715252DE">
        <w:rPr>
          <w:rFonts w:ascii="Arial" w:hAnsi="Arial" w:cs="Arial"/>
          <w:lang w:val="en-US"/>
        </w:rPr>
        <w:t xml:space="preserve"> o</w:t>
      </w:r>
      <w:ins w:id="10" w:author="iara@nossaterrafirme.com" w:date="2024-07-29T04:46:00Z">
        <w:r w:rsidR="1387098E" w:rsidRPr="715252DE">
          <w:rPr>
            <w:rFonts w:ascii="Arial" w:hAnsi="Arial" w:cs="Arial"/>
            <w:lang w:val="en-US"/>
          </w:rPr>
          <w:t xml:space="preserve"> </w:t>
        </w:r>
      </w:ins>
      <w:r w:rsidRPr="715252DE">
        <w:rPr>
          <w:rFonts w:ascii="Arial" w:hAnsi="Arial" w:cs="Arial"/>
          <w:lang w:val="en-US"/>
        </w:rPr>
        <w:t>Schumacher School</w:t>
      </w:r>
      <w:r w:rsidR="006A1FBD" w:rsidRPr="715252DE">
        <w:rPr>
          <w:rFonts w:ascii="Arial" w:hAnsi="Arial" w:cs="Arial"/>
          <w:lang w:val="en-US"/>
        </w:rPr>
        <w:t xml:space="preserve"> é </w:t>
      </w:r>
      <w:proofErr w:type="spellStart"/>
      <w:r w:rsidR="006A1FBD" w:rsidRPr="715252DE">
        <w:rPr>
          <w:rFonts w:ascii="Arial" w:hAnsi="Arial" w:cs="Arial"/>
          <w:lang w:val="en-US"/>
        </w:rPr>
        <w:t>q</w:t>
      </w:r>
      <w:r w:rsidRPr="715252DE">
        <w:rPr>
          <w:rFonts w:ascii="Arial" w:hAnsi="Arial" w:cs="Arial"/>
          <w:lang w:val="en-US"/>
        </w:rPr>
        <w:t>ue</w:t>
      </w:r>
      <w:proofErr w:type="spellEnd"/>
      <w:r w:rsidRPr="715252DE">
        <w:rPr>
          <w:rFonts w:ascii="Arial" w:hAnsi="Arial" w:cs="Arial"/>
          <w:lang w:val="en-US"/>
        </w:rPr>
        <w:t xml:space="preserve"> </w:t>
      </w:r>
      <w:proofErr w:type="spellStart"/>
      <w:r w:rsidRPr="715252DE">
        <w:rPr>
          <w:rFonts w:ascii="Arial" w:hAnsi="Arial" w:cs="Arial"/>
          <w:lang w:val="en-US"/>
        </w:rPr>
        <w:t>tem</w:t>
      </w:r>
      <w:proofErr w:type="spellEnd"/>
      <w:r w:rsidRPr="715252DE">
        <w:rPr>
          <w:rFonts w:ascii="Arial" w:hAnsi="Arial" w:cs="Arial"/>
          <w:lang w:val="en-US"/>
        </w:rPr>
        <w:t xml:space="preserve"> </w:t>
      </w:r>
      <w:proofErr w:type="spellStart"/>
      <w:r w:rsidRPr="715252DE">
        <w:rPr>
          <w:rFonts w:ascii="Arial" w:hAnsi="Arial" w:cs="Arial"/>
          <w:lang w:val="en-US"/>
        </w:rPr>
        <w:t>sede</w:t>
      </w:r>
      <w:proofErr w:type="spellEnd"/>
      <w:r w:rsidRPr="715252DE">
        <w:rPr>
          <w:rFonts w:ascii="Arial" w:hAnsi="Arial" w:cs="Arial"/>
          <w:lang w:val="en-US"/>
        </w:rPr>
        <w:t>...</w:t>
      </w:r>
    </w:p>
    <w:p w14:paraId="0D3BEFC9" w14:textId="434EA3C8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Grã-Bretanha</w:t>
      </w:r>
      <w:r w:rsidR="00064E2A" w:rsidRPr="715252DE">
        <w:rPr>
          <w:rFonts w:ascii="Arial" w:hAnsi="Arial" w:cs="Arial"/>
        </w:rPr>
        <w:t xml:space="preserve">. </w:t>
      </w:r>
      <w:r w:rsidRPr="715252DE">
        <w:rPr>
          <w:rFonts w:ascii="Arial" w:hAnsi="Arial" w:cs="Arial"/>
        </w:rPr>
        <w:t>Também.</w:t>
      </w:r>
      <w:ins w:id="11" w:author="iara@nossaterrafirme.com" w:date="2024-07-29T04:47:00Z">
        <w:r w:rsidR="149C68AC" w:rsidRPr="715252DE">
          <w:rPr>
            <w:rFonts w:ascii="Arial" w:hAnsi="Arial" w:cs="Arial"/>
          </w:rPr>
          <w:t xml:space="preserve"> </w:t>
        </w:r>
      </w:ins>
      <w:r w:rsidRPr="715252DE">
        <w:rPr>
          <w:rFonts w:ascii="Arial" w:hAnsi="Arial" w:cs="Arial"/>
        </w:rPr>
        <w:t>A escola de altos estudos em ciências sociais... Na França...</w:t>
      </w:r>
    </w:p>
    <w:p w14:paraId="4F6AA3FF" w14:textId="6BD220DC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 xml:space="preserve">É... </w:t>
      </w:r>
      <w:del w:id="12" w:author="iara@nossaterrafirme.com" w:date="2024-07-29T04:47:00Z">
        <w:r w:rsidRPr="715252DE" w:rsidDel="00C2061E">
          <w:rPr>
            <w:rFonts w:ascii="Arial" w:hAnsi="Arial" w:cs="Arial"/>
          </w:rPr>
          <w:delText>¿</w:delText>
        </w:r>
      </w:del>
      <w:r w:rsidR="00C2061E" w:rsidRPr="715252DE">
        <w:rPr>
          <w:rFonts w:ascii="Arial" w:hAnsi="Arial" w:cs="Arial"/>
        </w:rPr>
        <w:t>Ah... Onde tem um centro de pesquisa do Brasil contemporâneo... E colonial</w:t>
      </w:r>
    </w:p>
    <w:p w14:paraId="49224D65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No Brasil... Né? É... Eu... Eu tenho uma rede... É... De bastante grande... Tanto que... Eu fui...</w:t>
      </w:r>
    </w:p>
    <w:p w14:paraId="43FFFAC7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Indicado por 140 programas da área de ciências... No Brasil... Para representá-los... Né? É... A... A... Ainda...</w:t>
      </w:r>
    </w:p>
    <w:p w14:paraId="4E446B06" w14:textId="243CEF4E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É</w:t>
      </w:r>
      <w:r w:rsidR="000F28FB" w:rsidRPr="00855DA3">
        <w:rPr>
          <w:rFonts w:ascii="Arial" w:hAnsi="Arial" w:cs="Arial"/>
        </w:rPr>
        <w:t xml:space="preserve"> q</w:t>
      </w:r>
      <w:r w:rsidRPr="00855DA3">
        <w:rPr>
          <w:rFonts w:ascii="Arial" w:hAnsi="Arial" w:cs="Arial"/>
        </w:rPr>
        <w:t>ue é a Capes que elege... Mas elege... Os três mais voltá... É... Os três mais voltados... Por parte da comunidade...</w:t>
      </w:r>
    </w:p>
    <w:p w14:paraId="31CAB101" w14:textId="61FBBB8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Acadêmica..E... Então... Tem uma grande... Entrada</w:t>
      </w:r>
      <w:r w:rsidR="00064E2A">
        <w:rPr>
          <w:rFonts w:ascii="Arial" w:hAnsi="Arial" w:cs="Arial"/>
        </w:rPr>
        <w:t xml:space="preserve"> com</w:t>
      </w:r>
      <w:r w:rsidRPr="00855DA3">
        <w:rPr>
          <w:rFonts w:ascii="Arial" w:hAnsi="Arial" w:cs="Arial"/>
        </w:rPr>
        <w:t xml:space="preserve"> Esquisadores brasileiros... Né? É... Isso...</w:t>
      </w:r>
    </w:p>
    <w:p w14:paraId="47F53573" w14:textId="3F5DB29A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Já me consome</w:t>
      </w:r>
      <w:r w:rsidR="009C74F4">
        <w:rPr>
          <w:rFonts w:ascii="Arial" w:hAnsi="Arial" w:cs="Arial"/>
        </w:rPr>
        <w:t xml:space="preserve"> m</w:t>
      </w:r>
      <w:r w:rsidRPr="00855DA3">
        <w:rPr>
          <w:rFonts w:ascii="Arial" w:hAnsi="Arial" w:cs="Arial"/>
        </w:rPr>
        <w:t>uito tempo</w:t>
      </w:r>
      <w:r w:rsidR="009C74F4">
        <w:rPr>
          <w:rFonts w:ascii="Arial" w:hAnsi="Arial" w:cs="Arial"/>
        </w:rPr>
        <w:t xml:space="preserve"> p</w:t>
      </w:r>
      <w:r w:rsidRPr="00855DA3">
        <w:rPr>
          <w:rFonts w:ascii="Arial" w:hAnsi="Arial" w:cs="Arial"/>
        </w:rPr>
        <w:t>orque</w:t>
      </w:r>
      <w:r w:rsidR="009C74F4">
        <w:rPr>
          <w:rFonts w:ascii="Arial" w:hAnsi="Arial" w:cs="Arial"/>
        </w:rPr>
        <w:t xml:space="preserve"> c</w:t>
      </w:r>
      <w:r w:rsidRPr="00855DA3">
        <w:rPr>
          <w:rFonts w:ascii="Arial" w:hAnsi="Arial" w:cs="Arial"/>
        </w:rPr>
        <w:t>argo</w:t>
      </w:r>
      <w:r w:rsidR="009C74F4">
        <w:rPr>
          <w:rFonts w:ascii="Arial" w:hAnsi="Arial" w:cs="Arial"/>
        </w:rPr>
        <w:t xml:space="preserve"> d</w:t>
      </w:r>
      <w:r w:rsidRPr="00855DA3">
        <w:rPr>
          <w:rFonts w:ascii="Arial" w:hAnsi="Arial" w:cs="Arial"/>
        </w:rPr>
        <w:t>esde</w:t>
      </w:r>
      <w:r w:rsidR="009C74F4">
        <w:rPr>
          <w:rFonts w:ascii="Arial" w:hAnsi="Arial" w:cs="Arial"/>
        </w:rPr>
        <w:t xml:space="preserve"> a </w:t>
      </w:r>
      <w:r w:rsidRPr="00855DA3">
        <w:rPr>
          <w:rFonts w:ascii="Arial" w:hAnsi="Arial" w:cs="Arial"/>
        </w:rPr>
        <w:t>stação</w:t>
      </w:r>
      <w:r w:rsidR="009C74F4">
        <w:rPr>
          <w:rFonts w:ascii="Arial" w:hAnsi="Arial" w:cs="Arial"/>
        </w:rPr>
        <w:t xml:space="preserve"> na</w:t>
      </w:r>
      <w:r w:rsidRPr="00855DA3">
        <w:rPr>
          <w:rFonts w:ascii="Arial" w:hAnsi="Arial" w:cs="Arial"/>
        </w:rPr>
        <w:t xml:space="preserve"> área</w:t>
      </w:r>
      <w:r w:rsidR="009C74F4">
        <w:rPr>
          <w:rFonts w:ascii="Arial" w:hAnsi="Arial" w:cs="Arial"/>
        </w:rPr>
        <w:t xml:space="preserve"> d</w:t>
      </w:r>
      <w:r w:rsidRPr="00855DA3">
        <w:rPr>
          <w:rFonts w:ascii="Arial" w:hAnsi="Arial" w:cs="Arial"/>
        </w:rPr>
        <w:t>á muito trabalho.</w:t>
      </w:r>
    </w:p>
    <w:p w14:paraId="25105E90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0086F5E" w14:textId="1E834810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5EA50D56" w14:textId="3DE6D64D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Sim</w:t>
      </w:r>
      <w:r w:rsidR="00A14F36">
        <w:rPr>
          <w:rFonts w:ascii="Arial" w:hAnsi="Arial" w:cs="Arial"/>
        </w:rPr>
        <w:t xml:space="preserve"> i</w:t>
      </w:r>
      <w:r w:rsidRPr="00855DA3">
        <w:rPr>
          <w:rFonts w:ascii="Arial" w:hAnsi="Arial" w:cs="Arial"/>
        </w:rPr>
        <w:t>magino</w:t>
      </w:r>
      <w:r w:rsidR="00A14F36">
        <w:rPr>
          <w:rFonts w:ascii="Arial" w:hAnsi="Arial" w:cs="Arial"/>
        </w:rPr>
        <w:t xml:space="preserve"> g</w:t>
      </w:r>
      <w:r w:rsidRPr="00855DA3">
        <w:rPr>
          <w:rFonts w:ascii="Arial" w:hAnsi="Arial" w:cs="Arial"/>
        </w:rPr>
        <w:t>ente</w:t>
      </w:r>
      <w:r w:rsidR="009C74F4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 xml:space="preserve"> elemento humano...</w:t>
      </w:r>
    </w:p>
    <w:p w14:paraId="7CFD922D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6DDD271" w14:textId="5B3C9DC0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26DF09E6" w14:textId="586A26B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Exatamente</w:t>
      </w:r>
      <w:r w:rsidR="00A14F36">
        <w:rPr>
          <w:rFonts w:ascii="Arial" w:hAnsi="Arial" w:cs="Arial"/>
        </w:rPr>
        <w:t xml:space="preserve"> é</w:t>
      </w:r>
    </w:p>
    <w:p w14:paraId="558B9605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67071302" w14:textId="4A8A9741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157121B9" w14:textId="2AD5B080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Toma tempo</w:t>
      </w:r>
      <w:r w:rsidR="006B2E35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 xml:space="preserve"> aí</w:t>
      </w:r>
      <w:r w:rsidR="006B2E35">
        <w:rPr>
          <w:rFonts w:ascii="Arial" w:hAnsi="Arial" w:cs="Arial"/>
        </w:rPr>
        <w:t xml:space="preserve"> q</w:t>
      </w:r>
      <w:r w:rsidRPr="00855DA3">
        <w:rPr>
          <w:rFonts w:ascii="Arial" w:hAnsi="Arial" w:cs="Arial"/>
        </w:rPr>
        <w:t xml:space="preserve">uais são as principais estratégias de divulgação da sua pesquisa </w:t>
      </w:r>
      <w:r w:rsidR="00A14F36">
        <w:rPr>
          <w:rFonts w:ascii="Arial" w:hAnsi="Arial" w:cs="Arial"/>
        </w:rPr>
        <w:t>s</w:t>
      </w:r>
      <w:r w:rsidRPr="00855DA3">
        <w:rPr>
          <w:rFonts w:ascii="Arial" w:hAnsi="Arial" w:cs="Arial"/>
        </w:rPr>
        <w:t>ejam elas mais formais</w:t>
      </w:r>
      <w:r w:rsidR="00A14F36">
        <w:rPr>
          <w:rFonts w:ascii="Arial" w:hAnsi="Arial" w:cs="Arial"/>
        </w:rPr>
        <w:t xml:space="preserve"> c</w:t>
      </w:r>
      <w:r w:rsidRPr="00855DA3">
        <w:rPr>
          <w:rFonts w:ascii="Arial" w:hAnsi="Arial" w:cs="Arial"/>
        </w:rPr>
        <w:t>omo revistas científicas</w:t>
      </w:r>
      <w:r w:rsidR="00A14F36">
        <w:rPr>
          <w:rFonts w:ascii="Arial" w:hAnsi="Arial" w:cs="Arial"/>
        </w:rPr>
        <w:t xml:space="preserve"> é c</w:t>
      </w:r>
      <w:r w:rsidRPr="00855DA3">
        <w:rPr>
          <w:rFonts w:ascii="Arial" w:hAnsi="Arial" w:cs="Arial"/>
        </w:rPr>
        <w:t>omo a gente já discutiu</w:t>
      </w:r>
      <w:r w:rsidR="00A14F36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>u blogs</w:t>
      </w:r>
      <w:r w:rsidR="00A14F36">
        <w:rPr>
          <w:rFonts w:ascii="Arial" w:hAnsi="Arial" w:cs="Arial"/>
        </w:rPr>
        <w:t xml:space="preserve"> r</w:t>
      </w:r>
      <w:r w:rsidRPr="00855DA3">
        <w:rPr>
          <w:rFonts w:ascii="Arial" w:hAnsi="Arial" w:cs="Arial"/>
        </w:rPr>
        <w:t>edes</w:t>
      </w:r>
      <w:r w:rsidR="00A14F36">
        <w:rPr>
          <w:rFonts w:ascii="Arial" w:hAnsi="Arial" w:cs="Arial"/>
        </w:rPr>
        <w:t xml:space="preserve"> essas</w:t>
      </w:r>
    </w:p>
    <w:p w14:paraId="3027828F" w14:textId="66824E61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lastRenderedPageBreak/>
        <w:t>Essas viagens mais frágeis.</w:t>
      </w:r>
    </w:p>
    <w:p w14:paraId="76C8854F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5AF0DFB" w14:textId="2EDA9DD1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5A012DF2" w14:textId="04BD4D9C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É</w:t>
      </w:r>
      <w:r w:rsidR="00A56D4C" w:rsidRPr="715252DE">
        <w:rPr>
          <w:rFonts w:ascii="Arial" w:hAnsi="Arial" w:cs="Arial"/>
        </w:rPr>
        <w:t xml:space="preserve"> e</w:t>
      </w:r>
      <w:r w:rsidRPr="715252DE">
        <w:rPr>
          <w:rFonts w:ascii="Arial" w:hAnsi="Arial" w:cs="Arial"/>
        </w:rPr>
        <w:t>u gosto muito</w:t>
      </w:r>
      <w:r w:rsidR="00A56D4C" w:rsidRPr="715252DE">
        <w:rPr>
          <w:rFonts w:ascii="Arial" w:hAnsi="Arial" w:cs="Arial"/>
        </w:rPr>
        <w:t xml:space="preserve"> é e</w:t>
      </w:r>
      <w:r w:rsidRPr="715252DE">
        <w:rPr>
          <w:rFonts w:ascii="Arial" w:hAnsi="Arial" w:cs="Arial"/>
        </w:rPr>
        <w:t>sse mundo virtual</w:t>
      </w:r>
      <w:r w:rsidR="00A56D4C" w:rsidRPr="715252DE">
        <w:rPr>
          <w:rFonts w:ascii="Arial" w:hAnsi="Arial" w:cs="Arial"/>
        </w:rPr>
        <w:t xml:space="preserve"> é</w:t>
      </w:r>
      <w:r w:rsidR="04CC805D" w:rsidRPr="715252DE">
        <w:rPr>
          <w:rFonts w:ascii="Arial" w:hAnsi="Arial" w:cs="Arial"/>
        </w:rPr>
        <w:t xml:space="preserve"> p</w:t>
      </w:r>
      <w:r w:rsidR="00A56D4C" w:rsidRPr="715252DE">
        <w:rPr>
          <w:rFonts w:ascii="Arial" w:hAnsi="Arial" w:cs="Arial"/>
        </w:rPr>
        <w:t>orque eu tenho uma grande preocupação com linguagem de divulgação científica</w:t>
      </w:r>
      <w:r w:rsidR="009F7535" w:rsidRPr="715252DE">
        <w:rPr>
          <w:rFonts w:ascii="Arial" w:hAnsi="Arial" w:cs="Arial"/>
        </w:rPr>
        <w:t xml:space="preserve"> s</w:t>
      </w:r>
      <w:r w:rsidR="00A56D4C" w:rsidRPr="715252DE">
        <w:rPr>
          <w:rFonts w:ascii="Arial" w:hAnsi="Arial" w:cs="Arial"/>
        </w:rPr>
        <w:t>abe?</w:t>
      </w:r>
      <w:r w:rsidRPr="715252DE">
        <w:rPr>
          <w:rFonts w:ascii="Arial" w:hAnsi="Arial" w:cs="Arial"/>
        </w:rPr>
        <w:t xml:space="preserve"> Eu</w:t>
      </w:r>
      <w:r w:rsidR="00A56D4C" w:rsidRPr="715252DE">
        <w:rPr>
          <w:rFonts w:ascii="Arial" w:hAnsi="Arial" w:cs="Arial"/>
        </w:rPr>
        <w:t xml:space="preserve"> a</w:t>
      </w:r>
      <w:r w:rsidRPr="715252DE">
        <w:rPr>
          <w:rFonts w:ascii="Arial" w:hAnsi="Arial" w:cs="Arial"/>
        </w:rPr>
        <w:t>té</w:t>
      </w:r>
      <w:r w:rsidR="00A56D4C" w:rsidRPr="715252DE">
        <w:rPr>
          <w:rFonts w:ascii="Arial" w:hAnsi="Arial" w:cs="Arial"/>
        </w:rPr>
        <w:t xml:space="preserve"> a</w:t>
      </w:r>
      <w:r w:rsidRPr="715252DE">
        <w:rPr>
          <w:rFonts w:ascii="Arial" w:hAnsi="Arial" w:cs="Arial"/>
        </w:rPr>
        <w:t>cho</w:t>
      </w:r>
      <w:r w:rsidR="00A56D4C" w:rsidRPr="715252DE">
        <w:rPr>
          <w:rFonts w:ascii="Arial" w:hAnsi="Arial" w:cs="Arial"/>
        </w:rPr>
        <w:t xml:space="preserve"> é</w:t>
      </w:r>
      <w:r w:rsidRPr="715252DE">
        <w:rPr>
          <w:rFonts w:ascii="Arial" w:hAnsi="Arial" w:cs="Arial"/>
        </w:rPr>
        <w:t xml:space="preserve"> </w:t>
      </w:r>
      <w:r w:rsidR="00A56D4C" w:rsidRPr="715252DE">
        <w:rPr>
          <w:rFonts w:ascii="Arial" w:hAnsi="Arial" w:cs="Arial"/>
        </w:rPr>
        <w:t>q</w:t>
      </w:r>
      <w:r w:rsidRPr="715252DE">
        <w:rPr>
          <w:rFonts w:ascii="Arial" w:hAnsi="Arial" w:cs="Arial"/>
        </w:rPr>
        <w:t>ue</w:t>
      </w:r>
      <w:r w:rsidR="009F7535" w:rsidRPr="715252DE">
        <w:rPr>
          <w:rFonts w:ascii="Arial" w:hAnsi="Arial" w:cs="Arial"/>
        </w:rPr>
        <w:t xml:space="preserve"> e</w:t>
      </w:r>
      <w:r w:rsidRPr="715252DE">
        <w:rPr>
          <w:rFonts w:ascii="Arial" w:hAnsi="Arial" w:cs="Arial"/>
        </w:rPr>
        <w:t>sse desprestígio que a educação superior</w:t>
      </w:r>
      <w:r w:rsidR="009F7535" w:rsidRPr="715252DE">
        <w:rPr>
          <w:rFonts w:ascii="Arial" w:hAnsi="Arial" w:cs="Arial"/>
        </w:rPr>
        <w:t>.</w:t>
      </w:r>
    </w:p>
    <w:p w14:paraId="66E5D566" w14:textId="0263AB83" w:rsidR="005376D4" w:rsidRDefault="00172C7C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A ciência teve esse desgoverno aí do </w:t>
      </w:r>
      <w:proofErr w:type="spellStart"/>
      <w:r w:rsidRPr="715252DE">
        <w:rPr>
          <w:rFonts w:ascii="Arial" w:hAnsi="Arial" w:cs="Arial"/>
          <w:lang w:val="pt-BR"/>
        </w:rPr>
        <w:t>bolsonaro</w:t>
      </w:r>
      <w:proofErr w:type="spellEnd"/>
      <w:r w:rsidR="006B2E35" w:rsidRPr="715252DE">
        <w:rPr>
          <w:rFonts w:ascii="Arial" w:hAnsi="Arial" w:cs="Arial"/>
          <w:lang w:val="pt-BR"/>
        </w:rPr>
        <w:t xml:space="preserve"> a</w:t>
      </w:r>
      <w:r w:rsidR="00512454" w:rsidRPr="715252DE">
        <w:rPr>
          <w:rFonts w:ascii="Arial" w:hAnsi="Arial" w:cs="Arial"/>
          <w:lang w:val="pt-BR"/>
        </w:rPr>
        <w:t>h</w:t>
      </w:r>
      <w:r w:rsidR="005376D4" w:rsidRPr="715252DE">
        <w:rPr>
          <w:rFonts w:ascii="Arial" w:hAnsi="Arial" w:cs="Arial"/>
          <w:lang w:val="pt-BR"/>
        </w:rPr>
        <w:t xml:space="preserve"> f</w:t>
      </w:r>
      <w:r w:rsidR="00512454" w:rsidRPr="715252DE">
        <w:rPr>
          <w:rFonts w:ascii="Arial" w:hAnsi="Arial" w:cs="Arial"/>
          <w:lang w:val="pt-BR"/>
        </w:rPr>
        <w:t>oi até por falta</w:t>
      </w:r>
      <w:r w:rsidR="005376D4" w:rsidRPr="715252DE">
        <w:rPr>
          <w:rFonts w:ascii="Arial" w:hAnsi="Arial" w:cs="Arial"/>
          <w:lang w:val="pt-BR"/>
        </w:rPr>
        <w:t xml:space="preserve"> d</w:t>
      </w:r>
      <w:r w:rsidR="00512454" w:rsidRPr="715252DE">
        <w:rPr>
          <w:rFonts w:ascii="Arial" w:hAnsi="Arial" w:cs="Arial"/>
          <w:lang w:val="pt-BR"/>
        </w:rPr>
        <w:t>e melhor compreensão da sociedade</w:t>
      </w:r>
      <w:r w:rsidR="005376D4" w:rsidRPr="715252DE">
        <w:rPr>
          <w:rFonts w:ascii="Arial" w:hAnsi="Arial" w:cs="Arial"/>
          <w:lang w:val="pt-BR"/>
        </w:rPr>
        <w:t xml:space="preserve"> q</w:t>
      </w:r>
      <w:r w:rsidR="00512454" w:rsidRPr="715252DE">
        <w:rPr>
          <w:rFonts w:ascii="Arial" w:hAnsi="Arial" w:cs="Arial"/>
          <w:lang w:val="pt-BR"/>
        </w:rPr>
        <w:t>ue</w:t>
      </w:r>
      <w:r w:rsidR="005376D4" w:rsidRPr="715252DE">
        <w:rPr>
          <w:rFonts w:ascii="Arial" w:hAnsi="Arial" w:cs="Arial"/>
          <w:lang w:val="pt-BR"/>
        </w:rPr>
        <w:t xml:space="preserve"> é</w:t>
      </w:r>
      <w:r w:rsidR="00512454" w:rsidRPr="715252DE">
        <w:rPr>
          <w:rFonts w:ascii="Arial" w:hAnsi="Arial" w:cs="Arial"/>
          <w:lang w:val="pt-BR"/>
        </w:rPr>
        <w:t xml:space="preserve"> </w:t>
      </w:r>
      <w:r w:rsidR="005376D4" w:rsidRPr="715252DE">
        <w:rPr>
          <w:rFonts w:ascii="Arial" w:hAnsi="Arial" w:cs="Arial"/>
          <w:lang w:val="pt-BR"/>
        </w:rPr>
        <w:t>d</w:t>
      </w:r>
      <w:r w:rsidR="00512454" w:rsidRPr="715252DE">
        <w:rPr>
          <w:rFonts w:ascii="Arial" w:hAnsi="Arial" w:cs="Arial"/>
          <w:lang w:val="pt-BR"/>
        </w:rPr>
        <w:t>a linguagem da ciência.</w:t>
      </w:r>
    </w:p>
    <w:p w14:paraId="47BCEB02" w14:textId="3CDF5A83" w:rsidR="00512454" w:rsidRPr="00855DA3" w:rsidRDefault="00512454" w:rsidP="715252DE">
      <w:pPr>
        <w:jc w:val="both"/>
        <w:rPr>
          <w:rFonts w:ascii="Arial" w:hAnsi="Arial" w:cs="Arial"/>
          <w:lang w:val="pt-BR"/>
        </w:rPr>
      </w:pPr>
      <w:r w:rsidRPr="715252DE">
        <w:rPr>
          <w:rFonts w:ascii="Arial" w:hAnsi="Arial" w:cs="Arial"/>
          <w:lang w:val="pt-BR"/>
        </w:rPr>
        <w:t xml:space="preserve"> A </w:t>
      </w:r>
      <w:proofErr w:type="spellStart"/>
      <w:r w:rsidR="005376D4" w:rsidRPr="715252DE">
        <w:rPr>
          <w:rFonts w:ascii="Arial" w:hAnsi="Arial" w:cs="Arial"/>
          <w:lang w:val="pt-BR"/>
        </w:rPr>
        <w:t>ciencia</w:t>
      </w:r>
      <w:proofErr w:type="spellEnd"/>
      <w:r w:rsidR="005376D4" w:rsidRPr="715252DE">
        <w:rPr>
          <w:rFonts w:ascii="Arial" w:hAnsi="Arial" w:cs="Arial"/>
          <w:lang w:val="pt-BR"/>
        </w:rPr>
        <w:t xml:space="preserve"> el</w:t>
      </w:r>
      <w:r w:rsidRPr="715252DE">
        <w:rPr>
          <w:rFonts w:ascii="Arial" w:hAnsi="Arial" w:cs="Arial"/>
          <w:lang w:val="pt-BR"/>
        </w:rPr>
        <w:t>a é muitas vezes arrogante</w:t>
      </w:r>
      <w:r w:rsidR="005376D4" w:rsidRPr="715252DE">
        <w:rPr>
          <w:rFonts w:ascii="Arial" w:hAnsi="Arial" w:cs="Arial"/>
          <w:lang w:val="pt-BR"/>
        </w:rPr>
        <w:t xml:space="preserve"> e </w:t>
      </w:r>
      <w:proofErr w:type="spellStart"/>
      <w:r w:rsidRPr="715252DE">
        <w:rPr>
          <w:rFonts w:ascii="Arial" w:hAnsi="Arial" w:cs="Arial"/>
          <w:lang w:val="pt-BR"/>
        </w:rPr>
        <w:t>la</w:t>
      </w:r>
      <w:proofErr w:type="spellEnd"/>
      <w:r w:rsidRPr="715252DE">
        <w:rPr>
          <w:rFonts w:ascii="Arial" w:hAnsi="Arial" w:cs="Arial"/>
          <w:lang w:val="pt-BR"/>
        </w:rPr>
        <w:t xml:space="preserve"> tem um</w:t>
      </w:r>
      <w:del w:id="13" w:author="iara@nossaterrafirme.com" w:date="2024-07-29T04:47:00Z">
        <w:r w:rsidRPr="715252DE" w:rsidDel="005376D4">
          <w:rPr>
            <w:rFonts w:ascii="Arial" w:hAnsi="Arial" w:cs="Arial"/>
            <w:lang w:val="pt-BR"/>
          </w:rPr>
          <w:delText xml:space="preserve"> </w:delText>
        </w:r>
      </w:del>
      <w:r w:rsidR="005376D4" w:rsidRPr="715252DE">
        <w:rPr>
          <w:rFonts w:ascii="Arial" w:hAnsi="Arial" w:cs="Arial"/>
          <w:lang w:val="pt-BR"/>
        </w:rPr>
        <w:t>a</w:t>
      </w:r>
      <w:r w:rsidR="0C71CE85" w:rsidRPr="715252DE">
        <w:rPr>
          <w:rFonts w:ascii="Arial" w:hAnsi="Arial" w:cs="Arial"/>
          <w:lang w:val="pt-BR"/>
        </w:rPr>
        <w:t xml:space="preserve"> </w:t>
      </w:r>
      <w:r w:rsidRPr="715252DE">
        <w:rPr>
          <w:rFonts w:ascii="Arial" w:hAnsi="Arial" w:cs="Arial"/>
          <w:lang w:val="pt-BR"/>
        </w:rPr>
        <w:t>linguagem própria</w:t>
      </w:r>
      <w:r w:rsidR="005376D4" w:rsidRPr="715252DE">
        <w:rPr>
          <w:rFonts w:ascii="Arial" w:hAnsi="Arial" w:cs="Arial"/>
          <w:lang w:val="pt-BR"/>
        </w:rPr>
        <w:t xml:space="preserve"> q</w:t>
      </w:r>
      <w:r w:rsidRPr="715252DE">
        <w:rPr>
          <w:rFonts w:ascii="Arial" w:hAnsi="Arial" w:cs="Arial"/>
          <w:lang w:val="pt-BR"/>
        </w:rPr>
        <w:t>ue mais aproxima quem está dentro da academia</w:t>
      </w:r>
      <w:r w:rsidR="005376D4" w:rsidRPr="715252DE">
        <w:rPr>
          <w:rFonts w:ascii="Arial" w:hAnsi="Arial" w:cs="Arial"/>
          <w:lang w:val="pt-BR"/>
        </w:rPr>
        <w:t xml:space="preserve"> e</w:t>
      </w:r>
      <w:r w:rsidRPr="715252DE">
        <w:rPr>
          <w:rFonts w:ascii="Arial" w:hAnsi="Arial" w:cs="Arial"/>
          <w:lang w:val="pt-BR"/>
        </w:rPr>
        <w:t xml:space="preserve"> que mais afasta para quem está fora... Então... Eu tenho o hábito</w:t>
      </w:r>
      <w:r w:rsidR="006B2E35" w:rsidRPr="715252DE">
        <w:rPr>
          <w:rFonts w:ascii="Arial" w:hAnsi="Arial" w:cs="Arial"/>
          <w:lang w:val="pt-BR"/>
        </w:rPr>
        <w:t xml:space="preserve"> é d</w:t>
      </w:r>
      <w:r w:rsidRPr="715252DE">
        <w:rPr>
          <w:rFonts w:ascii="Arial" w:hAnsi="Arial" w:cs="Arial"/>
          <w:lang w:val="pt-BR"/>
        </w:rPr>
        <w:t>e participar</w:t>
      </w:r>
      <w:r w:rsidR="006B2E35" w:rsidRPr="715252DE">
        <w:rPr>
          <w:rFonts w:ascii="Arial" w:hAnsi="Arial" w:cs="Arial"/>
          <w:lang w:val="pt-BR"/>
        </w:rPr>
        <w:t xml:space="preserve"> d</w:t>
      </w:r>
      <w:r w:rsidRPr="715252DE">
        <w:rPr>
          <w:rFonts w:ascii="Arial" w:hAnsi="Arial" w:cs="Arial"/>
          <w:lang w:val="pt-BR"/>
        </w:rPr>
        <w:t>e podcast.</w:t>
      </w:r>
    </w:p>
    <w:p w14:paraId="359098E6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7467BFC" w14:textId="51167AA3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360F3083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Que legal...</w:t>
      </w:r>
    </w:p>
    <w:p w14:paraId="7FC4F3BE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1C7BE47" w14:textId="5BF50B90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26DB862E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Mas... Também produzo... Livros... Capítulos... Artigos... Não tenho participado tanto em... E... E... Eventos... Né? Mas...</w:t>
      </w:r>
    </w:p>
    <w:p w14:paraId="4EB76B20" w14:textId="5C26BA64" w:rsidR="00512454" w:rsidRPr="00855DA3" w:rsidRDefault="00512454" w:rsidP="00855DA3">
      <w:pPr>
        <w:jc w:val="both"/>
        <w:rPr>
          <w:rFonts w:ascii="Arial" w:hAnsi="Arial" w:cs="Arial"/>
        </w:rPr>
      </w:pPr>
      <w:r w:rsidRPr="715252DE">
        <w:rPr>
          <w:rFonts w:ascii="Arial" w:hAnsi="Arial" w:cs="Arial"/>
        </w:rPr>
        <w:t>Eu tenho um... Hibridismo aí...  Na... Na educação... No sentido...</w:t>
      </w:r>
    </w:p>
    <w:p w14:paraId="6D959159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1DF604A9" w14:textId="47884F05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021D8EA8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Isso... Eu... Na minha opinião... É muito importante... Né? E tem sido uma estratégia que a gente tem identificado... Muitas... Nas nossas... Nas nossas... É... Nossos entrevistantes também... Das várias áreas... Né?</w:t>
      </w:r>
    </w:p>
    <w:p w14:paraId="42F66C8B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Com essa coisa de realmente... Trazer... Até os... Humanos... Pra que eles possam florescer... E não só os nossos... Na academia... É...</w:t>
      </w:r>
    </w:p>
    <w:p w14:paraId="02AEDC1B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93EA67E" w14:textId="65E2F207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4385E978" w14:textId="52A93C2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Exatamente</w:t>
      </w:r>
      <w:r w:rsidR="00524CAC" w:rsidRPr="00855DA3">
        <w:rPr>
          <w:rFonts w:ascii="Arial" w:hAnsi="Arial" w:cs="Arial"/>
        </w:rPr>
        <w:t xml:space="preserve"> ah</w:t>
      </w:r>
    </w:p>
    <w:p w14:paraId="035A8C2F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3C0AB56" w14:textId="2F3730F3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5179C7ED" w14:textId="0561AC8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Eu vou pular algumas </w:t>
      </w:r>
      <w:r w:rsidR="00DC61C5" w:rsidRPr="00855DA3">
        <w:rPr>
          <w:rFonts w:ascii="Arial" w:hAnsi="Arial" w:cs="Arial"/>
        </w:rPr>
        <w:t>aquí q</w:t>
      </w:r>
      <w:r w:rsidRPr="00855DA3">
        <w:rPr>
          <w:rFonts w:ascii="Arial" w:hAnsi="Arial" w:cs="Arial"/>
        </w:rPr>
        <w:t>ue o senhor já respondeu</w:t>
      </w:r>
      <w:r w:rsidR="00DC61C5" w:rsidRPr="00855DA3">
        <w:rPr>
          <w:rFonts w:ascii="Arial" w:hAnsi="Arial" w:cs="Arial"/>
        </w:rPr>
        <w:t xml:space="preserve"> t</w:t>
      </w:r>
      <w:r w:rsidRPr="00855DA3">
        <w:rPr>
          <w:rFonts w:ascii="Arial" w:hAnsi="Arial" w:cs="Arial"/>
        </w:rPr>
        <w:t>anto por escrito</w:t>
      </w:r>
      <w:r w:rsidR="00DC61C5" w:rsidRPr="00855DA3">
        <w:rPr>
          <w:rFonts w:ascii="Arial" w:hAnsi="Arial" w:cs="Arial"/>
        </w:rPr>
        <w:t xml:space="preserve"> q</w:t>
      </w:r>
      <w:r w:rsidRPr="00855DA3">
        <w:rPr>
          <w:rFonts w:ascii="Arial" w:hAnsi="Arial" w:cs="Arial"/>
        </w:rPr>
        <w:t>uanto</w:t>
      </w:r>
      <w:r w:rsidR="00DC61C5" w:rsidRPr="00855DA3">
        <w:rPr>
          <w:rFonts w:ascii="Arial" w:hAnsi="Arial" w:cs="Arial"/>
        </w:rPr>
        <w:t xml:space="preserve"> é</w:t>
      </w:r>
      <w:r w:rsidRPr="00855DA3">
        <w:rPr>
          <w:rFonts w:ascii="Arial" w:hAnsi="Arial" w:cs="Arial"/>
        </w:rPr>
        <w:t xml:space="preserve"> </w:t>
      </w:r>
      <w:r w:rsidR="00DC61C5" w:rsidRPr="00855DA3">
        <w:rPr>
          <w:rFonts w:ascii="Arial" w:hAnsi="Arial" w:cs="Arial"/>
        </w:rPr>
        <w:t>a</w:t>
      </w:r>
      <w:r w:rsidRPr="00855DA3">
        <w:rPr>
          <w:rFonts w:ascii="Arial" w:hAnsi="Arial" w:cs="Arial"/>
        </w:rPr>
        <w:t>gora</w:t>
      </w:r>
      <w:r w:rsidR="00780011" w:rsidRPr="00855DA3">
        <w:rPr>
          <w:rFonts w:ascii="Arial" w:hAnsi="Arial" w:cs="Arial"/>
        </w:rPr>
        <w:t xml:space="preserve"> v</w:t>
      </w:r>
      <w:r w:rsidRPr="00855DA3">
        <w:rPr>
          <w:rFonts w:ascii="Arial" w:hAnsi="Arial" w:cs="Arial"/>
        </w:rPr>
        <w:t>irgulmente</w:t>
      </w:r>
      <w:r w:rsidR="00780011" w:rsidRPr="00855DA3">
        <w:rPr>
          <w:rFonts w:ascii="Arial" w:hAnsi="Arial" w:cs="Arial"/>
        </w:rPr>
        <w:t xml:space="preserve"> d</w:t>
      </w:r>
      <w:r w:rsidRPr="00855DA3">
        <w:rPr>
          <w:rFonts w:ascii="Arial" w:hAnsi="Arial" w:cs="Arial"/>
        </w:rPr>
        <w:t>e forma muito generosa</w:t>
      </w:r>
      <w:r w:rsidR="00780011" w:rsidRPr="00855DA3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 xml:space="preserve"> queria perguntar assim</w:t>
      </w:r>
      <w:r w:rsidR="00780011" w:rsidRPr="00855DA3">
        <w:rPr>
          <w:rFonts w:ascii="Arial" w:hAnsi="Arial" w:cs="Arial"/>
        </w:rPr>
        <w:t xml:space="preserve"> p</w:t>
      </w:r>
      <w:r w:rsidRPr="00855DA3">
        <w:rPr>
          <w:rFonts w:ascii="Arial" w:hAnsi="Arial" w:cs="Arial"/>
        </w:rPr>
        <w:t>ro senhor</w:t>
      </w:r>
      <w:r w:rsidR="00780011" w:rsidRPr="00855DA3">
        <w:rPr>
          <w:rFonts w:ascii="Arial" w:hAnsi="Arial" w:cs="Arial"/>
        </w:rPr>
        <w:t xml:space="preserve"> a</w:t>
      </w:r>
      <w:r w:rsidRPr="00855DA3">
        <w:rPr>
          <w:rFonts w:ascii="Arial" w:hAnsi="Arial" w:cs="Arial"/>
        </w:rPr>
        <w:t>lém de ti.</w:t>
      </w:r>
    </w:p>
    <w:p w14:paraId="47F7A617" w14:textId="2D008548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lastRenderedPageBreak/>
        <w:t>Quais que são os pesquisadores</w:t>
      </w:r>
      <w:r w:rsidR="00780011" w:rsidRPr="00855DA3">
        <w:rPr>
          <w:rFonts w:ascii="Arial" w:hAnsi="Arial" w:cs="Arial"/>
        </w:rPr>
        <w:t xml:space="preserve"> m</w:t>
      </w:r>
      <w:r w:rsidRPr="00855DA3">
        <w:rPr>
          <w:rFonts w:ascii="Arial" w:hAnsi="Arial" w:cs="Arial"/>
        </w:rPr>
        <w:t>ais relevantes</w:t>
      </w:r>
      <w:r w:rsidR="00780011" w:rsidRPr="00855DA3">
        <w:rPr>
          <w:rFonts w:ascii="Arial" w:hAnsi="Arial" w:cs="Arial"/>
        </w:rPr>
        <w:t xml:space="preserve"> n</w:t>
      </w:r>
      <w:r w:rsidRPr="00855DA3">
        <w:rPr>
          <w:rFonts w:ascii="Arial" w:hAnsi="Arial" w:cs="Arial"/>
        </w:rPr>
        <w:t>a sua área</w:t>
      </w:r>
      <w:r w:rsidR="00780011" w:rsidRPr="00855DA3">
        <w:rPr>
          <w:rFonts w:ascii="Arial" w:hAnsi="Arial" w:cs="Arial"/>
        </w:rPr>
        <w:t xml:space="preserve"> q</w:t>
      </w:r>
      <w:r w:rsidRPr="00855DA3">
        <w:rPr>
          <w:rFonts w:ascii="Arial" w:hAnsi="Arial" w:cs="Arial"/>
        </w:rPr>
        <w:t>ue</w:t>
      </w:r>
      <w:r w:rsidR="00780011" w:rsidRPr="00855DA3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 xml:space="preserve"> senhor recomendaria a gente conversar</w:t>
      </w:r>
      <w:r w:rsidR="00780011" w:rsidRPr="00855DA3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 xml:space="preserve"> também</w:t>
      </w:r>
      <w:r w:rsidR="00780011" w:rsidRPr="00855DA3">
        <w:rPr>
          <w:rFonts w:ascii="Arial" w:hAnsi="Arial" w:cs="Arial"/>
        </w:rPr>
        <w:t xml:space="preserve"> é s</w:t>
      </w:r>
      <w:r w:rsidRPr="00855DA3">
        <w:rPr>
          <w:rFonts w:ascii="Arial" w:hAnsi="Arial" w:cs="Arial"/>
        </w:rPr>
        <w:t>e</w:t>
      </w:r>
      <w:r w:rsidR="00780011" w:rsidRPr="00855DA3">
        <w:rPr>
          <w:rFonts w:ascii="Arial" w:hAnsi="Arial" w:cs="Arial"/>
        </w:rPr>
        <w:t xml:space="preserve"> e</w:t>
      </w:r>
      <w:r w:rsidRPr="00855DA3">
        <w:rPr>
          <w:rFonts w:ascii="Arial" w:hAnsi="Arial" w:cs="Arial"/>
        </w:rPr>
        <w:t>xiste algum tipo de recurso</w:t>
      </w:r>
      <w:r w:rsidR="00780011" w:rsidRPr="00855DA3">
        <w:rPr>
          <w:rFonts w:ascii="Arial" w:hAnsi="Arial" w:cs="Arial"/>
        </w:rPr>
        <w:t xml:space="preserve"> a</w:t>
      </w:r>
      <w:r w:rsidRPr="00855DA3">
        <w:rPr>
          <w:rFonts w:ascii="Arial" w:hAnsi="Arial" w:cs="Arial"/>
        </w:rPr>
        <w:t>dicional...</w:t>
      </w:r>
    </w:p>
    <w:p w14:paraId="02AB95C7" w14:textId="1E897741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Que o senhor consegue mobilizar... Para as suas pesquisas... Ou se realmente é mais essa... O discurso</w:t>
      </w:r>
      <w:r w:rsidR="00524CAC" w:rsidRPr="00855DA3">
        <w:rPr>
          <w:rFonts w:ascii="Arial" w:hAnsi="Arial" w:cs="Arial"/>
        </w:rPr>
        <w:t xml:space="preserve"> o</w:t>
      </w:r>
      <w:r w:rsidRPr="00855DA3">
        <w:rPr>
          <w:rFonts w:ascii="Arial" w:hAnsi="Arial" w:cs="Arial"/>
        </w:rPr>
        <w:t xml:space="preserve"> discurso não</w:t>
      </w:r>
      <w:r w:rsidR="00524CAC" w:rsidRPr="00855DA3">
        <w:rPr>
          <w:rFonts w:ascii="Arial" w:hAnsi="Arial" w:cs="Arial"/>
        </w:rPr>
        <w:t xml:space="preserve"> o</w:t>
      </w:r>
    </w:p>
    <w:p w14:paraId="3A7B2096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09DE99C" w14:textId="19488FB9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75CDF453" w14:textId="57445760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O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da </w:t>
      </w:r>
      <w:r w:rsidRPr="00DD79BB">
        <w:rPr>
          <w:rFonts w:ascii="Arial" w:hAnsi="Arial" w:cs="Arial"/>
          <w:highlight w:val="yellow"/>
        </w:rPr>
        <w:t>Faculdade de Saúde Pública da USP</w:t>
      </w:r>
      <w:r w:rsidRPr="00855DA3">
        <w:rPr>
          <w:rFonts w:ascii="Arial" w:hAnsi="Arial" w:cs="Arial"/>
        </w:rPr>
        <w:t>. Então, tem gente da área da saúde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ue também trabalha com investimentos. Eu tenho trabalhado muito também agora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não é com inteligência artificial, mas são com redes cognitivas. Quando você trabalha com uma grande quantidade de dados.</w:t>
      </w:r>
    </w:p>
    <w:p w14:paraId="74FDC4F0" w14:textId="53F50F38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essas experiências que eu tenho, a grande maioria são dados mais quali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ainda que eu tenha dados quanti, e aí você precisa de máquina boa para você rodar alguns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alguns algoritmos computacionais. Mas, para falar a verdade,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o custeio para mim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é o recurso mais essencial,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porque eu tenho uma perspectiva mais vivencial. Eu gosto de experimentar as coisas, de vivenciar as coisas</w:t>
      </w:r>
      <w:r w:rsidR="00524CAC" w:rsidRPr="00855DA3">
        <w:rPr>
          <w:rFonts w:ascii="Arial" w:hAnsi="Arial" w:cs="Arial"/>
        </w:rPr>
        <w:t xml:space="preserve">, </w:t>
      </w:r>
      <w:r w:rsidRPr="00855DA3">
        <w:rPr>
          <w:rFonts w:ascii="Arial" w:hAnsi="Arial" w:cs="Arial"/>
        </w:rPr>
        <w:t>ainda que o recurso virtual te possibilita estar em vários lugares, mas eu tenho a compreensão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que a presencialidade, a relação humana, ela ainda é essencial, mesmo porque</w:t>
      </w:r>
      <w:r w:rsidR="00524CAC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o homo sapiens sapiens, enquanto mamífero que somos, somos eminentemente sociais.</w:t>
      </w:r>
    </w:p>
    <w:p w14:paraId="467929BE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a fala, os nossos modos de ser humanos, eles só florescem a partir das relações sociais.</w:t>
      </w:r>
    </w:p>
    <w:p w14:paraId="31432FEC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Então, se nascêssemos no meio de macacos seríamos Tarzan, se no meio de lobos seríamos mórgoles.</w:t>
      </w:r>
    </w:p>
    <w:p w14:paraId="7994B9FB" w14:textId="709D726A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Então, as relações sociais, elas são fundamentais. Então, eu enxergo que pontos de </w:t>
      </w:r>
      <w:r w:rsidR="000F28FB" w:rsidRPr="00855DA3">
        <w:rPr>
          <w:rFonts w:ascii="Arial" w:hAnsi="Arial" w:cs="Arial"/>
        </w:rPr>
        <w:t xml:space="preserve">financiamiento </w:t>
      </w:r>
      <w:r w:rsidRPr="00855DA3">
        <w:rPr>
          <w:rFonts w:ascii="Arial" w:hAnsi="Arial" w:cs="Arial"/>
        </w:rPr>
        <w:t>são aquelas que estabelecem para você... aquelas que mais... que criam... que criam redes, mas que fortalecem redes, não é?</w:t>
      </w:r>
    </w:p>
    <w:p w14:paraId="59AFC57F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473887F5" w14:textId="69C01801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5EC48E48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Sim. Incrível. Olha, a combinação dessa conversa é excelente, que a gente teve mais as respostas detalhadas, que o senhor tão generosamente disponibilizou.</w:t>
      </w:r>
    </w:p>
    <w:p w14:paraId="10D32C55" w14:textId="60BB7034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 xml:space="preserve">Então, exatamente o que a gente estava procurando, quero agradecer ao senhor. </w:t>
      </w:r>
      <w:r w:rsidR="00A56D4C" w:rsidRPr="00855DA3">
        <w:rPr>
          <w:rFonts w:ascii="Arial" w:hAnsi="Arial" w:cs="Arial"/>
        </w:rPr>
        <w:t>Em breve estaremos entrando em contato com os próximos passos, vamos ter um seminário de divulgação de resultados, vamos ter publicação final, tudo isso em 2025, ¿não é?</w:t>
      </w:r>
      <w:r w:rsidRPr="00855DA3">
        <w:rPr>
          <w:rFonts w:ascii="Arial" w:hAnsi="Arial" w:cs="Arial"/>
        </w:rPr>
        <w:t xml:space="preserve"> E a ideia é que a gente consiga utilizar essa pesquisa como subsídio técnico para melhorar o acesso, o desenvolvimento, a divulgação e o financiamento de pesquisas</w:t>
      </w:r>
      <w:r w:rsidR="00DC61C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 xml:space="preserve">dentro desse tema, que a gente possa realmente cruzar a fronteira que muitas vezes marginaliza o ecossistema </w:t>
      </w:r>
      <w:r w:rsidR="00A56D4C" w:rsidRPr="00855DA3">
        <w:rPr>
          <w:rFonts w:ascii="Arial" w:hAnsi="Arial" w:cs="Arial"/>
        </w:rPr>
        <w:t>latinoamericano</w:t>
      </w:r>
      <w:r w:rsidRPr="00855DA3">
        <w:rPr>
          <w:rFonts w:ascii="Arial" w:hAnsi="Arial" w:cs="Arial"/>
        </w:rPr>
        <w:t xml:space="preserve"> de pesquisa para realmente trazer tudo o que as nossas contribuições</w:t>
      </w:r>
      <w:r w:rsidR="007638F5" w:rsidRPr="00855DA3">
        <w:rPr>
          <w:rFonts w:ascii="Arial" w:hAnsi="Arial" w:cs="Arial"/>
        </w:rPr>
        <w:t xml:space="preserve"> </w:t>
      </w:r>
      <w:r w:rsidRPr="00855DA3">
        <w:rPr>
          <w:rFonts w:ascii="Arial" w:hAnsi="Arial" w:cs="Arial"/>
        </w:rPr>
        <w:t>têm capacidade de oferecer para o ecossistema para o primeiro plano. Então, muito obrigado para o senhor, boa tarde. Obrigada. A gente conseguiu aqui passar uma hora. Somos dois minutinhos do seu deadline.</w:t>
      </w:r>
    </w:p>
    <w:p w14:paraId="10586DC8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2B784E46" w14:textId="196E9FF3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Carlos Alberto Ciorce</w:t>
      </w:r>
    </w:p>
    <w:p w14:paraId="415FAB3F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Um prazer em conhecer, deixa um abraço aí para o Hugo. E vamos mantendo a interlocução.</w:t>
      </w:r>
    </w:p>
    <w:p w14:paraId="0E39653C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Um abraço fraterno para você.</w:t>
      </w:r>
    </w:p>
    <w:p w14:paraId="4AED5E00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0F3C107A" w14:textId="20C558A1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0E50D012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Grande abraço, doutor. O Hugo está aqui.</w:t>
      </w:r>
    </w:p>
    <w:p w14:paraId="4D4AFB69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509BBFD0" w14:textId="0D9AFA9D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021A7225" w14:textId="1B650F84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E hasta la vista. Perfeito. Tchau</w:t>
      </w:r>
    </w:p>
    <w:p w14:paraId="4B99B847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633F5688" w14:textId="0852206B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0FE78EFA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Tchau, doutor Carlos. Muito obrigada.</w:t>
      </w:r>
    </w:p>
    <w:p w14:paraId="4164D20E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53DB36A1" w14:textId="75D29E85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Carlos Alberto Ciorce</w:t>
      </w:r>
    </w:p>
    <w:p w14:paraId="1BCBACA3" w14:textId="77777777" w:rsidR="00512454" w:rsidRPr="00855DA3" w:rsidRDefault="00512454" w:rsidP="00855DA3">
      <w:pPr>
        <w:jc w:val="both"/>
        <w:rPr>
          <w:rFonts w:ascii="Arial" w:hAnsi="Arial" w:cs="Arial"/>
        </w:rPr>
      </w:pPr>
      <w:r w:rsidRPr="00855DA3">
        <w:rPr>
          <w:rFonts w:ascii="Arial" w:hAnsi="Arial" w:cs="Arial"/>
        </w:rPr>
        <w:t>Um abraço.</w:t>
      </w:r>
    </w:p>
    <w:p w14:paraId="6FAA9D23" w14:textId="77777777" w:rsidR="00512454" w:rsidRPr="00855DA3" w:rsidRDefault="00512454" w:rsidP="00855DA3">
      <w:pPr>
        <w:jc w:val="both"/>
        <w:rPr>
          <w:rFonts w:ascii="Arial" w:hAnsi="Arial" w:cs="Arial"/>
        </w:rPr>
      </w:pPr>
    </w:p>
    <w:p w14:paraId="7F5B4331" w14:textId="416E20F0" w:rsidR="00512454" w:rsidRPr="00855DA3" w:rsidRDefault="00F311F1" w:rsidP="00855D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Iara Vicente</w:t>
      </w:r>
    </w:p>
    <w:p w14:paraId="6BF0937A" w14:textId="6B2DBC30" w:rsidR="00512454" w:rsidRPr="00855DA3" w:rsidRDefault="00512454" w:rsidP="00855DA3">
      <w:pPr>
        <w:jc w:val="both"/>
        <w:rPr>
          <w:rFonts w:ascii="Arial" w:hAnsi="Arial" w:cs="Arial"/>
          <w:lang w:val="en-US"/>
        </w:rPr>
      </w:pPr>
      <w:r w:rsidRPr="00855DA3">
        <w:rPr>
          <w:rFonts w:ascii="Arial" w:hAnsi="Arial" w:cs="Arial"/>
          <w:lang w:val="en-US"/>
        </w:rPr>
        <w:t xml:space="preserve">Um </w:t>
      </w:r>
      <w:proofErr w:type="spellStart"/>
      <w:r w:rsidRPr="00855DA3">
        <w:rPr>
          <w:rFonts w:ascii="Arial" w:hAnsi="Arial" w:cs="Arial"/>
          <w:lang w:val="en-US"/>
        </w:rPr>
        <w:t>abraço</w:t>
      </w:r>
      <w:proofErr w:type="spellEnd"/>
      <w:r w:rsidRPr="00855DA3">
        <w:rPr>
          <w:rFonts w:ascii="Arial" w:hAnsi="Arial" w:cs="Arial"/>
          <w:lang w:val="en-US"/>
        </w:rPr>
        <w:t xml:space="preserve">. Ok, </w:t>
      </w:r>
      <w:proofErr w:type="spellStart"/>
      <w:r w:rsidRPr="00855DA3">
        <w:rPr>
          <w:rFonts w:ascii="Arial" w:hAnsi="Arial" w:cs="Arial"/>
          <w:lang w:val="en-US"/>
        </w:rPr>
        <w:t>mais</w:t>
      </w:r>
      <w:proofErr w:type="spellEnd"/>
      <w:r w:rsidRPr="00855DA3">
        <w:rPr>
          <w:rFonts w:ascii="Arial" w:hAnsi="Arial" w:cs="Arial"/>
          <w:lang w:val="en-US"/>
        </w:rPr>
        <w:t xml:space="preserve"> </w:t>
      </w:r>
      <w:proofErr w:type="spellStart"/>
      <w:r w:rsidRPr="00855DA3">
        <w:rPr>
          <w:rFonts w:ascii="Arial" w:hAnsi="Arial" w:cs="Arial"/>
          <w:lang w:val="en-US"/>
        </w:rPr>
        <w:t>uma</w:t>
      </w:r>
      <w:proofErr w:type="spellEnd"/>
      <w:r w:rsidRPr="00855DA3">
        <w:rPr>
          <w:rFonts w:ascii="Arial" w:hAnsi="Arial" w:cs="Arial"/>
          <w:lang w:val="en-US"/>
        </w:rPr>
        <w:t>.</w:t>
      </w:r>
    </w:p>
    <w:sectPr w:rsidR="00512454" w:rsidRPr="00855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iara@nossaterrafirme.com">
    <w15:presenceInfo w15:providerId="AD" w15:userId="S::urn:spo:guest#iara@nossaterrafirme.com::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54"/>
    <w:rsid w:val="00064E2A"/>
    <w:rsid w:val="000F28FB"/>
    <w:rsid w:val="0012713A"/>
    <w:rsid w:val="00131119"/>
    <w:rsid w:val="00172C7C"/>
    <w:rsid w:val="00176717"/>
    <w:rsid w:val="001C7F75"/>
    <w:rsid w:val="00296E41"/>
    <w:rsid w:val="0032419E"/>
    <w:rsid w:val="00351F63"/>
    <w:rsid w:val="00377D06"/>
    <w:rsid w:val="00512454"/>
    <w:rsid w:val="00513747"/>
    <w:rsid w:val="00524CAC"/>
    <w:rsid w:val="005376D4"/>
    <w:rsid w:val="006A1FBD"/>
    <w:rsid w:val="006B2E35"/>
    <w:rsid w:val="007638F5"/>
    <w:rsid w:val="00780011"/>
    <w:rsid w:val="00822047"/>
    <w:rsid w:val="00855698"/>
    <w:rsid w:val="00855DA3"/>
    <w:rsid w:val="00937686"/>
    <w:rsid w:val="009A3D44"/>
    <w:rsid w:val="009C74F4"/>
    <w:rsid w:val="009E2577"/>
    <w:rsid w:val="009F7535"/>
    <w:rsid w:val="00A042EB"/>
    <w:rsid w:val="00A14F36"/>
    <w:rsid w:val="00A56D4C"/>
    <w:rsid w:val="00AA6D1A"/>
    <w:rsid w:val="00B22CE5"/>
    <w:rsid w:val="00C060D6"/>
    <w:rsid w:val="00C136AE"/>
    <w:rsid w:val="00C2061E"/>
    <w:rsid w:val="00DA0A03"/>
    <w:rsid w:val="00DC61C5"/>
    <w:rsid w:val="00DD79BB"/>
    <w:rsid w:val="00E574BF"/>
    <w:rsid w:val="00F311F1"/>
    <w:rsid w:val="00F3139F"/>
    <w:rsid w:val="00F6045C"/>
    <w:rsid w:val="00FD0B04"/>
    <w:rsid w:val="00FF2E68"/>
    <w:rsid w:val="022E5664"/>
    <w:rsid w:val="04CC805D"/>
    <w:rsid w:val="056F9F9C"/>
    <w:rsid w:val="06B94A78"/>
    <w:rsid w:val="0830B1D9"/>
    <w:rsid w:val="08EE1E8A"/>
    <w:rsid w:val="0A131DBF"/>
    <w:rsid w:val="0A9385A4"/>
    <w:rsid w:val="0ACF12EC"/>
    <w:rsid w:val="0C71CE85"/>
    <w:rsid w:val="0C872102"/>
    <w:rsid w:val="0DFFB0AC"/>
    <w:rsid w:val="0FDA9BF5"/>
    <w:rsid w:val="112469B0"/>
    <w:rsid w:val="122FF924"/>
    <w:rsid w:val="1387098E"/>
    <w:rsid w:val="149C68AC"/>
    <w:rsid w:val="14EA4D44"/>
    <w:rsid w:val="1629F9C1"/>
    <w:rsid w:val="167D54A9"/>
    <w:rsid w:val="1885A998"/>
    <w:rsid w:val="1C3D519A"/>
    <w:rsid w:val="1C84418A"/>
    <w:rsid w:val="1DC90412"/>
    <w:rsid w:val="20D491AB"/>
    <w:rsid w:val="21B647B2"/>
    <w:rsid w:val="287C4DDF"/>
    <w:rsid w:val="294E2683"/>
    <w:rsid w:val="2CC87585"/>
    <w:rsid w:val="2D4EA04F"/>
    <w:rsid w:val="2E1B5033"/>
    <w:rsid w:val="304719AE"/>
    <w:rsid w:val="31A642B6"/>
    <w:rsid w:val="35591899"/>
    <w:rsid w:val="37EB5D98"/>
    <w:rsid w:val="38051D29"/>
    <w:rsid w:val="38EC2D83"/>
    <w:rsid w:val="39351CA0"/>
    <w:rsid w:val="3BDE5CFD"/>
    <w:rsid w:val="3F89247D"/>
    <w:rsid w:val="424CF2A0"/>
    <w:rsid w:val="49A823D6"/>
    <w:rsid w:val="4C31B506"/>
    <w:rsid w:val="4F08F95F"/>
    <w:rsid w:val="52F80D26"/>
    <w:rsid w:val="533EF23D"/>
    <w:rsid w:val="56847DED"/>
    <w:rsid w:val="56EF0310"/>
    <w:rsid w:val="5801A037"/>
    <w:rsid w:val="596C3B96"/>
    <w:rsid w:val="5A1CFE32"/>
    <w:rsid w:val="5AC098B7"/>
    <w:rsid w:val="5B2E864D"/>
    <w:rsid w:val="5F5C657A"/>
    <w:rsid w:val="61E5526D"/>
    <w:rsid w:val="629C66E7"/>
    <w:rsid w:val="646CDDFF"/>
    <w:rsid w:val="6543362A"/>
    <w:rsid w:val="655A468A"/>
    <w:rsid w:val="670D5FAB"/>
    <w:rsid w:val="67F04EE2"/>
    <w:rsid w:val="6AA3B786"/>
    <w:rsid w:val="6CE7544E"/>
    <w:rsid w:val="6FCF32E3"/>
    <w:rsid w:val="715252DE"/>
    <w:rsid w:val="721A32FF"/>
    <w:rsid w:val="735EEA9B"/>
    <w:rsid w:val="749F9A46"/>
    <w:rsid w:val="75B32B86"/>
    <w:rsid w:val="76899714"/>
    <w:rsid w:val="7946C98A"/>
    <w:rsid w:val="7E74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245D"/>
  <w15:chartTrackingRefBased/>
  <w15:docId w15:val="{784BE485-D137-421A-BA07-67E7BE8B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uiPriority w:val="1"/>
    <w:rsid w:val="00B22CE5"/>
  </w:style>
  <w:style w:type="character" w:customStyle="1" w:styleId="eop">
    <w:name w:val="eop"/>
    <w:basedOn w:val="Fuentedeprrafopredeter"/>
    <w:uiPriority w:val="1"/>
    <w:rsid w:val="00B22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10a9c8-0067-48d2-b25f-61503faecee3">
      <Terms xmlns="http://schemas.microsoft.com/office/infopath/2007/PartnerControls"/>
    </lcf76f155ced4ddcb4097134ff3c332f>
    <TaxCatchAll xmlns="a57dc0e5-05aa-463e-a8fb-54667b11f9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BA37A83990149BCBEEC5FE89DEDEB" ma:contentTypeVersion="11" ma:contentTypeDescription="Crear nuevo documento." ma:contentTypeScope="" ma:versionID="9dd47725b16427b845ae3fe8b6689062">
  <xsd:schema xmlns:xsd="http://www.w3.org/2001/XMLSchema" xmlns:xs="http://www.w3.org/2001/XMLSchema" xmlns:p="http://schemas.microsoft.com/office/2006/metadata/properties" xmlns:ns2="9710a9c8-0067-48d2-b25f-61503faecee3" xmlns:ns3="a57dc0e5-05aa-463e-a8fb-54667b11f951" targetNamespace="http://schemas.microsoft.com/office/2006/metadata/properties" ma:root="true" ma:fieldsID="313b0bf9934d394dd3aeecad281da869" ns2:_="" ns3:_="">
    <xsd:import namespace="9710a9c8-0067-48d2-b25f-61503faecee3"/>
    <xsd:import namespace="a57dc0e5-05aa-463e-a8fb-54667b11f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0a9c8-0067-48d2-b25f-61503faec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dc0e5-05aa-463e-a8fb-54667b11f9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5438cc-fd53-44c0-9b9c-342e0d578aa3}" ma:internalName="TaxCatchAll" ma:showField="CatchAllData" ma:web="a57dc0e5-05aa-463e-a8fb-54667b11f9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E682BD-F4C2-45F4-B648-031AE17A5C12}">
  <ds:schemaRefs>
    <ds:schemaRef ds:uri="http://schemas.microsoft.com/office/2006/metadata/properties"/>
    <ds:schemaRef ds:uri="http://schemas.microsoft.com/office/infopath/2007/PartnerControls"/>
    <ds:schemaRef ds:uri="9710a9c8-0067-48d2-b25f-61503faecee3"/>
    <ds:schemaRef ds:uri="a57dc0e5-05aa-463e-a8fb-54667b11f951"/>
  </ds:schemaRefs>
</ds:datastoreItem>
</file>

<file path=customXml/itemProps2.xml><?xml version="1.0" encoding="utf-8"?>
<ds:datastoreItem xmlns:ds="http://schemas.openxmlformats.org/officeDocument/2006/customXml" ds:itemID="{BEF63433-5541-4845-AEEF-0E76ECB07D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E2E6EC-71E6-4ED4-9254-548E137686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10a9c8-0067-48d2-b25f-61503faecee3"/>
    <ds:schemaRef ds:uri="a57dc0e5-05aa-463e-a8fb-54667b11f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4750</Words>
  <Characters>26129</Characters>
  <Application>Microsoft Office Word</Application>
  <DocSecurity>0</DocSecurity>
  <Lines>217</Lines>
  <Paragraphs>61</Paragraphs>
  <ScaleCrop>false</ScaleCrop>
  <Company/>
  <LinksUpToDate>false</LinksUpToDate>
  <CharactersWithSpaces>30818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López González</dc:creator>
  <cp:keywords/>
  <dc:description/>
  <cp:lastModifiedBy>Alberto Hernández Baqueiro</cp:lastModifiedBy>
  <cp:revision>2</cp:revision>
  <dcterms:created xsi:type="dcterms:W3CDTF">2026-07-23T01:00:00Z</dcterms:created>
  <dcterms:modified xsi:type="dcterms:W3CDTF">2026-07-23T01:00:00Z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0x01010085DBA37A83990149BCBEEC5FE89DEDEB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