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C24E12" w14:textId="76C0CBAB" w:rsidR="00EC488C" w:rsidRPr="00EC488C" w:rsidRDefault="00EC488C" w:rsidP="00EC488C">
      <w:pPr>
        <w:jc w:val="center"/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s-MX"/>
        </w:rPr>
        <w:t>Transcrição da entrevista com a Dra. S</w:t>
      </w:r>
      <w:r w:rsidR="00C917A3"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s-MX"/>
        </w:rPr>
        <w:t>ílvia Koller</w:t>
      </w:r>
      <w:r w:rsidR="005F5D0B"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s-MX"/>
        </w:rPr>
        <w:t xml:space="preserve"> </w:t>
      </w:r>
    </w:p>
    <w:p w14:paraId="3439C981" w14:textId="77777777" w:rsidR="00EC488C" w:rsidRPr="00EC488C" w:rsidRDefault="00EC488C" w:rsidP="00EC488C">
      <w:pPr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s-MX"/>
        </w:rPr>
      </w:pPr>
    </w:p>
    <w:p w14:paraId="27F41FD9" w14:textId="17D8687C" w:rsidR="00EC488C" w:rsidRP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lang w:val="es-MX"/>
        </w:rPr>
        <w:t>Nome do entrevistado: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Dra. </w:t>
      </w:r>
      <w:r w:rsidR="00C917A3">
        <w:rPr>
          <w:rFonts w:ascii="Aptos" w:eastAsia="Aptos" w:hAnsi="Aptos" w:cs="Aptos"/>
          <w:color w:val="000000" w:themeColor="text1"/>
          <w:lang w:val="es-MX"/>
        </w:rPr>
        <w:t>Sílvia Koller</w:t>
      </w:r>
    </w:p>
    <w:p w14:paraId="5B769455" w14:textId="38FE6C4B" w:rsidR="00EC488C" w:rsidRP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lang w:val="es-MX"/>
        </w:rPr>
        <w:t>País entrevistado: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</w:t>
      </w:r>
      <w:r w:rsidR="00C917A3">
        <w:rPr>
          <w:rFonts w:ascii="Aptos" w:eastAsia="Aptos" w:hAnsi="Aptos" w:cs="Aptos"/>
          <w:color w:val="000000" w:themeColor="text1"/>
          <w:lang w:val="es-MX"/>
        </w:rPr>
        <w:t>Brasil</w:t>
      </w:r>
    </w:p>
    <w:p w14:paraId="6F256C2C" w14:textId="2CF9045A" w:rsidR="00EC488C" w:rsidRP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lang w:val="es-MX"/>
        </w:rPr>
        <w:t>Data da entrevista: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2</w:t>
      </w:r>
      <w:r w:rsidR="00C917A3">
        <w:rPr>
          <w:rFonts w:ascii="Aptos" w:eastAsia="Aptos" w:hAnsi="Aptos" w:cs="Aptos"/>
          <w:color w:val="000000" w:themeColor="text1"/>
          <w:lang w:val="es-MX"/>
        </w:rPr>
        <w:t>9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de março de 2024</w:t>
      </w:r>
    </w:p>
    <w:p w14:paraId="09B3D863" w14:textId="02DC649E" w:rsidR="00EC488C" w:rsidRP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lang w:val="es-MX"/>
        </w:rPr>
        <w:t>Nome do entrevistador: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Dra. </w:t>
      </w:r>
      <w:r w:rsidR="00F271CB">
        <w:rPr>
          <w:rFonts w:ascii="Aptos" w:eastAsia="Aptos" w:hAnsi="Aptos" w:cs="Aptos"/>
          <w:color w:val="000000" w:themeColor="text1"/>
          <w:lang w:val="es-MX"/>
        </w:rPr>
        <w:t>Iara Vicente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Ven.</w:t>
      </w:r>
    </w:p>
    <w:p w14:paraId="5380FFF1" w14:textId="77777777" w:rsidR="00EC488C" w:rsidRP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lang w:val="es-MX"/>
        </w:rPr>
        <w:t>Duração da entrevista: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00:47:01</w:t>
      </w:r>
    </w:p>
    <w:p w14:paraId="16E7A050" w14:textId="440CB13B" w:rsidR="00EC488C" w:rsidRPr="00EC488C" w:rsidRDefault="00EC488C" w:rsidP="00EC488C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lang w:val="es-MX"/>
        </w:rPr>
        <w:t xml:space="preserve">Nome do assistente: </w:t>
      </w:r>
      <w:r w:rsidR="005330B2" w:rsidRPr="005330B2">
        <w:rPr>
          <w:rFonts w:ascii="Aptos" w:eastAsia="Aptos" w:hAnsi="Aptos" w:cs="Aptos"/>
          <w:color w:val="000000" w:themeColor="text1"/>
          <w:lang w:val="es-MX"/>
        </w:rPr>
        <w:t>Hugo Notario</w:t>
      </w:r>
    </w:p>
    <w:p w14:paraId="4EFDD5C8" w14:textId="1445DFA0" w:rsid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lang w:val="es-MX"/>
        </w:rPr>
        <w:t>Nome do transcritor: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Fernanda Rengifo</w:t>
      </w:r>
    </w:p>
    <w:p w14:paraId="66DC3D54" w14:textId="77777777" w:rsid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0BA3241" w14:textId="279FECC4" w:rsidR="009B7E24" w:rsidRPr="00017EE3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02269D1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>[00:00 - 00:00] </w:t>
      </w:r>
      <w:r w:rsidRPr="009B7E24">
        <w:rPr>
          <w:rFonts w:ascii="Aptos" w:eastAsia="Aptos" w:hAnsi="Aptos" w:cs="Aptos"/>
          <w:color w:val="000000" w:themeColor="text1"/>
          <w:lang w:val="es-MX"/>
        </w:rPr>
        <w:t>Já voltou.</w:t>
      </w:r>
    </w:p>
    <w:p w14:paraId="1E662F8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13A837B" w14:textId="09A068C6" w:rsidR="009B7E24" w:rsidRPr="00017EE3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CD2D5A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>[00:02 - 00:03] </w:t>
      </w:r>
      <w:r w:rsidRPr="009B7E24">
        <w:rPr>
          <w:rFonts w:ascii="Aptos" w:eastAsia="Aptos" w:hAnsi="Aptos" w:cs="Aptos"/>
          <w:color w:val="000000" w:themeColor="text1"/>
          <w:lang w:val="es-MX"/>
        </w:rPr>
        <w:t>Ok, é que estava...</w:t>
      </w:r>
    </w:p>
    <w:p w14:paraId="4F5BEA5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4392688" w14:textId="278D473D" w:rsidR="009B7E24" w:rsidRPr="00017EE3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F87E19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>[00:03 - 00:10] </w:t>
      </w:r>
      <w:r w:rsidRPr="009B7E24">
        <w:rPr>
          <w:rFonts w:ascii="Aptos" w:eastAsia="Aptos" w:hAnsi="Aptos" w:cs="Aptos"/>
          <w:color w:val="000000" w:themeColor="text1"/>
          <w:lang w:val="es-MX"/>
        </w:rPr>
        <w:t>Então, eu estou no Rio de Janeiro, mas eu sou do Acre.</w:t>
      </w:r>
    </w:p>
    <w:p w14:paraId="4AE6EBF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7F78241" w14:textId="7B746908" w:rsidR="009B7E24" w:rsidRPr="00017EE3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0D4CC67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>[00:10 - 00:12] </w:t>
      </w:r>
      <w:r w:rsidRPr="009B7E24">
        <w:rPr>
          <w:rFonts w:ascii="Aptos" w:eastAsia="Aptos" w:hAnsi="Aptos" w:cs="Aptos"/>
          <w:color w:val="000000" w:themeColor="text1"/>
          <w:lang w:val="es-MX"/>
        </w:rPr>
        <w:t>Ah, do Acre, que lindo!</w:t>
      </w:r>
    </w:p>
    <w:p w14:paraId="556593D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4E4D707" w14:textId="06897F8B" w:rsidR="009B7E24" w:rsidRPr="00017EE3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4A19E50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>[00:12 - 00:15]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a gente é de São Paulo. Você já foi?</w:t>
      </w:r>
    </w:p>
    <w:p w14:paraId="5E754F2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56AA226" w14:textId="42A8710E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lastRenderedPageBreak/>
        <w:t>Silvia Koller</w:t>
      </w:r>
    </w:p>
    <w:p w14:paraId="76DB65D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>[00:17 - 00:18] </w:t>
      </w:r>
      <w:r w:rsidRPr="009B7E24">
        <w:rPr>
          <w:rFonts w:ascii="Aptos" w:eastAsia="Aptos" w:hAnsi="Aptos" w:cs="Aptos"/>
          <w:color w:val="000000" w:themeColor="text1"/>
          <w:lang w:val="es-MX"/>
        </w:rPr>
        <w:t>Aonde? No Acre?</w:t>
      </w:r>
    </w:p>
    <w:p w14:paraId="59DFDC3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C106A2B" w14:textId="55C5E84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1CC5F04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>[00:18 - 00:20]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legal! Sim, sim, sim.</w:t>
      </w:r>
    </w:p>
    <w:p w14:paraId="70A09D6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CC353AE" w14:textId="290F8F12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C6E1D5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566909F0">
        <w:rPr>
          <w:rFonts w:ascii="Aptos" w:eastAsia="Aptos" w:hAnsi="Aptos" w:cs="Aptos"/>
          <w:color w:val="0070C0"/>
          <w:lang w:val="es-MX"/>
        </w:rPr>
        <w:t xml:space="preserve">[00:20 - 00:32] </w:t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Fui numa </w:t>
      </w:r>
      <w:commentRangeStart w:id="0"/>
      <w:r w:rsidRPr="566909F0">
        <w:rPr>
          <w:rFonts w:ascii="Aptos" w:eastAsia="Aptos" w:hAnsi="Aptos" w:cs="Aptos"/>
          <w:color w:val="000000" w:themeColor="text1"/>
          <w:highlight w:val="yellow"/>
          <w:lang w:val="es-MX"/>
        </w:rPr>
        <w:t>SBPC</w:t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 e</w:t>
      </w:r>
      <w:commentRangeEnd w:id="0"/>
      <w:r w:rsidRPr="566909F0">
        <w:rPr>
          <w:rStyle w:val="Refdecomentario"/>
          <w:rFonts w:ascii="Aptos" w:eastAsia="Aptos" w:hAnsi="Aptos" w:cs="Aptos"/>
          <w:color w:val="000000" w:themeColor="text1"/>
          <w:sz w:val="24"/>
          <w:szCs w:val="24"/>
          <w:lang w:val="es-MX"/>
        </w:rPr>
        <w:commentReference w:id="0"/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 andei ali na beira do Rio, naqueles lugares de comércio ali,</w:t>
      </w:r>
    </w:p>
    <w:p w14:paraId="3768785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>[00:32 - 00:40] </w:t>
      </w:r>
      <w:r w:rsidRPr="009B7E24">
        <w:rPr>
          <w:rFonts w:ascii="Aptos" w:eastAsia="Aptos" w:hAnsi="Aptos" w:cs="Aptos"/>
          <w:color w:val="000000" w:themeColor="text1"/>
          <w:lang w:val="es-MX"/>
        </w:rPr>
        <w:t>tinha um bar, um mercado, alguma coisa assim. Gostei muito, muito. O Brasil é muito lindo.</w:t>
      </w:r>
    </w:p>
    <w:p w14:paraId="3DDE2E8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>[00:46 - 00:51] </w:t>
      </w:r>
      <w:r w:rsidRPr="009B7E24">
        <w:rPr>
          <w:rFonts w:ascii="Aptos" w:eastAsia="Aptos" w:hAnsi="Aptos" w:cs="Aptos"/>
          <w:color w:val="000000" w:themeColor="text1"/>
          <w:lang w:val="es-MX"/>
        </w:rPr>
        <w:t>Você está travada para mim, a conexão. O Velho é um lugar histórico para a gente, que bacana.</w:t>
      </w:r>
    </w:p>
    <w:p w14:paraId="0FABA10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64C3A11" w14:textId="6D1A13F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55C796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>[00:53 - 00:53] </w:t>
      </w:r>
      <w:r w:rsidRPr="009B7E24">
        <w:rPr>
          <w:rFonts w:ascii="Aptos" w:eastAsia="Aptos" w:hAnsi="Aptos" w:cs="Aptos"/>
          <w:color w:val="000000" w:themeColor="text1"/>
          <w:lang w:val="es-MX"/>
        </w:rPr>
        <w:t>Vamos?</w:t>
      </w:r>
    </w:p>
    <w:p w14:paraId="77ABA0A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E3F9804" w14:textId="28EEE270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8B7877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>[00:55 - 00:57] </w:t>
      </w:r>
      <w:r w:rsidRPr="009B7E24">
        <w:rPr>
          <w:rFonts w:ascii="Aptos" w:eastAsia="Aptos" w:hAnsi="Aptos" w:cs="Aptos"/>
          <w:color w:val="000000" w:themeColor="text1"/>
          <w:lang w:val="es-MX"/>
        </w:rPr>
        <w:t>A sua conexão está muito ruim, Ada.</w:t>
      </w:r>
    </w:p>
    <w:p w14:paraId="73D52BB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3FBB206" w14:textId="0854BC9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9E96B3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>[00:58 - 01:00] </w:t>
      </w:r>
      <w:r w:rsidRPr="009B7E24">
        <w:rPr>
          <w:rFonts w:ascii="Aptos" w:eastAsia="Aptos" w:hAnsi="Aptos" w:cs="Aptos"/>
          <w:color w:val="000000" w:themeColor="text1"/>
          <w:lang w:val="es-MX"/>
        </w:rPr>
        <w:t>Agora vai melhorar, que eu estou só no meu celular.</w:t>
      </w:r>
    </w:p>
    <w:p w14:paraId="0AC3116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8801A32" w14:textId="77E78965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579F8A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>[01:01 - 01:04] </w:t>
      </w:r>
      <w:r w:rsidRPr="009B7E24">
        <w:rPr>
          <w:rFonts w:ascii="Aptos" w:eastAsia="Aptos" w:hAnsi="Aptos" w:cs="Aptos"/>
          <w:color w:val="000000" w:themeColor="text1"/>
          <w:lang w:val="es-MX"/>
        </w:rPr>
        <w:t>Ah, tá. O que você falou? Que é um lugar histórico?</w:t>
      </w:r>
    </w:p>
    <w:p w14:paraId="1346299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5B7564A" w14:textId="1D17D72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575F7B9" w14:textId="4E6988C4" w:rsidR="009B7E24" w:rsidRPr="009B7E24" w:rsidRDefault="009B7E24" w:rsidP="566909F0">
      <w:pPr>
        <w:rPr>
          <w:rFonts w:ascii="Aptos" w:eastAsia="Aptos" w:hAnsi="Aptos" w:cs="Aptos"/>
          <w:color w:val="000000" w:themeColor="text1"/>
          <w:lang w:val="pt-BR"/>
        </w:rPr>
      </w:pPr>
      <w:r w:rsidRPr="566909F0">
        <w:rPr>
          <w:rFonts w:ascii="Aptos" w:eastAsia="Aptos" w:hAnsi="Aptos" w:cs="Aptos"/>
          <w:color w:val="0070C0"/>
          <w:lang w:val="pt-BR"/>
        </w:rPr>
        <w:lastRenderedPageBreak/>
        <w:t xml:space="preserve">[01:06 - 01:17] </w:t>
      </w:r>
      <w:r w:rsidRPr="566909F0">
        <w:rPr>
          <w:rFonts w:ascii="Aptos" w:eastAsia="Aptos" w:hAnsi="Aptos" w:cs="Aptos"/>
          <w:color w:val="000000" w:themeColor="text1"/>
          <w:lang w:val="pt-BR"/>
        </w:rPr>
        <w:t>Que o mercado Velho é um lugar histórico para a gente, porque ele era um lugar...</w:t>
      </w:r>
      <w:commentRangeStart w:id="1"/>
      <w:r w:rsidRPr="566909F0">
        <w:rPr>
          <w:rFonts w:ascii="Aptos" w:eastAsia="Aptos" w:hAnsi="Aptos" w:cs="Aptos"/>
          <w:color w:val="000000" w:themeColor="text1"/>
          <w:lang w:val="pt-BR"/>
        </w:rPr>
        <w:t xml:space="preserve"> </w:t>
      </w:r>
      <w:r w:rsidR="6A0ED8D4" w:rsidRPr="566909F0">
        <w:rPr>
          <w:rFonts w:ascii="Aptos" w:eastAsia="Aptos" w:hAnsi="Aptos" w:cs="Aptos"/>
          <w:color w:val="000000" w:themeColor="text1"/>
          <w:highlight w:val="yellow"/>
          <w:lang w:val="pt-BR"/>
        </w:rPr>
        <w:t xml:space="preserve">Data </w:t>
      </w:r>
      <w:r w:rsidRPr="566909F0">
        <w:rPr>
          <w:rFonts w:ascii="Aptos" w:eastAsia="Aptos" w:hAnsi="Aptos" w:cs="Aptos"/>
          <w:color w:val="000000" w:themeColor="text1"/>
          <w:highlight w:val="yellow"/>
          <w:lang w:val="pt-BR"/>
        </w:rPr>
        <w:t>da Fundação de Rio Branco,</w:t>
      </w:r>
      <w:r w:rsidRPr="566909F0">
        <w:rPr>
          <w:rFonts w:ascii="Aptos" w:eastAsia="Aptos" w:hAnsi="Aptos" w:cs="Aptos"/>
          <w:color w:val="000000" w:themeColor="text1"/>
          <w:lang w:val="pt-BR"/>
        </w:rPr>
        <w:t xml:space="preserve"> </w:t>
      </w:r>
      <w:commentRangeEnd w:id="1"/>
      <w:r w:rsidRPr="566909F0">
        <w:rPr>
          <w:rStyle w:val="Refdecomentario"/>
          <w:rFonts w:ascii="Aptos" w:eastAsia="Aptos" w:hAnsi="Aptos" w:cs="Aptos"/>
          <w:color w:val="000000" w:themeColor="text1"/>
          <w:sz w:val="24"/>
          <w:szCs w:val="24"/>
          <w:lang w:val="pt-BR"/>
        </w:rPr>
        <w:commentReference w:id="1"/>
      </w:r>
      <w:r w:rsidRPr="566909F0">
        <w:rPr>
          <w:rFonts w:ascii="Aptos" w:eastAsia="Aptos" w:hAnsi="Aptos" w:cs="Aptos"/>
          <w:color w:val="000000" w:themeColor="text1"/>
          <w:lang w:val="pt-BR"/>
        </w:rPr>
        <w:t>que é bem recente, né? Daninhos, 56, por aí.</w:t>
      </w:r>
    </w:p>
    <w:p w14:paraId="79AD5FC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[01:17 - 01:30]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Mas que já foi um lugar muito precarizado, um lugar horrível, um lugar que a venda de manteiga é misturada com droga e prostituição. Mas depois... Teve uma política pública muito bacana de reestruturar,</w:t>
      </w:r>
    </w:p>
    <w:p w14:paraId="0B41356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[01:30 - 01:40]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 renovar, e aí, principalmente, foi o mercado Velho que a senhora já conheceu, que já era muito mais adequado.</w:t>
      </w:r>
    </w:p>
    <w:p w14:paraId="5FA9B87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D1641C4" w14:textId="6C82D80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9E5A6D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[01:40 - 01:44] </w:t>
      </w:r>
      <w:r w:rsidRPr="009B7E24">
        <w:rPr>
          <w:rFonts w:ascii="Aptos" w:eastAsia="Aptos" w:hAnsi="Aptos" w:cs="Aptos"/>
          <w:color w:val="000000" w:themeColor="text1"/>
          <w:lang w:val="es-MX"/>
        </w:rPr>
        <w:t>Tá bom. Você não vai me chamar de senhora, né? Por favor.</w:t>
      </w:r>
    </w:p>
    <w:p w14:paraId="6A3E472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23C2364" w14:textId="3EC5F06A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0826A21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[01:45 - 01:46]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Não, isso é costume regional, tá?</w:t>
      </w:r>
    </w:p>
    <w:p w14:paraId="4D24785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B2A49E0" w14:textId="70E7A525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7060D1C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[01:48 - 01:52] </w:t>
      </w:r>
      <w:r w:rsidRPr="009B7E24">
        <w:rPr>
          <w:rFonts w:ascii="Aptos" w:eastAsia="Aptos" w:hAnsi="Aptos" w:cs="Aptos"/>
          <w:color w:val="000000" w:themeColor="text1"/>
          <w:lang w:val="es-MX"/>
        </w:rPr>
        <w:t>Tá bom. Mas não precisa, somos colegas.</w:t>
      </w:r>
    </w:p>
    <w:p w14:paraId="4D5D342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BA6D374" w14:textId="337F0A58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1A0AB25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[01:52 - 01:53]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Mas eu vou te chamar de doutora, então.</w:t>
      </w:r>
    </w:p>
    <w:p w14:paraId="2768FCC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1B69FE9" w14:textId="7616249E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56216EE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[01:54 - 01:56] </w:t>
      </w:r>
      <w:r w:rsidRPr="009B7E24">
        <w:rPr>
          <w:rFonts w:ascii="Aptos" w:eastAsia="Aptos" w:hAnsi="Aptos" w:cs="Aptos"/>
          <w:color w:val="000000" w:themeColor="text1"/>
          <w:lang w:val="es-MX"/>
        </w:rPr>
        <w:t>Ah, imagina. Olha, eu queria agradecer muito.</w:t>
      </w:r>
    </w:p>
    <w:p w14:paraId="5BA89C2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E7AE419" w14:textId="7BCB076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B8D76C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[01:56 - 02:09] </w:t>
      </w:r>
      <w:r w:rsidRPr="009B7E24">
        <w:rPr>
          <w:rFonts w:ascii="Aptos" w:eastAsia="Aptos" w:hAnsi="Aptos" w:cs="Aptos"/>
          <w:color w:val="000000" w:themeColor="text1"/>
          <w:lang w:val="es-MX"/>
        </w:rPr>
        <w:t>Pela sua disponibilidade para a entrevista, a gente tem o seu trabalho como uma das referências que apareceu, inclusive, do ponto de vista nas nossas métricas quant e qual.</w:t>
      </w:r>
    </w:p>
    <w:p w14:paraId="7D13DA6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lastRenderedPageBreak/>
        <w:t xml:space="preserve">[02:10 - 02:19]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Então, para a gente ouvir essas perspectivas será muito importante. Só um pouquinho sobre essa pesquisa e sobre mim, né? Eu sou socióloga, formada pela </w:t>
      </w:r>
      <w:r w:rsidRPr="00290D4C">
        <w:rPr>
          <w:rFonts w:ascii="Aptos" w:eastAsia="Aptos" w:hAnsi="Aptos" w:cs="Aptos"/>
          <w:color w:val="000000" w:themeColor="text1"/>
          <w:highlight w:val="yellow"/>
          <w:lang w:val="es-MX"/>
        </w:rPr>
        <w:t>Universidade de Brasília,</w:t>
      </w:r>
    </w:p>
    <w:p w14:paraId="7DAEC7A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[02:20 - 02:32]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tenho mestrado em administração pública com ênfase em ciência e política ambiental pela </w:t>
      </w:r>
      <w:r w:rsidRPr="00290D4C">
        <w:rPr>
          <w:rFonts w:ascii="Aptos" w:eastAsia="Aptos" w:hAnsi="Aptos" w:cs="Aptos"/>
          <w:color w:val="000000" w:themeColor="text1"/>
          <w:highlight w:val="yellow"/>
          <w:lang w:val="es-MX"/>
        </w:rPr>
        <w:t>Columbia University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. Então, eu lidero uma empresa de consultoria chamada </w:t>
      </w:r>
      <w:r w:rsidRPr="00290D4C">
        <w:rPr>
          <w:rFonts w:ascii="Aptos" w:eastAsia="Aptos" w:hAnsi="Aptos" w:cs="Aptos"/>
          <w:color w:val="000000" w:themeColor="text1"/>
          <w:highlight w:val="yellow"/>
          <w:lang w:val="es-MX"/>
        </w:rPr>
        <w:t>Nossa Terra Firme</w:t>
      </w:r>
      <w:r w:rsidRPr="009B7E24">
        <w:rPr>
          <w:rFonts w:ascii="Aptos" w:eastAsia="Aptos" w:hAnsi="Aptos" w:cs="Aptos"/>
          <w:color w:val="000000" w:themeColor="text1"/>
          <w:lang w:val="es-MX"/>
        </w:rPr>
        <w:t>, a gente é especializada em inovação do ponto de vista decolonial.</w:t>
      </w:r>
    </w:p>
    <w:p w14:paraId="352F60D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[02:33 - 02:41] </w:t>
      </w:r>
      <w:r w:rsidRPr="009B7E24">
        <w:rPr>
          <w:rFonts w:ascii="Aptos" w:eastAsia="Aptos" w:hAnsi="Aptos" w:cs="Aptos"/>
          <w:color w:val="000000" w:themeColor="text1"/>
          <w:lang w:val="es-MX"/>
        </w:rPr>
        <w:t>Uma das frentes é a pesquisa aplicada. Nessa frente, estamos atendendo a tecnológica de Monterey, nessa pesquisa sobre florescimento humano,</w:t>
      </w:r>
    </w:p>
    <w:p w14:paraId="75A1D61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[02:41 - 02:50]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vai cobrir todos os países da América Latina. A gente quer aqui ver como que esses temas que gravitam em torno desse grande guarda-chuva</w:t>
      </w:r>
    </w:p>
    <w:p w14:paraId="5CA00C7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[02:50 - 03:00] </w:t>
      </w:r>
      <w:r w:rsidRPr="009B7E24">
        <w:rPr>
          <w:rFonts w:ascii="Aptos" w:eastAsia="Aptos" w:hAnsi="Aptos" w:cs="Aptos"/>
          <w:color w:val="000000" w:themeColor="text1"/>
          <w:lang w:val="es-MX"/>
        </w:rPr>
        <w:t>do florescimento humano realmente interagem com a realidade dos pesquisadores. Os pesquisadores brasileiros, porque é um ecossistema ainda em transformação</w:t>
      </w:r>
    </w:p>
    <w:p w14:paraId="030B543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[03:00 - 03:12] </w:t>
      </w:r>
      <w:r w:rsidRPr="009B7E24">
        <w:rPr>
          <w:rFonts w:ascii="Aptos" w:eastAsia="Aptos" w:hAnsi="Aptos" w:cs="Aptos"/>
          <w:color w:val="000000" w:themeColor="text1"/>
          <w:lang w:val="es-MX"/>
        </w:rPr>
        <w:t>em que há muitas distorções, há muitas redundâncias de financiamento. A gente quer ouvir quem está na ponta para poder entender o que é esse ecossistema, como é que a gente pode melhorar. Está bem? Está bem.</w:t>
      </w:r>
    </w:p>
    <w:p w14:paraId="64AA04F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[03:13 - 03:19] </w:t>
      </w:r>
      <w:r w:rsidRPr="009B7E24">
        <w:rPr>
          <w:rFonts w:ascii="Aptos" w:eastAsia="Aptos" w:hAnsi="Aptos" w:cs="Aptos"/>
          <w:color w:val="000000" w:themeColor="text1"/>
          <w:lang w:val="es-MX"/>
        </w:rPr>
        <w:t>Eu queria só confirmar com a senhora, a senhora já se aposentou, né, doutora?</w:t>
      </w:r>
    </w:p>
    <w:p w14:paraId="698E3D4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0D25FDC" w14:textId="5499BF8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71B426D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[03:19 - 03:32]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Sim, eu me aposentei em 2018 da Universidade, na </w:t>
      </w:r>
      <w:r w:rsidRPr="005473DB">
        <w:rPr>
          <w:rFonts w:ascii="Aptos" w:eastAsia="Aptos" w:hAnsi="Aptos" w:cs="Aptos"/>
          <w:color w:val="000000" w:themeColor="text1"/>
          <w:highlight w:val="yellow"/>
          <w:lang w:val="es-MX"/>
        </w:rPr>
        <w:t>Universidade Federal do Rio Grande do Sul</w:t>
      </w:r>
      <w:r w:rsidRPr="009B7E24">
        <w:rPr>
          <w:rFonts w:ascii="Aptos" w:eastAsia="Aptos" w:hAnsi="Aptos" w:cs="Aptos"/>
          <w:color w:val="000000" w:themeColor="text1"/>
          <w:lang w:val="es-MX"/>
        </w:rPr>
        <w:t>, e aí me mantive conectada. Eu tenho duas afiliações, na verdade, com a...</w:t>
      </w:r>
    </w:p>
    <w:p w14:paraId="27427DC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[03:32 - 03:42]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Eu tive ainda, depois de aposentada, com a </w:t>
      </w:r>
      <w:r w:rsidRPr="005473DB">
        <w:rPr>
          <w:rFonts w:ascii="Aptos" w:eastAsia="Aptos" w:hAnsi="Aptos" w:cs="Aptos"/>
          <w:color w:val="000000" w:themeColor="text1"/>
          <w:highlight w:val="yellow"/>
          <w:lang w:val="es-MX"/>
        </w:rPr>
        <w:t>Universidade Federal de Rio Grande,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 que é uma universidade na cidade de Rio Grande, bem ao sul,</w:t>
      </w:r>
    </w:p>
    <w:p w14:paraId="3CE0821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[03:42 - 03:53] </w:t>
      </w:r>
      <w:r w:rsidRPr="009B7E24">
        <w:rPr>
          <w:rFonts w:ascii="Aptos" w:eastAsia="Aptos" w:hAnsi="Aptos" w:cs="Aptos"/>
          <w:color w:val="000000" w:themeColor="text1"/>
          <w:lang w:val="es-MX"/>
        </w:rPr>
        <w:t>porque eu tinha a bolsa de pesquisadora 1A do CNPq, e eu precisava ter uma conexão. E eu não fui...</w:t>
      </w:r>
    </w:p>
    <w:p w14:paraId="0BEB0EFD" w14:textId="38254A77" w:rsidR="009B7E24" w:rsidRPr="009B7E24" w:rsidRDefault="009B7E24" w:rsidP="566909F0">
      <w:pPr>
        <w:rPr>
          <w:rFonts w:ascii="Aptos" w:eastAsia="Aptos" w:hAnsi="Aptos" w:cs="Aptos"/>
          <w:color w:val="000000" w:themeColor="text1"/>
          <w:lang w:val="pt-BR"/>
        </w:rPr>
      </w:pPr>
      <w:r w:rsidRPr="566909F0">
        <w:rPr>
          <w:rFonts w:ascii="Aptos" w:eastAsia="Aptos" w:hAnsi="Aptos" w:cs="Aptos"/>
          <w:color w:val="0070C0"/>
          <w:lang w:val="pt-BR"/>
        </w:rPr>
        <w:t xml:space="preserve">[03:53 - 03:58] </w:t>
      </w:r>
      <w:r w:rsidRPr="566909F0">
        <w:rPr>
          <w:rFonts w:ascii="Aptos" w:eastAsia="Aptos" w:hAnsi="Aptos" w:cs="Aptos"/>
          <w:color w:val="000000" w:themeColor="text1"/>
          <w:lang w:val="pt-BR"/>
        </w:rPr>
        <w:t xml:space="preserve">Eu não fiquei na </w:t>
      </w:r>
      <w:ins w:id="2" w:author="iara@nossaterrafirme.com" w:date="2024-07-17T08:07:00Z">
        <w:r w:rsidR="19972910" w:rsidRPr="566909F0">
          <w:rPr>
            <w:rFonts w:ascii="Aptos" w:eastAsia="Aptos" w:hAnsi="Aptos" w:cs="Aptos"/>
            <w:color w:val="000000" w:themeColor="text1"/>
            <w:lang w:val="pt-BR"/>
          </w:rPr>
          <w:t>UFRGS</w:t>
        </w:r>
      </w:ins>
      <w:del w:id="3" w:author="iara@nossaterrafirme.com" w:date="2024-07-17T08:07:00Z">
        <w:r w:rsidRPr="566909F0" w:rsidDel="009B7E24">
          <w:rPr>
            <w:rFonts w:ascii="Aptos" w:eastAsia="Aptos" w:hAnsi="Aptos" w:cs="Aptos"/>
            <w:color w:val="000000" w:themeColor="text1"/>
            <w:highlight w:val="yellow"/>
            <w:lang w:val="pt-BR"/>
          </w:rPr>
          <w:delText>URCS</w:delText>
        </w:r>
      </w:del>
      <w:r w:rsidRPr="566909F0">
        <w:rPr>
          <w:rFonts w:ascii="Aptos" w:eastAsia="Aptos" w:hAnsi="Aptos" w:cs="Aptos"/>
          <w:color w:val="000000" w:themeColor="text1"/>
          <w:lang w:val="pt-BR"/>
        </w:rPr>
        <w:t xml:space="preserve">, na </w:t>
      </w:r>
      <w:r w:rsidRPr="566909F0">
        <w:rPr>
          <w:rFonts w:ascii="Aptos" w:eastAsia="Aptos" w:hAnsi="Aptos" w:cs="Aptos"/>
          <w:color w:val="000000" w:themeColor="text1"/>
          <w:highlight w:val="yellow"/>
          <w:lang w:val="pt-BR"/>
        </w:rPr>
        <w:t>Federal do Rio Grande do Sul, em Porto Alegre</w:t>
      </w:r>
      <w:r w:rsidRPr="566909F0">
        <w:rPr>
          <w:rFonts w:ascii="Aptos" w:eastAsia="Aptos" w:hAnsi="Aptos" w:cs="Aptos"/>
          <w:color w:val="000000" w:themeColor="text1"/>
          <w:lang w:val="pt-BR"/>
        </w:rPr>
        <w:t>.</w:t>
      </w:r>
    </w:p>
    <w:p w14:paraId="53AAAB9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[04:00 - 04:08]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E eu tenho uma conexão até hoje com a </w:t>
      </w:r>
      <w:r w:rsidRPr="005473DB">
        <w:rPr>
          <w:rFonts w:ascii="Aptos" w:eastAsia="Aptos" w:hAnsi="Aptos" w:cs="Aptos"/>
          <w:color w:val="000000" w:themeColor="text1"/>
          <w:highlight w:val="yellow"/>
          <w:lang w:val="es-MX"/>
        </w:rPr>
        <w:t>Northwest University da África do Sul.</w:t>
      </w:r>
    </w:p>
    <w:p w14:paraId="5585BC1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lastRenderedPageBreak/>
        <w:t xml:space="preserve">[04:09 - 04:17] </w:t>
      </w:r>
      <w:r w:rsidRPr="009B7E24">
        <w:rPr>
          <w:rFonts w:ascii="Aptos" w:eastAsia="Aptos" w:hAnsi="Aptos" w:cs="Aptos"/>
          <w:color w:val="000000" w:themeColor="text1"/>
          <w:lang w:val="es-MX"/>
        </w:rPr>
        <w:t>Eu tenho lá um cargo de professora extraordinária, que eles chamam,</w:t>
      </w:r>
    </w:p>
    <w:p w14:paraId="068D77F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[04:17 - 04:23]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é um título honorífico, como seria um professor emérito, alguma coisa assim, né?</w:t>
      </w:r>
    </w:p>
    <w:p w14:paraId="7C407F7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[04:23 - 04:35] </w:t>
      </w:r>
      <w:r w:rsidRPr="009B7E24">
        <w:rPr>
          <w:rFonts w:ascii="Aptos" w:eastAsia="Aptos" w:hAnsi="Aptos" w:cs="Aptos"/>
          <w:color w:val="000000" w:themeColor="text1"/>
          <w:lang w:val="es-MX"/>
        </w:rPr>
        <w:t>Do Brasil, e então eu tenho colaborado com eles, em termos de publicações e tal, e toda a minha publicação, que agora é muito escassa, muito pouca,</w:t>
      </w:r>
    </w:p>
    <w:p w14:paraId="5166192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>[04:35 - 04:42]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porque eu realmente me aposentei, mas vai com o nome da </w:t>
      </w:r>
      <w:r w:rsidRPr="005473DB">
        <w:rPr>
          <w:rFonts w:ascii="Aptos" w:eastAsia="Aptos" w:hAnsi="Aptos" w:cs="Aptos"/>
          <w:color w:val="000000" w:themeColor="text1"/>
          <w:highlight w:val="yellow"/>
          <w:lang w:val="es-MX"/>
        </w:rPr>
        <w:t>Northwest University.</w:t>
      </w:r>
    </w:p>
    <w:p w14:paraId="54DF8D7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F42CCB9" w14:textId="77875121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0B49B6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[04:46 - 04:52]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quais são os departamentos, na URCS e na Northwest, que a senhora estava afiliada diretamente?</w:t>
      </w:r>
    </w:p>
    <w:p w14:paraId="0BBB12E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2D179F2" w14:textId="3C4FA0C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593FF1B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[04:53 - 05:04] </w:t>
      </w:r>
      <w:r w:rsidRPr="009B7E24">
        <w:rPr>
          <w:rFonts w:ascii="Aptos" w:eastAsia="Aptos" w:hAnsi="Aptos" w:cs="Aptos"/>
          <w:color w:val="000000" w:themeColor="text1"/>
          <w:lang w:val="es-MX"/>
        </w:rPr>
        <w:t>Exatamente na Psicologia, nas duas federais brasileiras, e na Northwest, eu tenho uma...</w:t>
      </w:r>
    </w:p>
    <w:p w14:paraId="0528A0D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[05:04 - 05:13] </w:t>
      </w:r>
      <w:r w:rsidRPr="009B7E24">
        <w:rPr>
          <w:rFonts w:ascii="Aptos" w:eastAsia="Aptos" w:hAnsi="Aptos" w:cs="Aptos"/>
          <w:color w:val="000000" w:themeColor="text1"/>
          <w:lang w:val="es-MX"/>
        </w:rPr>
        <w:t>Existe um centro que chama Optentia, eu posso te mandar por escrito depois, mais detalhes? Tá legal. Tá?</w:t>
      </w:r>
    </w:p>
    <w:p w14:paraId="02AE59A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[05:14 - 05:23]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esse centro é que congrega pesquisadores das áreas de psicologia e outras humanas, mas também de psicologia.</w:t>
      </w:r>
    </w:p>
    <w:p w14:paraId="75B137F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[05:23 - 05:29]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Mas, principalmente, psicologia em torno da pesquisa que eles vêm desenvolvendo.</w:t>
      </w:r>
    </w:p>
    <w:p w14:paraId="2ABC438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[05:29 - 05:38] </w:t>
      </w:r>
      <w:r w:rsidRPr="009B7E24">
        <w:rPr>
          <w:rFonts w:ascii="Aptos" w:eastAsia="Aptos" w:hAnsi="Aptos" w:cs="Aptos"/>
          <w:color w:val="000000" w:themeColor="text1"/>
          <w:lang w:val="es-MX"/>
        </w:rPr>
        <w:t>Antes da pandemia, eu ia todo ano lá dar aula e seminários e outros eventos, mas agora,</w:t>
      </w:r>
    </w:p>
    <w:p w14:paraId="1377E30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[05:38 - 05:44]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depois da pandemia, a gente ainda não retomou, mas eu continuo vinculada com eles, trabalhando com eles.</w:t>
      </w:r>
    </w:p>
    <w:p w14:paraId="794D012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A31C97A" w14:textId="4A73C268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030B097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[05:45 - 05:53] </w:t>
      </w:r>
      <w:r w:rsidRPr="009B7E24">
        <w:rPr>
          <w:rFonts w:ascii="Aptos" w:eastAsia="Aptos" w:hAnsi="Aptos" w:cs="Aptos"/>
          <w:color w:val="000000" w:themeColor="text1"/>
          <w:lang w:val="es-MX"/>
        </w:rPr>
        <w:t>Incrível. Maravilha. Doutora, a senhora pode me contar um pouquinho, assim, sobre a sua pesquisa mais recente,</w:t>
      </w:r>
    </w:p>
    <w:p w14:paraId="5977D4C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lastRenderedPageBreak/>
        <w:t xml:space="preserve">[05:53 - 06:06]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a pesquisa histórica também, né, tanto os seus interesses atuais quanto os que definiram a sua carreira. Como é que a senhora entende que esses temas estão relacionados à temática do florescimento humano?</w:t>
      </w:r>
    </w:p>
    <w:p w14:paraId="652AC45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[06:06 - 06:17] </w:t>
      </w:r>
      <w:r w:rsidRPr="009B7E24">
        <w:rPr>
          <w:rFonts w:ascii="Aptos" w:eastAsia="Aptos" w:hAnsi="Aptos" w:cs="Aptos"/>
          <w:color w:val="000000" w:themeColor="text1"/>
          <w:lang w:val="es-MX"/>
        </w:rPr>
        <w:t>Compreendendo o florescimento humano como esse processo pessoal e consciente que faz indivíduos terem melhores condições de se relacionarem consigo mesmos, com o ecossistema onde eles habitam e com as suas comunidades.</w:t>
      </w:r>
    </w:p>
    <w:p w14:paraId="34BC0E1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D761859" w14:textId="7F6CA36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690CF7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B7E24">
        <w:rPr>
          <w:rFonts w:ascii="Aptos" w:eastAsia="Aptos" w:hAnsi="Aptos" w:cs="Aptos"/>
          <w:color w:val="000000" w:themeColor="text1"/>
          <w:lang w:val="es-MX"/>
        </w:rPr>
        <w:t>[06:19 - 06:3</w:t>
      </w:r>
      <w:r w:rsidRPr="009F2CC8">
        <w:rPr>
          <w:rFonts w:ascii="Aptos" w:eastAsia="Aptos" w:hAnsi="Aptos" w:cs="Aptos"/>
          <w:color w:val="0070C0"/>
          <w:lang w:val="es-MX"/>
        </w:rPr>
        <w:t xml:space="preserve">0] </w:t>
      </w:r>
      <w:r w:rsidRPr="009B7E24">
        <w:rPr>
          <w:rFonts w:ascii="Aptos" w:eastAsia="Aptos" w:hAnsi="Aptos" w:cs="Aptos"/>
          <w:color w:val="000000" w:themeColor="text1"/>
          <w:lang w:val="es-MX"/>
        </w:rPr>
        <w:t>Então, Yara, isso é uma longa história, na verdade, né? Quanto mais a gente vive, mais longa a história fica, mas eu, desde o início da minha pesquisa</w:t>
      </w:r>
    </w:p>
    <w:p w14:paraId="1C731C5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[06:31 - 06:44] </w:t>
      </w:r>
      <w:r w:rsidRPr="009B7E24">
        <w:rPr>
          <w:rFonts w:ascii="Aptos" w:eastAsia="Aptos" w:hAnsi="Aptos" w:cs="Aptos"/>
          <w:color w:val="000000" w:themeColor="text1"/>
          <w:lang w:val="es-MX"/>
        </w:rPr>
        <w:t>em psicologia, eu sempre tive duas preocupações, assim, fundamentais. Primeiro é fazer uma pesquisa científica, né, dentro do rigor da ciência, ou seja,</w:t>
      </w:r>
    </w:p>
    <w:p w14:paraId="0712D38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[06:44 - 06:53] </w:t>
      </w:r>
      <w:r w:rsidRPr="009B7E24">
        <w:rPr>
          <w:rFonts w:ascii="Aptos" w:eastAsia="Aptos" w:hAnsi="Aptos" w:cs="Aptos"/>
          <w:color w:val="000000" w:themeColor="text1"/>
          <w:lang w:val="es-MX"/>
        </w:rPr>
        <w:t>nada disso é verdade, tudo é transitório e vai se modificando ao longo do tempo, né? Então... O que garantia...</w:t>
      </w:r>
    </w:p>
    <w:p w14:paraId="7848C18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[06:53 - 06:59]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eu me abria para novas perspectivas à medida que eu ia estudando, né?</w:t>
      </w:r>
    </w:p>
    <w:p w14:paraId="1A35EED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[06:59 - 07:07] </w:t>
      </w:r>
      <w:r w:rsidRPr="009B7E24">
        <w:rPr>
          <w:rFonts w:ascii="Aptos" w:eastAsia="Aptos" w:hAnsi="Aptos" w:cs="Aptos"/>
          <w:color w:val="000000" w:themeColor="text1"/>
          <w:lang w:val="es-MX"/>
        </w:rPr>
        <w:t>E, além de eu mesma estudar, eu agregava pesquisadores em torno de mim, né?</w:t>
      </w:r>
    </w:p>
    <w:p w14:paraId="2218F6B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[07:08 - 07:20] </w:t>
      </w:r>
      <w:r w:rsidRPr="009B7E24">
        <w:rPr>
          <w:rFonts w:ascii="Aptos" w:eastAsia="Aptos" w:hAnsi="Aptos" w:cs="Aptos"/>
          <w:color w:val="000000" w:themeColor="text1"/>
          <w:lang w:val="es-MX"/>
        </w:rPr>
        <w:t>No sentido de, tanto de formação, que eram alunos de mestrado, doutorado, outros pesquisadores nacionais e internacionais, mas assim, que a gente pudesse fazer alguma pesquisa que</w:t>
      </w:r>
    </w:p>
    <w:p w14:paraId="32BCA17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[07:20 - 07:32] </w:t>
      </w:r>
      <w:r w:rsidRPr="009B7E24">
        <w:rPr>
          <w:rFonts w:ascii="Aptos" w:eastAsia="Aptos" w:hAnsi="Aptos" w:cs="Aptos"/>
          <w:color w:val="000000" w:themeColor="text1"/>
          <w:lang w:val="es-MX"/>
        </w:rPr>
        <w:t>tivesse relevância científica. E... Para, principalmente, promover o nome do Brasil fora do próprio Brasil, tá?</w:t>
      </w:r>
    </w:p>
    <w:p w14:paraId="098A4E4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[07:32 - 07:38] </w:t>
      </w:r>
      <w:r w:rsidRPr="009B7E24">
        <w:rPr>
          <w:rFonts w:ascii="Aptos" w:eastAsia="Aptos" w:hAnsi="Aptos" w:cs="Aptos"/>
          <w:color w:val="000000" w:themeColor="text1"/>
          <w:lang w:val="es-MX"/>
        </w:rPr>
        <w:t>Eu sempre tive essa preocupação, isso eu aprendi com a minha orientadora de mestrado, né?</w:t>
      </w:r>
    </w:p>
    <w:p w14:paraId="19E9FF0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[07:38 - 07:49]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eu sempre fiquei muito, eu vou dizer, humble, mas também orgulhosa de ser, às vezes, e</w:t>
      </w:r>
    </w:p>
    <w:p w14:paraId="40E914A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[07:49 - 08:00] </w:t>
      </w:r>
      <w:r w:rsidRPr="009B7E24">
        <w:rPr>
          <w:rFonts w:ascii="Aptos" w:eastAsia="Aptos" w:hAnsi="Aptos" w:cs="Aptos"/>
          <w:color w:val="000000" w:themeColor="text1"/>
          <w:lang w:val="es-MX"/>
        </w:rPr>
        <w:t>muitas vezes, e na maioria das vezes, a única brasileira que eu conheço que tem um nome, né? Do Brasil, falando na psicologia brasileira. Tá? Então, a parte científica.</w:t>
      </w:r>
    </w:p>
    <w:p w14:paraId="48C9CFC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>[08:00 - 08:05] </w:t>
      </w:r>
      <w:r w:rsidRPr="009B7E24">
        <w:rPr>
          <w:rFonts w:ascii="Aptos" w:eastAsia="Aptos" w:hAnsi="Aptos" w:cs="Aptos"/>
          <w:color w:val="000000" w:themeColor="text1"/>
          <w:lang w:val="es-MX"/>
        </w:rPr>
        <w:t>A outra parte era sempre uma parte de relevância social. Tá?</w:t>
      </w:r>
    </w:p>
    <w:p w14:paraId="0134532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lastRenderedPageBreak/>
        <w:t xml:space="preserve">[08:05 - 08:17] </w:t>
      </w:r>
      <w:r w:rsidRPr="009B7E24">
        <w:rPr>
          <w:rFonts w:ascii="Aptos" w:eastAsia="Aptos" w:hAnsi="Aptos" w:cs="Aptos"/>
          <w:color w:val="000000" w:themeColor="text1"/>
          <w:lang w:val="es-MX"/>
        </w:rPr>
        <w:t>Eu tirei o sono de algumas dúzias de pessoas que vinham conversar comigo sobre a pesquisa que queriam fazer e a minha pergunta era, e para que serve isso?</w:t>
      </w:r>
    </w:p>
    <w:p w14:paraId="1AB4F7F7" w14:textId="77777777" w:rsidR="009B7E24" w:rsidRPr="00CC37BA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C37BA">
        <w:rPr>
          <w:rFonts w:ascii="Aptos" w:eastAsia="Aptos" w:hAnsi="Aptos" w:cs="Aptos"/>
          <w:color w:val="0070C0"/>
          <w:lang w:val="es-MX"/>
        </w:rPr>
        <w:t xml:space="preserve">[08:19 - 08:19] </w:t>
      </w:r>
      <w:r w:rsidRPr="00CC37BA">
        <w:rPr>
          <w:rFonts w:ascii="Aptos" w:eastAsia="Aptos" w:hAnsi="Aptos" w:cs="Aptos"/>
          <w:color w:val="000000" w:themeColor="text1"/>
          <w:lang w:val="es-MX"/>
        </w:rPr>
        <w:t>Tá?</w:t>
      </w:r>
    </w:p>
    <w:p w14:paraId="2B996E63" w14:textId="77777777" w:rsidR="009B7E24" w:rsidRPr="00CC37BA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82C9386" w14:textId="36075F13" w:rsidR="009B7E24" w:rsidRPr="00CC37BA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124411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C37BA">
        <w:rPr>
          <w:rFonts w:ascii="Aptos" w:eastAsia="Aptos" w:hAnsi="Aptos" w:cs="Aptos"/>
          <w:color w:val="0070C0"/>
          <w:lang w:val="es-MX"/>
        </w:rPr>
        <w:t xml:space="preserve">[08:20 - 08:33] </w:t>
      </w:r>
      <w:r w:rsidRPr="00CC37BA">
        <w:rPr>
          <w:rFonts w:ascii="Aptos" w:eastAsia="Aptos" w:hAnsi="Aptos" w:cs="Aptos"/>
          <w:color w:val="000000" w:themeColor="text1"/>
          <w:lang w:val="es-MX"/>
        </w:rPr>
        <w:t xml:space="preserve">E... </w:t>
      </w:r>
      <w:r w:rsidRPr="009B7E24">
        <w:rPr>
          <w:rFonts w:ascii="Aptos" w:eastAsia="Aptos" w:hAnsi="Aptos" w:cs="Aptos"/>
          <w:color w:val="000000" w:themeColor="text1"/>
          <w:lang w:val="es-MX"/>
        </w:rPr>
        <w:t>E... isso sempre foi um aspecto fundamental para mim. A pesquisa que eu faço tem que servir para alguma coisa. E servir para, principalmente,</w:t>
      </w:r>
    </w:p>
    <w:p w14:paraId="06E0E44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t xml:space="preserve">[08:34 - 08:45] </w:t>
      </w:r>
      <w:r w:rsidRPr="009B7E24">
        <w:rPr>
          <w:rFonts w:ascii="Aptos" w:eastAsia="Aptos" w:hAnsi="Aptos" w:cs="Aptos"/>
          <w:color w:val="000000" w:themeColor="text1"/>
          <w:lang w:val="es-MX"/>
        </w:rPr>
        <w:t>uma vez que a gente estava lidando com seres humanos, para melhorar a qualidade de vida das pessoas. Então, nesse percurso, eu comecei trabalhando com desenvolvimento moral,</w:t>
      </w:r>
    </w:p>
    <w:p w14:paraId="7CA2F72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t xml:space="preserve">[08:48 - 08:58] </w:t>
      </w:r>
      <w:r w:rsidRPr="009B7E24">
        <w:rPr>
          <w:rFonts w:ascii="Aptos" w:eastAsia="Aptos" w:hAnsi="Aptos" w:cs="Aptos"/>
          <w:color w:val="000000" w:themeColor="text1"/>
          <w:lang w:val="es-MX"/>
        </w:rPr>
        <w:t>lá atrás, no meu mestrado, dentro do desenvolvimento moral, eu já naveguei na direção</w:t>
      </w:r>
    </w:p>
    <w:p w14:paraId="12F047D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t xml:space="preserve">[08:58 - 09:07]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 um desenvolvimento moral pró-social, ou seja, dentro de uma perspectiva mais positiva e construtiva.</w:t>
      </w:r>
    </w:p>
    <w:p w14:paraId="2700F79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t xml:space="preserve">[09:09 - 09:21] </w:t>
      </w:r>
      <w:r w:rsidRPr="009B7E24">
        <w:rPr>
          <w:rFonts w:ascii="Aptos" w:eastAsia="Aptos" w:hAnsi="Aptos" w:cs="Aptos"/>
          <w:color w:val="000000" w:themeColor="text1"/>
          <w:lang w:val="es-MX"/>
        </w:rPr>
        <w:t>E, a partir daí, eu comecei a me interessar, até porque eu fui morar nos Estados Unidos e comecei a ter uma perspectiva de olhar para o Brasil desde...</w:t>
      </w:r>
    </w:p>
    <w:p w14:paraId="6B28538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t xml:space="preserve">[09:22 - 09:35] </w:t>
      </w:r>
      <w:r w:rsidRPr="009B7E24">
        <w:rPr>
          <w:rFonts w:ascii="Aptos" w:eastAsia="Aptos" w:hAnsi="Aptos" w:cs="Aptos"/>
          <w:color w:val="000000" w:themeColor="text1"/>
          <w:lang w:val="es-MX"/>
        </w:rPr>
        <w:t>outro lugar, com os problemas sociais que a gente vivia. E a psicologia tinha um viés, na verdade,</w:t>
      </w:r>
    </w:p>
    <w:p w14:paraId="0519F1F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t xml:space="preserve">[09:35 - 09:45] </w:t>
      </w:r>
      <w:r w:rsidRPr="009B7E24">
        <w:rPr>
          <w:rFonts w:ascii="Aptos" w:eastAsia="Aptos" w:hAnsi="Aptos" w:cs="Aptos"/>
          <w:color w:val="000000" w:themeColor="text1"/>
          <w:lang w:val="es-MX"/>
        </w:rPr>
        <w:t>se a gente pode chamar assim, muito da doença, do que não deu certo, dos problemas sociais.</w:t>
      </w:r>
    </w:p>
    <w:p w14:paraId="4F64249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t xml:space="preserve">[09:47 - 09:57] </w:t>
      </w:r>
      <w:r w:rsidRPr="009B7E24">
        <w:rPr>
          <w:rFonts w:ascii="Aptos" w:eastAsia="Aptos" w:hAnsi="Aptos" w:cs="Aptos"/>
          <w:color w:val="000000" w:themeColor="text1"/>
          <w:lang w:val="es-MX"/>
        </w:rPr>
        <w:t>Ah, vamos... Como é que as pessoas diziam? Vamos problematizar. E eu não queria problematizar, eu queria solucionar, tá?</w:t>
      </w:r>
    </w:p>
    <w:p w14:paraId="4FDC6D8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>[09:57 - 10:08] </w:t>
      </w:r>
      <w:r w:rsidRPr="009B7E24">
        <w:rPr>
          <w:rFonts w:ascii="Aptos" w:eastAsia="Aptos" w:hAnsi="Aptos" w:cs="Aptos"/>
          <w:color w:val="000000" w:themeColor="text1"/>
          <w:lang w:val="es-MX"/>
        </w:rPr>
        <w:t>Assim, é bastante otimista e pretencioso, mas eu era jovem, né? Naquele tempo, eu acreditava mais do que hoje em dia. E, dentro dessa perspectiva,</w:t>
      </w:r>
    </w:p>
    <w:p w14:paraId="5661ADA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>[10:08 - 10:18] </w:t>
      </w:r>
      <w:r w:rsidRPr="009B7E24">
        <w:rPr>
          <w:rFonts w:ascii="Aptos" w:eastAsia="Aptos" w:hAnsi="Aptos" w:cs="Aptos"/>
          <w:color w:val="000000" w:themeColor="text1"/>
          <w:lang w:val="es-MX"/>
        </w:rPr>
        <w:t>eu conheci o que muitos pesquisadores chamam de psicologia positiva. E a psicologia positiva, que eu não gosto desse nome, tá?</w:t>
      </w:r>
    </w:p>
    <w:p w14:paraId="7C4EC31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>[10:18 - 10:29] </w:t>
      </w:r>
      <w:r w:rsidRPr="009B7E24">
        <w:rPr>
          <w:rFonts w:ascii="Aptos" w:eastAsia="Aptos" w:hAnsi="Aptos" w:cs="Aptos"/>
          <w:color w:val="000000" w:themeColor="text1"/>
          <w:lang w:val="es-MX"/>
        </w:rPr>
        <w:t>Eu acho que não existe psicologia negativa e positiva, eu acho que foi um dito num congresso, e que virou moda,</w:t>
      </w:r>
    </w:p>
    <w:p w14:paraId="749E4B4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>[10:29 - 10:41]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mas, assim, é sempre uma perspectiva de como a gente poderia estudar os aspectos saudáveis do desenvolvimento humano. E esses aspectos saudáveis,</w:t>
      </w:r>
    </w:p>
    <w:p w14:paraId="77B9BBA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lastRenderedPageBreak/>
        <w:t xml:space="preserve">[10:41 - 10:54] </w:t>
      </w:r>
      <w:r w:rsidRPr="009B7E24">
        <w:rPr>
          <w:rFonts w:ascii="Aptos" w:eastAsia="Aptos" w:hAnsi="Aptos" w:cs="Aptos"/>
          <w:color w:val="000000" w:themeColor="text1"/>
          <w:lang w:val="es-MX"/>
        </w:rPr>
        <w:t>como é que a gente poderia promover esses aspectos saudáveis? E foi por aí que eu entrei com interesse na área então de resiliência, né?</w:t>
      </w:r>
    </w:p>
    <w:p w14:paraId="2B5FE03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>[10:54 - 11:05] </w:t>
      </w:r>
      <w:r w:rsidRPr="009B7E24">
        <w:rPr>
          <w:rFonts w:ascii="Aptos" w:eastAsia="Aptos" w:hAnsi="Aptos" w:cs="Aptos"/>
          <w:color w:val="000000" w:themeColor="text1"/>
          <w:lang w:val="es-MX"/>
        </w:rPr>
        <w:t>O primeiro artigo sobre resiliência publicado no Brasil, que hoje é uma palavra super da moda, né? O primeiro artigo publicado em psicologia, em ciências humanas,</w:t>
      </w:r>
    </w:p>
    <w:p w14:paraId="18285D0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>[11:06 - 11:17] </w:t>
      </w:r>
      <w:r w:rsidRPr="009B7E24">
        <w:rPr>
          <w:rFonts w:ascii="Aptos" w:eastAsia="Aptos" w:hAnsi="Aptos" w:cs="Aptos"/>
          <w:color w:val="000000" w:themeColor="text1"/>
          <w:lang w:val="es-MX"/>
        </w:rPr>
        <w:t>foi eu e o professor Caldi Lutz, que publicamos numa revista... Eu tenho que achar, eu não me lembro de cabeça, mas... Numa revista científica.</w:t>
      </w:r>
    </w:p>
    <w:p w14:paraId="5F862D0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>[11:17 - 11:29] </w:t>
      </w:r>
      <w:r w:rsidRPr="009B7E24">
        <w:rPr>
          <w:rFonts w:ascii="Aptos" w:eastAsia="Aptos" w:hAnsi="Aptos" w:cs="Aptos"/>
          <w:color w:val="000000" w:themeColor="text1"/>
          <w:lang w:val="es-MX"/>
        </w:rPr>
        <w:t>E, dentro da resiliência, né? Sempre essa perspectiva de florescer, de ir à frente, de procurar aspectos positivos, saudáveis. E aí, eu te digo, assim,</w:t>
      </w:r>
    </w:p>
    <w:p w14:paraId="397A9B6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>[11:29 - 11:39] </w:t>
      </w:r>
      <w:r w:rsidRPr="009B7E24">
        <w:rPr>
          <w:rFonts w:ascii="Aptos" w:eastAsia="Aptos" w:hAnsi="Aptos" w:cs="Aptos"/>
          <w:color w:val="000000" w:themeColor="text1"/>
          <w:lang w:val="es-MX"/>
        </w:rPr>
        <w:t>eu trabalhei com crianças em situação de rua, largamente, pode ver na minha produção, assim, a gente tem muitos estudos, tem um livro, inclusive,</w:t>
      </w:r>
    </w:p>
    <w:p w14:paraId="2FA8457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>[11:40 - 11:47]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chama Endereço Desconhecido, que são uma compilação... Você tá me ouvindo?</w:t>
      </w:r>
    </w:p>
    <w:p w14:paraId="657D9C8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EEBC184" w14:textId="5549F35B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556B94D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>[11:49 - 11:54]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Quando a senhora falou do livro, né? Deu uma tremidinha aqui, pode só voltar essa frase, porque a gente...</w:t>
      </w:r>
    </w:p>
    <w:p w14:paraId="1B398BD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9B6967E" w14:textId="7E9AD535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CB81C0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>[11:55 - 12:07] </w:t>
      </w:r>
      <w:r w:rsidRPr="009B7E24">
        <w:rPr>
          <w:rFonts w:ascii="Aptos" w:eastAsia="Aptos" w:hAnsi="Aptos" w:cs="Aptos"/>
          <w:color w:val="000000" w:themeColor="text1"/>
          <w:lang w:val="es-MX"/>
        </w:rPr>
        <w:t>Congelou a tela. Chama Endereço Desconhecido, esse livro tem só alguns exemplares, porque a editora acabou quebrando, mas não foi por causa do meu livro.</w:t>
      </w:r>
    </w:p>
    <w:p w14:paraId="7E17A0C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>[12:10 - 12:22]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tem muitas publicações nessa área, inclusive, até bastante recentes, porque o estudo com crianças em situação de rua foi bastante desenvolvido.</w:t>
      </w:r>
    </w:p>
    <w:p w14:paraId="6B804F5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>[12:22 - 12:34] </w:t>
      </w:r>
      <w:r w:rsidRPr="009B7E24">
        <w:rPr>
          <w:rFonts w:ascii="Aptos" w:eastAsia="Aptos" w:hAnsi="Aptos" w:cs="Aptos"/>
          <w:color w:val="000000" w:themeColor="text1"/>
          <w:lang w:val="es-MX"/>
        </w:rPr>
        <w:t>Teve um momento que diminuiu muito a população de rua, felizmente, mas agora voltou tudo de novo. Tá um horror, tá um horror, aqui em Porto Alegre tá, assim,</w:t>
      </w:r>
    </w:p>
    <w:p w14:paraId="347043B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>[12:34 - 12:42] </w:t>
      </w:r>
      <w:r w:rsidRPr="009B7E24">
        <w:rPr>
          <w:rFonts w:ascii="Aptos" w:eastAsia="Aptos" w:hAnsi="Aptos" w:cs="Aptos"/>
          <w:color w:val="000000" w:themeColor="text1"/>
          <w:lang w:val="es-MX"/>
        </w:rPr>
        <w:t>cada esquina uma criança, uma loucura isso. Bom, alguém tem que fazer, porque agora eu não faço mais.</w:t>
      </w:r>
    </w:p>
    <w:p w14:paraId="51E2F3F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>[12:46 - 12:57] </w:t>
      </w:r>
      <w:r w:rsidRPr="009B7E24">
        <w:rPr>
          <w:rFonts w:ascii="Aptos" w:eastAsia="Aptos" w:hAnsi="Aptos" w:cs="Aptos"/>
          <w:color w:val="000000" w:themeColor="text1"/>
          <w:lang w:val="es-MX"/>
        </w:rPr>
        <w:t>Com o estudo das crianças, né? Em situação de rua, o que aconteceu? A gente teve que ir na direção das famílias dessas crianças.</w:t>
      </w:r>
    </w:p>
    <w:p w14:paraId="0AB50EF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lastRenderedPageBreak/>
        <w:t xml:space="preserve">[12:57 - 13:06]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indo na direção das famílias dessas crianças, a gente começou a estudar outras questões que a gente chama de situação de risco, né?</w:t>
      </w:r>
    </w:p>
    <w:p w14:paraId="5F0BC5D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>[13:08 - 13:18] </w:t>
      </w:r>
      <w:r w:rsidRPr="009B7E24">
        <w:rPr>
          <w:rFonts w:ascii="Aptos" w:eastAsia="Aptos" w:hAnsi="Aptos" w:cs="Aptos"/>
          <w:color w:val="000000" w:themeColor="text1"/>
          <w:lang w:val="es-MX"/>
        </w:rPr>
        <w:t>Abuso sexual, abuso psicológico, abusos, assédios morais e outros problemas. Né?</w:t>
      </w:r>
    </w:p>
    <w:p w14:paraId="61B2889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>[13:18 - 13:27]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eu fui me agrupando com colegas e estudantes e tal que se interessavam pelo tema. Né? E...</w:t>
      </w:r>
    </w:p>
    <w:p w14:paraId="192F433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>[13:28 - 13:40]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aí fui ampliando, não só a perspectiva social que a gente tava lidando, mas também as questões de faixas etárias.</w:t>
      </w:r>
    </w:p>
    <w:p w14:paraId="4531F1C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>[13:40 - 13:52] </w:t>
      </w:r>
      <w:r w:rsidRPr="009B7E24">
        <w:rPr>
          <w:rFonts w:ascii="Aptos" w:eastAsia="Aptos" w:hAnsi="Aptos" w:cs="Aptos"/>
          <w:color w:val="000000" w:themeColor="text1"/>
          <w:lang w:val="es-MX"/>
        </w:rPr>
        <w:t>Então, a gente trabalhava com qualquer faixa etária, com trabalhadores, com idosos, com adultos e etc. Né? Então, foi um pouco nessa direção, assim.</w:t>
      </w:r>
    </w:p>
    <w:p w14:paraId="2814B7C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>[13:52 - 14:04]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Mas sempre com essas perspectivas, né? Mais científica, social, de relevância e saudável, digamos assim,</w:t>
      </w:r>
    </w:p>
    <w:p w14:paraId="3DDC3E3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>[14:04 - 14:08] </w:t>
      </w:r>
      <w:r w:rsidRPr="009B7E24">
        <w:rPr>
          <w:rFonts w:ascii="Aptos" w:eastAsia="Aptos" w:hAnsi="Aptos" w:cs="Aptos"/>
          <w:color w:val="000000" w:themeColor="text1"/>
          <w:lang w:val="es-MX"/>
        </w:rPr>
        <w:t>pra não usar a palavra positiva. Né? Que eu não gosto muito...</w:t>
      </w:r>
    </w:p>
    <w:p w14:paraId="454C934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5BB2B4B" w14:textId="40FA65B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1878929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[14:08 - 14:17] </w:t>
      </w:r>
      <w:r w:rsidRPr="009B7E24">
        <w:rPr>
          <w:rFonts w:ascii="Aptos" w:eastAsia="Aptos" w:hAnsi="Aptos" w:cs="Aptos"/>
          <w:color w:val="000000" w:themeColor="text1"/>
          <w:lang w:val="es-MX"/>
        </w:rPr>
        <w:t>Nossa, eu não sei se eu vou te ouvir. Eu sou do campo de História Oral, né? Dentro da Sociologia. Então, assim, a forma como a senhora vai colocando, né?</w:t>
      </w:r>
    </w:p>
    <w:p w14:paraId="649BB8F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[14:17 - 14:26] </w:t>
      </w:r>
      <w:r w:rsidRPr="009B7E24">
        <w:rPr>
          <w:rFonts w:ascii="Aptos" w:eastAsia="Aptos" w:hAnsi="Aptos" w:cs="Aptos"/>
          <w:color w:val="000000" w:themeColor="text1"/>
          <w:lang w:val="es-MX"/>
        </w:rPr>
        <w:t>Podem ser muito representativas desse campo em si, né? Científico, social, de relevância e positivo.</w:t>
      </w:r>
    </w:p>
    <w:p w14:paraId="4513B1F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[14:27 - 14:36]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 uma síntese incrível, assim, que vai inspirar muita gente. Agradeço muito. Ah, obrigada. Deixa eu te perguntar, assim, nesse processo,</w:t>
      </w:r>
    </w:p>
    <w:p w14:paraId="1F9F79E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[14:37 - 14:47] </w:t>
      </w:r>
      <w:r w:rsidRPr="009B7E24">
        <w:rPr>
          <w:rFonts w:ascii="Aptos" w:eastAsia="Aptos" w:hAnsi="Aptos" w:cs="Aptos"/>
          <w:color w:val="000000" w:themeColor="text1"/>
          <w:lang w:val="es-MX"/>
        </w:rPr>
        <w:t>tanto o histórico quanto essas pesquisas mais recentes, né? Já nesses seus vínculos com...</w:t>
      </w:r>
    </w:p>
    <w:p w14:paraId="44150BC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[14:47 - 14:59]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A UFGS e com a </w:t>
      </w:r>
      <w:r w:rsidRPr="004B24BC">
        <w:rPr>
          <w:rFonts w:ascii="Aptos" w:eastAsia="Aptos" w:hAnsi="Aptos" w:cs="Aptos"/>
          <w:color w:val="000000" w:themeColor="text1"/>
          <w:highlight w:val="yellow"/>
          <w:lang w:val="es-MX"/>
        </w:rPr>
        <w:t>Universidade da África do Sul</w:t>
      </w:r>
      <w:r w:rsidRPr="009B7E24">
        <w:rPr>
          <w:rFonts w:ascii="Aptos" w:eastAsia="Aptos" w:hAnsi="Aptos" w:cs="Aptos"/>
          <w:color w:val="000000" w:themeColor="text1"/>
          <w:lang w:val="es-MX"/>
        </w:rPr>
        <w:t>. Como é que a doutora escolhe os seus tópicos de pesquisa? Como é que é esse processo de curadoria?</w:t>
      </w:r>
    </w:p>
    <w:p w14:paraId="7670CDB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090E72E" w14:textId="2C47273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201B9B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[15:00 - 15:11] </w:t>
      </w:r>
      <w:r w:rsidRPr="009B7E24">
        <w:rPr>
          <w:rFonts w:ascii="Aptos" w:eastAsia="Aptos" w:hAnsi="Aptos" w:cs="Aptos"/>
          <w:color w:val="000000" w:themeColor="text1"/>
          <w:lang w:val="es-MX"/>
        </w:rPr>
        <w:t>Então, na verdade, eu fui me agregando com pessoas que conheciam alguma coisa do trabalho que eu vinha desenvolvendo</w:t>
      </w:r>
    </w:p>
    <w:p w14:paraId="073F3BF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lastRenderedPageBreak/>
        <w:t xml:space="preserve">[15:11 - 15:23]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que vinham com novas ideias, tá? Assim, num olhar mais geral do meu trabalho, ele é bastante amplo, né?</w:t>
      </w:r>
    </w:p>
    <w:p w14:paraId="1FEC1DF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[15:23 - 15:35] </w:t>
      </w:r>
      <w:r w:rsidRPr="009B7E24">
        <w:rPr>
          <w:rFonts w:ascii="Aptos" w:eastAsia="Aptos" w:hAnsi="Aptos" w:cs="Aptos"/>
          <w:color w:val="000000" w:themeColor="text1"/>
          <w:lang w:val="es-MX"/>
        </w:rPr>
        <w:t>Tem temas bem variados. Porque eu vinha... As pessoas vinham para mim e diziam, ah, eu gostei daquilo que eu li, mas o meu interesse é trabalhar com idosos institucionalizados.</w:t>
      </w:r>
    </w:p>
    <w:p w14:paraId="40465F2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[15:36 - 15:45] </w:t>
      </w:r>
      <w:r w:rsidRPr="009B7E24">
        <w:rPr>
          <w:rFonts w:ascii="Aptos" w:eastAsia="Aptos" w:hAnsi="Aptos" w:cs="Aptos"/>
          <w:color w:val="000000" w:themeColor="text1"/>
          <w:lang w:val="es-MX"/>
        </w:rPr>
        <w:t>Ah, o meu interesse é trabalhar com a perspectiva que as pessoas têm do... Depois da morte, até isso. Né? Ah...</w:t>
      </w:r>
    </w:p>
    <w:p w14:paraId="66BD2D8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[15:45 - 15:52] </w:t>
      </w:r>
      <w:r w:rsidRPr="009B7E24">
        <w:rPr>
          <w:rFonts w:ascii="Aptos" w:eastAsia="Aptos" w:hAnsi="Aptos" w:cs="Aptos"/>
          <w:color w:val="000000" w:themeColor="text1"/>
          <w:lang w:val="es-MX"/>
        </w:rPr>
        <w:t>A minha ideia é trabalhar com as relações mãe-filho</w:t>
      </w:r>
    </w:p>
    <w:p w14:paraId="0287EC5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[15:53 - 16:04] </w:t>
      </w:r>
      <w:r w:rsidRPr="009B7E24">
        <w:rPr>
          <w:rFonts w:ascii="Aptos" w:eastAsia="Aptos" w:hAnsi="Aptos" w:cs="Aptos"/>
          <w:color w:val="000000" w:themeColor="text1"/>
          <w:lang w:val="es-MX"/>
        </w:rPr>
        <w:t>lá na gestação e a prevenção de doenças e tal. E como é que a gente pode juntar essas duas coisas.</w:t>
      </w:r>
    </w:p>
    <w:p w14:paraId="3382486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[16:04 - 16:15]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eu sempre dizia para os meus colaboradores, olha, o negócio é o seguinte, eu não sei tudo, tá? Se tu quer trabalhar comigo, nós vamos trabalhar.</w:t>
      </w:r>
    </w:p>
    <w:p w14:paraId="281F805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[16:15 - 16:27]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Nós vamos trocar, né? Eu vou aprender contigo, tu vai me ensinar sobre o tema do teu interesse e eu vou te ensinar metodologia, escrita científica,</w:t>
      </w:r>
    </w:p>
    <w:p w14:paraId="5B8C596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[16:27 - 16:38] </w:t>
      </w:r>
      <w:r w:rsidRPr="009B7E24">
        <w:rPr>
          <w:rFonts w:ascii="Aptos" w:eastAsia="Aptos" w:hAnsi="Aptos" w:cs="Aptos"/>
          <w:color w:val="000000" w:themeColor="text1"/>
          <w:lang w:val="es-MX"/>
        </w:rPr>
        <w:t>como é que se faz pesquisa, como é que a gente promove a psicologia e a ciência fora do país e no país, né?</w:t>
      </w:r>
    </w:p>
    <w:p w14:paraId="324FD58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[16:38 - 16:49]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outras cositas mais, né? As coisas do dia a dia da pesquisa científica. Então, a gente agregava interesses, né? Porque...</w:t>
      </w:r>
    </w:p>
    <w:p w14:paraId="3BBEC26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[16:49 - 17:00] </w:t>
      </w:r>
      <w:r w:rsidRPr="009B7E24">
        <w:rPr>
          <w:rFonts w:ascii="Aptos" w:eastAsia="Aptos" w:hAnsi="Aptos" w:cs="Aptos"/>
          <w:color w:val="000000" w:themeColor="text1"/>
          <w:lang w:val="es-MX"/>
        </w:rPr>
        <w:t>Eu vou te mandar um texto que eu acabei de escrever, tá? Tem um livro que chama... Que é sobre os pilares da psicologia mundial, tá?</w:t>
      </w:r>
    </w:p>
    <w:p w14:paraId="2035C68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[17:01 - 17:13]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eu fui convidada para escrever um capítulo para esse livro. Eu sou a única latino-americana baseada na América... No Sul, na América do Sul, que escreveu um capítulo sobre isso.</w:t>
      </w:r>
    </w:p>
    <w:p w14:paraId="4A0D4D2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[17:13 - 17:25]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eu... Eu conto um pouco essa história, assim, dessa construção. Acho que vai ser interessante para nutrir aí o teu interesse, né?</w:t>
      </w:r>
    </w:p>
    <w:p w14:paraId="7B56C36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[17:25 - 17:36]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é a história das minhas relações científicas com pessoas que, na verdade, foram os meus tutores, né? Ou as pessoas que trouxeram novas ideias</w:t>
      </w:r>
    </w:p>
    <w:p w14:paraId="4A92997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>[17:36 - 17:48] </w:t>
      </w:r>
      <w:r w:rsidRPr="009B7E24">
        <w:rPr>
          <w:rFonts w:ascii="Aptos" w:eastAsia="Aptos" w:hAnsi="Aptos" w:cs="Aptos"/>
          <w:color w:val="000000" w:themeColor="text1"/>
          <w:lang w:val="es-MX"/>
        </w:rPr>
        <w:t>ou novas possibilidades na vida acadêmica, mas... Na verdade, os meus grandes professores, né? Os meus professores foram os meus alunos, tá? Eles é que me ensinaram muito.</w:t>
      </w:r>
    </w:p>
    <w:p w14:paraId="75161E4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lastRenderedPageBreak/>
        <w:t xml:space="preserve">[17:49 - 17:55]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aí, sempre respondendo a tua pergunta, né? Que eu estou divergindo aqui...</w:t>
      </w:r>
    </w:p>
    <w:p w14:paraId="6C95796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D5ED043" w14:textId="2F17F8A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968799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[17:55 - 17:58]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Não, mas está muito rico. Por favor, fique à vontade.</w:t>
      </w:r>
    </w:p>
    <w:p w14:paraId="380CD11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EBD8344" w14:textId="03FA58F1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761BED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[17:59 - 18:08] </w:t>
      </w:r>
      <w:r w:rsidRPr="009B7E24">
        <w:rPr>
          <w:rFonts w:ascii="Aptos" w:eastAsia="Aptos" w:hAnsi="Aptos" w:cs="Aptos"/>
          <w:color w:val="000000" w:themeColor="text1"/>
          <w:lang w:val="es-MX"/>
        </w:rPr>
        <w:t>Então, a ideia foi sempre juntar, né? O interesse de alguém que queria fazer uma formação, mestrado, doutorado, ou simplesmente fazer uma pesquisa,</w:t>
      </w:r>
    </w:p>
    <w:p w14:paraId="6BE3109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[18:09 - 18:22] </w:t>
      </w:r>
      <w:r w:rsidRPr="009B7E24">
        <w:rPr>
          <w:rFonts w:ascii="Aptos" w:eastAsia="Aptos" w:hAnsi="Aptos" w:cs="Aptos"/>
          <w:color w:val="000000" w:themeColor="text1"/>
          <w:lang w:val="es-MX"/>
        </w:rPr>
        <w:t>com o que eu podia ensinar e o que eu podia aprender. E isso foi realmente algo bastante frutífero, né? Acho que a gente floresceu muito com isso, né?</w:t>
      </w:r>
    </w:p>
    <w:p w14:paraId="0100BD4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[18:22 - 18:24] </w:t>
      </w:r>
      <w:r w:rsidRPr="009B7E24">
        <w:rPr>
          <w:rFonts w:ascii="Aptos" w:eastAsia="Aptos" w:hAnsi="Aptos" w:cs="Aptos"/>
          <w:color w:val="000000" w:themeColor="text1"/>
          <w:lang w:val="es-MX"/>
        </w:rPr>
        <w:t>Usando a palavra.</w:t>
      </w:r>
    </w:p>
    <w:p w14:paraId="14697A9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D910F75" w14:textId="557ACCC1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310AD29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[18:25 - 18:36] </w:t>
      </w:r>
      <w:r w:rsidRPr="009B7E24">
        <w:rPr>
          <w:rFonts w:ascii="Aptos" w:eastAsia="Aptos" w:hAnsi="Aptos" w:cs="Aptos"/>
          <w:color w:val="000000" w:themeColor="text1"/>
          <w:lang w:val="es-MX"/>
        </w:rPr>
        <w:t>Com certeza. Incrível. E com base na sua experiência, doutora, quais a senhora diria que são as principais tendências em pesquisa nesse tema de florescimento humano, psicologia positiva,</w:t>
      </w:r>
    </w:p>
    <w:p w14:paraId="073E775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[18:36 - 18:40] </w:t>
      </w:r>
      <w:r w:rsidRPr="009B7E24">
        <w:rPr>
          <w:rFonts w:ascii="Aptos" w:eastAsia="Aptos" w:hAnsi="Aptos" w:cs="Aptos"/>
          <w:color w:val="000000" w:themeColor="text1"/>
          <w:lang w:val="es-MX"/>
        </w:rPr>
        <w:t>psicologia do saudável, aqui no Brasil e na América Latina?</w:t>
      </w:r>
    </w:p>
    <w:p w14:paraId="0275EDF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136B6EC" w14:textId="528563AD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B142E9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[18:41 - 18:53] </w:t>
      </w:r>
      <w:r w:rsidRPr="009B7E24">
        <w:rPr>
          <w:rFonts w:ascii="Aptos" w:eastAsia="Aptos" w:hAnsi="Aptos" w:cs="Aptos"/>
          <w:color w:val="000000" w:themeColor="text1"/>
          <w:lang w:val="es-MX"/>
        </w:rPr>
        <w:t>Então, eu tenho vários... Ex-alunos, que hoje são professores, e vários ex-colaboradores, né? Porque eu realmente não trabalho mais,</w:t>
      </w:r>
    </w:p>
    <w:p w14:paraId="404BA46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[18:53 - 19:01]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não tenho publicado... Uma outra coisa ainda que ficou pendurada, mas eu não estou mais vinculada.</w:t>
      </w:r>
    </w:p>
    <w:p w14:paraId="30EE36F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[19:04 - 19:15] </w:t>
      </w:r>
      <w:r w:rsidRPr="009B7E24">
        <w:rPr>
          <w:rFonts w:ascii="Aptos" w:eastAsia="Aptos" w:hAnsi="Aptos" w:cs="Aptos"/>
          <w:color w:val="000000" w:themeColor="text1"/>
          <w:lang w:val="es-MX"/>
        </w:rPr>
        <w:t>Eles têm produzido bastante conhecimento em temas que são temas originários do nosso país, do nosso grupo inicial, né?</w:t>
      </w:r>
    </w:p>
    <w:p w14:paraId="3DC07D9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[19:15 - 19:20] </w:t>
      </w:r>
      <w:r w:rsidRPr="009B7E24">
        <w:rPr>
          <w:rFonts w:ascii="Aptos" w:eastAsia="Aptos" w:hAnsi="Aptos" w:cs="Aptos"/>
          <w:color w:val="000000" w:themeColor="text1"/>
          <w:lang w:val="es-MX"/>
        </w:rPr>
        <w:t>As questões de crianças em situação de rua, em alguns grupos,</w:t>
      </w:r>
    </w:p>
    <w:p w14:paraId="1CA0245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[19:20 - 19:30] </w:t>
      </w:r>
      <w:r w:rsidRPr="009B7E24">
        <w:rPr>
          <w:rFonts w:ascii="Aptos" w:eastAsia="Aptos" w:hAnsi="Aptos" w:cs="Aptos"/>
          <w:color w:val="000000" w:themeColor="text1"/>
          <w:lang w:val="es-MX"/>
        </w:rPr>
        <w:t>tem bastante estudo sobre as minorias étnicas e sociais, né?</w:t>
      </w:r>
    </w:p>
    <w:p w14:paraId="469DEBF3" w14:textId="6B019D1C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566909F0">
        <w:rPr>
          <w:rFonts w:ascii="Aptos" w:eastAsia="Aptos" w:hAnsi="Aptos" w:cs="Aptos"/>
          <w:color w:val="0070C0"/>
          <w:lang w:val="es-MX"/>
        </w:rPr>
        <w:lastRenderedPageBreak/>
        <w:t xml:space="preserve">[19:30 - 19:42] </w:t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Sempre com uma perspectiva não dessa agenda </w:t>
      </w:r>
      <w:del w:id="4" w:author="iara@nossaterrafirme.com" w:date="2024-07-17T08:09:00Z">
        <w:r w:rsidRPr="566909F0" w:rsidDel="009B7E24">
          <w:rPr>
            <w:rFonts w:ascii="Aptos" w:eastAsia="Aptos" w:hAnsi="Aptos" w:cs="Aptos"/>
            <w:color w:val="000000" w:themeColor="text1"/>
            <w:highlight w:val="yellow"/>
            <w:lang w:val="es-MX"/>
          </w:rPr>
          <w:delText>UOC</w:delText>
        </w:r>
      </w:del>
      <w:ins w:id="5" w:author="iara@nossaterrafirme.com" w:date="2024-07-17T08:09:00Z">
        <w:r w:rsidR="4C6FECD9" w:rsidRPr="566909F0">
          <w:rPr>
            <w:rFonts w:ascii="Aptos" w:eastAsia="Aptos" w:hAnsi="Aptos" w:cs="Aptos"/>
            <w:color w:val="000000" w:themeColor="text1"/>
            <w:highlight w:val="yellow"/>
            <w:lang w:val="es-MX"/>
          </w:rPr>
          <w:t>woke</w:t>
        </w:r>
      </w:ins>
      <w:r w:rsidRPr="566909F0">
        <w:rPr>
          <w:rFonts w:ascii="Aptos" w:eastAsia="Aptos" w:hAnsi="Aptos" w:cs="Aptos"/>
          <w:color w:val="000000" w:themeColor="text1"/>
          <w:lang w:val="es-MX"/>
        </w:rPr>
        <w:t>, mas com uma perspectiva científica e de, efetivamente,</w:t>
      </w:r>
    </w:p>
    <w:p w14:paraId="3371AFC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[19:43 - 19:56] </w:t>
      </w:r>
      <w:r w:rsidRPr="009B7E24">
        <w:rPr>
          <w:rFonts w:ascii="Aptos" w:eastAsia="Aptos" w:hAnsi="Aptos" w:cs="Aptos"/>
          <w:color w:val="000000" w:themeColor="text1"/>
          <w:lang w:val="es-MX"/>
        </w:rPr>
        <w:t>conhecer a realidade dessas pessoas, né? Então, tem gente em todas as áreas, psicologia social, do trabalho, do desenvolvimento,</w:t>
      </w:r>
    </w:p>
    <w:p w14:paraId="2B7151B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[19:57 - 20:09] </w:t>
      </w:r>
      <w:r w:rsidRPr="009B7E24">
        <w:rPr>
          <w:rFonts w:ascii="Aptos" w:eastAsia="Aptos" w:hAnsi="Aptos" w:cs="Aptos"/>
          <w:color w:val="000000" w:themeColor="text1"/>
          <w:lang w:val="es-MX"/>
        </w:rPr>
        <w:t>seguindo com essa temática. Tem alguns que trabalham mais dentro dessa linha de florescimento, inclusive aqui em Porto Alegre, tem a professora...</w:t>
      </w:r>
    </w:p>
    <w:p w14:paraId="3558ACF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[20:09 - 20:18]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Depois eu vou te passar essas informações, mas... A </w:t>
      </w:r>
      <w:r w:rsidRPr="00932B3D">
        <w:rPr>
          <w:rFonts w:ascii="Aptos" w:eastAsia="Aptos" w:hAnsi="Aptos" w:cs="Aptos"/>
          <w:color w:val="000000" w:themeColor="text1"/>
          <w:highlight w:val="yellow"/>
          <w:lang w:val="es-MX"/>
        </w:rPr>
        <w:t>Clarissa Freitas</w:t>
      </w:r>
      <w:r w:rsidRPr="009B7E24">
        <w:rPr>
          <w:rFonts w:ascii="Aptos" w:eastAsia="Aptos" w:hAnsi="Aptos" w:cs="Aptos"/>
          <w:color w:val="000000" w:themeColor="text1"/>
          <w:lang w:val="es-MX"/>
        </w:rPr>
        <w:t>, que trabalha na área de trabalho e que está vinculada com isso,</w:t>
      </w:r>
    </w:p>
    <w:p w14:paraId="25EFCD7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[20:18 - 20:30]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que, na verdade, assim, se criou comigo, né? Que é uma jóia, fantástica. Mas, basicamente, nesses temas, assim.</w:t>
      </w:r>
    </w:p>
    <w:p w14:paraId="7BA9B98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9402AF8" w14:textId="27BEB283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DBD305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[20:32 - 20:44]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Maravilhoso. E, assim, dentro desse ecossistema tão rico que a senhora tem descrito, qual que é a formação? Quais são os tipos de formação que a senhora convida? Como é que você viveu? Acadêmica, né? Dos seus alunos, dos seus colegas</w:t>
      </w:r>
    </w:p>
    <w:p w14:paraId="0DF4D8B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[20:44 - 20:47]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trabalharam nesses temas contigo mais proximamente.</w:t>
      </w:r>
    </w:p>
    <w:p w14:paraId="052BC82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BAAD69C" w14:textId="5B2AFDD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3F8195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>[20</w:t>
      </w:r>
      <w:r w:rsidRPr="009B7E24">
        <w:rPr>
          <w:rFonts w:ascii="Aptos" w:eastAsia="Aptos" w:hAnsi="Aptos" w:cs="Aptos"/>
          <w:color w:val="000000" w:themeColor="text1"/>
          <w:lang w:val="es-MX"/>
        </w:rPr>
        <w:t>:48 - 20:50] É, a maioria eram psicólogos.</w:t>
      </w:r>
    </w:p>
    <w:p w14:paraId="3FF092B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B386EB7" w14:textId="10984971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0EFC10D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[20:50 - 20:51] </w:t>
      </w:r>
      <w:r w:rsidRPr="009B7E24">
        <w:rPr>
          <w:rFonts w:ascii="Aptos" w:eastAsia="Aptos" w:hAnsi="Aptos" w:cs="Aptos"/>
          <w:color w:val="000000" w:themeColor="text1"/>
          <w:lang w:val="es-MX"/>
        </w:rPr>
        <w:t>A maioria psicólogos.</w:t>
      </w:r>
    </w:p>
    <w:p w14:paraId="771FB27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60E8AAD" w14:textId="437F9AF8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6EAC3A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[20:51 - 20:58]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É. Psicólogos sempre com uma vinculação mais na psicologia do desenvolvimento humano.</w:t>
      </w:r>
    </w:p>
    <w:p w14:paraId="3761797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17ED913" w14:textId="4A8933A2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A5A82D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lastRenderedPageBreak/>
        <w:t xml:space="preserve">[20:59 - 21:11]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Maravilhoso. A gente tem tido cada resposta diversa nisso, desde dentro do próprio tema do pesquisador até, assim,</w:t>
      </w:r>
    </w:p>
    <w:p w14:paraId="2D5B7E1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[21:11 - 21:19] </w:t>
      </w:r>
      <w:r w:rsidRPr="009B7E24">
        <w:rPr>
          <w:rFonts w:ascii="Aptos" w:eastAsia="Aptos" w:hAnsi="Aptos" w:cs="Aptos"/>
          <w:color w:val="000000" w:themeColor="text1"/>
          <w:lang w:val="es-MX"/>
        </w:rPr>
        <w:t>a pessoa especializada em estudos de desenvolvimento e todos os contrapartes deles eram engenheiros. Tudo bem interessante.</w:t>
      </w:r>
    </w:p>
    <w:p w14:paraId="2A01842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737F522" w14:textId="0245484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58C3E3D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[21:20 - 21:30]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É, é. Não, eu nunca tive... Teve alguns sociólogos mais americanos</w:t>
      </w:r>
    </w:p>
    <w:p w14:paraId="6E082AF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[21:30 - 21:40]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vieram fazer doutorado comigo, tá? E alemães, que eram da área da sociologia. Mas, na verdade, eles eram...</w:t>
      </w:r>
    </w:p>
    <w:p w14:paraId="4A65DFC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[21:41 - 21:54]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dentro da linha de desenvolvimento humano, né? Porque também fora daqui, você sabe, tem muita gente que estuda desenvolvimento humano como major, não como agente aqui.</w:t>
      </w:r>
    </w:p>
    <w:p w14:paraId="414609F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[21:54 - 21:55]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Nós não temos, né?</w:t>
      </w:r>
    </w:p>
    <w:p w14:paraId="36FA1A0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3C6818C" w14:textId="57DDE1C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164B85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[21:56 - 22:06]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É, infelizmente. Verdade. E dessa multidão de gente, assim, com diferentes interesses e diferentes pontos de partida científicos,</w:t>
      </w:r>
    </w:p>
    <w:p w14:paraId="7001C63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[22:06 - 22:17]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quais que a senhora diria que são as principais motivações, que a senhora observou, para esse estudo de florescimento humano? Em temas afiliados, assim.</w:t>
      </w:r>
    </w:p>
    <w:p w14:paraId="0F1D09B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[22:17 - 22:25] </w:t>
      </w:r>
      <w:r w:rsidRPr="009B7E24">
        <w:rPr>
          <w:rFonts w:ascii="Aptos" w:eastAsia="Aptos" w:hAnsi="Aptos" w:cs="Aptos"/>
          <w:color w:val="000000" w:themeColor="text1"/>
          <w:lang w:val="es-MX"/>
        </w:rPr>
        <w:t>Em termos de motivações políticas religiosas, valores sociais, motivações científicas.</w:t>
      </w:r>
    </w:p>
    <w:p w14:paraId="68096E4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CD9066B" w14:textId="1B5229C5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CD8022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[22:26 - 22:36] </w:t>
      </w:r>
      <w:r w:rsidRPr="009B7E24">
        <w:rPr>
          <w:rFonts w:ascii="Aptos" w:eastAsia="Aptos" w:hAnsi="Aptos" w:cs="Aptos"/>
          <w:color w:val="000000" w:themeColor="text1"/>
          <w:lang w:val="es-MX"/>
        </w:rPr>
        <w:t>Então, eu acho que, principalmente, a maioria deles, assim, os estrangeiros tinham muito interesse em ter dados</w:t>
      </w:r>
    </w:p>
    <w:p w14:paraId="45D840E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[22:38 - 22:42] </w:t>
      </w:r>
      <w:r w:rsidRPr="009B7E24">
        <w:rPr>
          <w:rFonts w:ascii="Aptos" w:eastAsia="Aptos" w:hAnsi="Aptos" w:cs="Aptos"/>
          <w:color w:val="000000" w:themeColor="text1"/>
          <w:lang w:val="es-MX"/>
        </w:rPr>
        <w:t>latinoamericanos. Aham.</w:t>
      </w:r>
    </w:p>
    <w:p w14:paraId="143DCAF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[22:52 - 22:53]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ter...</w:t>
      </w:r>
    </w:p>
    <w:p w14:paraId="21A0F7D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74FF7B3" w14:textId="288A9BE2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11DE61A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lastRenderedPageBreak/>
        <w:t xml:space="preserve">[22:56 - 23:04] </w:t>
      </w:r>
      <w:r w:rsidRPr="009B7E24">
        <w:rPr>
          <w:rFonts w:ascii="Aptos" w:eastAsia="Aptos" w:hAnsi="Aptos" w:cs="Aptos"/>
          <w:color w:val="000000" w:themeColor="text1"/>
          <w:lang w:val="es-MX"/>
        </w:rPr>
        <w:t>Doutora, só um minutinho, que está acordando. A senhora pode recomeçar da...</w:t>
      </w:r>
    </w:p>
    <w:p w14:paraId="62E6B21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[23:06 - 23:10] </w:t>
      </w:r>
      <w:r w:rsidRPr="009B7E24">
        <w:rPr>
          <w:rFonts w:ascii="Aptos" w:eastAsia="Aptos" w:hAnsi="Aptos" w:cs="Aptos"/>
          <w:color w:val="000000" w:themeColor="text1"/>
          <w:lang w:val="es-MX"/>
        </w:rPr>
        <w:t>Essa pesquisa era isso. Sempre houve uma relação muito de igual para igual.</w:t>
      </w:r>
    </w:p>
    <w:p w14:paraId="474B995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A45744B" w14:textId="743FF40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158B401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[23:11 - 23:12] </w:t>
      </w:r>
      <w:r w:rsidRPr="009B7E24">
        <w:rPr>
          <w:rFonts w:ascii="Aptos" w:eastAsia="Aptos" w:hAnsi="Aptos" w:cs="Aptos"/>
          <w:color w:val="000000" w:themeColor="text1"/>
          <w:lang w:val="es-MX"/>
        </w:rPr>
        <w:t>Oi, está me ouvindo?</w:t>
      </w:r>
    </w:p>
    <w:p w14:paraId="1A27240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A9CE5D2" w14:textId="377C69E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2029909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[23:13 - 23:24] </w:t>
      </w:r>
      <w:r w:rsidRPr="009B7E24">
        <w:rPr>
          <w:rFonts w:ascii="Aptos" w:eastAsia="Aptos" w:hAnsi="Aptos" w:cs="Aptos"/>
          <w:color w:val="000000" w:themeColor="text1"/>
          <w:lang w:val="es-MX"/>
        </w:rPr>
        <w:t>Estou, sim. Ele deu uma engasgada, mas aí ele voltou. Então, a senhora, deixa eu só ver o que eu peguei outro dia. Os estrangeiros tinham uma necessidade de ter dados latinoamericanos,</w:t>
      </w:r>
    </w:p>
    <w:p w14:paraId="759DC36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[23:24 - 23:27]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mas a relação de vocês foi sempre horizontal. Pode continuar.</w:t>
      </w:r>
    </w:p>
    <w:p w14:paraId="405D531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749F7D1" w14:textId="05314B2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BB4F1E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[23:27 - 23:37]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É, sempre horizontal, de troca. Eu nunca fui coletadora de dados para gringo, para ser bem coloquial.</w:t>
      </w:r>
    </w:p>
    <w:p w14:paraId="77B20B9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[23:38 - 23:47]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Não, a gente sempre teve uma relação muito de igual para igual, inclusive com intercâmbio de alunos e etc.</w:t>
      </w:r>
    </w:p>
    <w:p w14:paraId="0474127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[23:47 - 23:59]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o pessoal brasileiro era principalmente para fazer formação acadêmica. Eles tinham interesse em seguir os estudos científicos</w:t>
      </w:r>
    </w:p>
    <w:p w14:paraId="73F58BC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[23:59 - 24:06]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eles vinham, então, para fazer mestrado e doutorado. Então, foi nessa direção.</w:t>
      </w:r>
    </w:p>
    <w:p w14:paraId="2E00AA7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A974D72" w14:textId="3FBCF270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4983088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[24:08 - 24:20]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Maravilha. E quais recursos financeiros e também organizacionais, institucionais, a senhora diria que são necessários, para promover as capacidades de pesquisa sobre esse tema,</w:t>
      </w:r>
    </w:p>
    <w:p w14:paraId="42EBBF8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[24:20 - 24:23] </w:t>
      </w:r>
      <w:r w:rsidRPr="009B7E24">
        <w:rPr>
          <w:rFonts w:ascii="Aptos" w:eastAsia="Aptos" w:hAnsi="Aptos" w:cs="Aptos"/>
          <w:color w:val="000000" w:themeColor="text1"/>
          <w:lang w:val="es-MX"/>
        </w:rPr>
        <w:t>tanto no Brasil quanto a nível de América Latina?</w:t>
      </w:r>
    </w:p>
    <w:p w14:paraId="69202BC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23C9444" w14:textId="4E0D6AF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910AAC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[24:24 - 24:31] </w:t>
      </w:r>
      <w:r w:rsidRPr="009B7E24">
        <w:rPr>
          <w:rFonts w:ascii="Aptos" w:eastAsia="Aptos" w:hAnsi="Aptos" w:cs="Aptos"/>
          <w:color w:val="000000" w:themeColor="text1"/>
          <w:lang w:val="es-MX"/>
        </w:rPr>
        <w:t>Bom, isso no mundo ideal, a gente teria que ter um bom ambiente acadêmico,</w:t>
      </w:r>
    </w:p>
    <w:p w14:paraId="4F7559D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[24:31 - 24:41]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 respeito e reconhecimento dentro da própria universidade,</w:t>
      </w:r>
    </w:p>
    <w:p w14:paraId="6405092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[24:42 - 24:54] </w:t>
      </w:r>
      <w:r w:rsidRPr="009B7E24">
        <w:rPr>
          <w:rFonts w:ascii="Aptos" w:eastAsia="Aptos" w:hAnsi="Aptos" w:cs="Aptos"/>
          <w:color w:val="000000" w:themeColor="text1"/>
          <w:lang w:val="es-MX"/>
        </w:rPr>
        <w:t>o que eu nunca tive, tanto que eu me aposentei e saí da minha universidade, porque eu fui varrida de lá,</w:t>
      </w:r>
    </w:p>
    <w:p w14:paraId="303D6B9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[24:54 - 25:07] </w:t>
      </w:r>
      <w:r w:rsidRPr="009B7E24">
        <w:rPr>
          <w:rFonts w:ascii="Aptos" w:eastAsia="Aptos" w:hAnsi="Aptos" w:cs="Aptos"/>
          <w:color w:val="000000" w:themeColor="text1"/>
          <w:lang w:val="es-MX"/>
        </w:rPr>
        <w:t>porque eu incomodava, eu era a psicóloga mais citada da América Latina, longe do segundo lugar, e isso incomodava bastante.</w:t>
      </w:r>
    </w:p>
    <w:p w14:paraId="3F55902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[25:08 - 25:20] </w:t>
      </w:r>
      <w:r w:rsidRPr="009B7E24">
        <w:rPr>
          <w:rFonts w:ascii="Aptos" w:eastAsia="Aptos" w:hAnsi="Aptos" w:cs="Aptos"/>
          <w:color w:val="000000" w:themeColor="text1"/>
          <w:lang w:val="es-MX"/>
        </w:rPr>
        <w:t>Você pode imaginar essa arrogância que as universidades têm, lidar comigo não era fácil. Eu também não sou uma pessoa muito fácil.</w:t>
      </w:r>
    </w:p>
    <w:p w14:paraId="5088955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[25:20 - 25:31]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Mas eu sempre tive financiamento internacional. E no mundo ideal,</w:t>
      </w:r>
    </w:p>
    <w:p w14:paraId="22D51A2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[25:31 - 25:43] </w:t>
      </w:r>
      <w:r w:rsidRPr="009B7E24">
        <w:rPr>
          <w:rFonts w:ascii="Aptos" w:eastAsia="Aptos" w:hAnsi="Aptos" w:cs="Aptos"/>
          <w:color w:val="000000" w:themeColor="text1"/>
          <w:lang w:val="es-MX"/>
        </w:rPr>
        <w:t>a gente precisa de financiamento para poder fazer pesquisa. No Brasil, eu tive alguns financiamentos externos,</w:t>
      </w:r>
    </w:p>
    <w:p w14:paraId="6458CF7C" w14:textId="4DFB80E5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566909F0">
        <w:rPr>
          <w:rFonts w:ascii="Aptos" w:eastAsia="Aptos" w:hAnsi="Aptos" w:cs="Aptos"/>
          <w:color w:val="0070C0"/>
          <w:lang w:val="es-MX"/>
        </w:rPr>
        <w:t xml:space="preserve">[25:43 - 25:56] </w:t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ao meio acadêmico, no caso, </w:t>
      </w:r>
      <w:r w:rsidRPr="566909F0">
        <w:rPr>
          <w:rFonts w:ascii="Aptos" w:eastAsia="Aptos" w:hAnsi="Aptos" w:cs="Aptos"/>
          <w:color w:val="000000" w:themeColor="text1"/>
          <w:highlight w:val="yellow"/>
          <w:lang w:val="es-MX"/>
        </w:rPr>
        <w:t xml:space="preserve">CAPES, </w:t>
      </w:r>
      <w:ins w:id="6" w:author="iara@nossaterrafirme.com" w:date="2024-07-17T08:10:00Z">
        <w:r w:rsidR="0E836B42" w:rsidRPr="566909F0">
          <w:rPr>
            <w:rFonts w:ascii="Aptos" w:eastAsia="Aptos" w:hAnsi="Aptos" w:cs="Aptos"/>
            <w:color w:val="000000" w:themeColor="text1"/>
            <w:highlight w:val="yellow"/>
            <w:lang w:val="es-MX"/>
          </w:rPr>
          <w:t>C</w:t>
        </w:r>
      </w:ins>
      <w:r w:rsidRPr="566909F0">
        <w:rPr>
          <w:rFonts w:ascii="Aptos" w:eastAsia="Aptos" w:hAnsi="Aptos" w:cs="Aptos"/>
          <w:color w:val="000000" w:themeColor="text1"/>
          <w:highlight w:val="yellow"/>
          <w:lang w:val="es-MX"/>
        </w:rPr>
        <w:t>NPQ</w:t>
      </w:r>
      <w:r w:rsidRPr="566909F0">
        <w:rPr>
          <w:rFonts w:ascii="Aptos" w:eastAsia="Aptos" w:hAnsi="Aptos" w:cs="Aptos"/>
          <w:color w:val="000000" w:themeColor="text1"/>
          <w:lang w:val="es-MX"/>
        </w:rPr>
        <w:t>, eu sempre tive, mas eu tive financiamento da Natura.</w:t>
      </w:r>
    </w:p>
    <w:p w14:paraId="3E1CC44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0A2B7C6" w14:textId="70D2C14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2D711AE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[25:57 - 25:58] </w:t>
      </w:r>
      <w:r w:rsidRPr="009B7E24">
        <w:rPr>
          <w:rFonts w:ascii="Aptos" w:eastAsia="Aptos" w:hAnsi="Aptos" w:cs="Aptos"/>
          <w:color w:val="000000" w:themeColor="text1"/>
          <w:lang w:val="es-MX"/>
        </w:rPr>
        <w:t>Olha!</w:t>
      </w:r>
    </w:p>
    <w:p w14:paraId="67228A1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318F464" w14:textId="171D61EB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5F647E3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[25:58 - 26:09]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É, um financiamento realmente muito importante, e uma interação espetacular com eles, nos bons tempos.</w:t>
      </w:r>
    </w:p>
    <w:p w14:paraId="2D4ACE5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[26:09 - 26:19]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o resto, os meus financiamentos todos foram, foram internacionais. E eu tive muitos financiamentos bons internacionais,</w:t>
      </w:r>
    </w:p>
    <w:p w14:paraId="29D98DBC" w14:textId="780C5534" w:rsidR="009B7E24" w:rsidRPr="009B7E24" w:rsidRDefault="009B7E24" w:rsidP="566909F0">
      <w:pPr>
        <w:rPr>
          <w:rFonts w:ascii="Aptos" w:eastAsia="Aptos" w:hAnsi="Aptos" w:cs="Aptos"/>
          <w:color w:val="000000" w:themeColor="text1"/>
          <w:highlight w:val="yellow"/>
          <w:lang w:val="es-MX"/>
          <w:rPrChange w:id="7" w:author="iara@nossaterrafirme.com" w:date="2024-07-17T08:10:00Z">
            <w:rPr>
              <w:rFonts w:ascii="Aptos" w:eastAsia="Aptos" w:hAnsi="Aptos" w:cs="Aptos"/>
              <w:color w:val="000000" w:themeColor="text1"/>
              <w:lang w:val="es-MX"/>
            </w:rPr>
          </w:rPrChange>
        </w:rPr>
      </w:pPr>
      <w:r w:rsidRPr="566909F0">
        <w:rPr>
          <w:rFonts w:ascii="Aptos" w:eastAsia="Aptos" w:hAnsi="Aptos" w:cs="Aptos"/>
          <w:color w:val="0070C0"/>
          <w:lang w:val="es-MX"/>
        </w:rPr>
        <w:t xml:space="preserve">[26:20 - 26:27] </w:t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em termos de altos recursos, fundação, a </w:t>
      </w:r>
      <w:r w:rsidRPr="566909F0">
        <w:rPr>
          <w:rFonts w:ascii="Aptos" w:eastAsia="Aptos" w:hAnsi="Aptos" w:cs="Aptos"/>
          <w:color w:val="000000" w:themeColor="text1"/>
          <w:highlight w:val="yellow"/>
          <w:lang w:val="es-MX"/>
        </w:rPr>
        <w:t>Jacobs Foundation</w:t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, a </w:t>
      </w:r>
      <w:r w:rsidRPr="566909F0">
        <w:rPr>
          <w:rFonts w:ascii="Aptos" w:eastAsia="Aptos" w:hAnsi="Aptos" w:cs="Aptos"/>
          <w:color w:val="000000" w:themeColor="text1"/>
          <w:highlight w:val="yellow"/>
          <w:lang w:val="es-MX"/>
          <w:rPrChange w:id="8" w:author="iara@nossaterrafirme.com" w:date="2024-07-17T08:10:00Z">
            <w:rPr>
              <w:rFonts w:ascii="Aptos" w:eastAsia="Aptos" w:hAnsi="Aptos" w:cs="Aptos"/>
              <w:color w:val="000000" w:themeColor="text1"/>
              <w:lang w:val="es-MX"/>
            </w:rPr>
          </w:rPrChange>
        </w:rPr>
        <w:t>Kellogg</w:t>
      </w:r>
      <w:ins w:id="9" w:author="iara@nossaterrafirme.com" w:date="2024-07-17T08:10:00Z">
        <w:r w:rsidR="51D3FEA7" w:rsidRPr="566909F0">
          <w:rPr>
            <w:rFonts w:ascii="Aptos" w:eastAsia="Aptos" w:hAnsi="Aptos" w:cs="Aptos"/>
            <w:color w:val="000000" w:themeColor="text1"/>
            <w:highlight w:val="yellow"/>
            <w:lang w:val="es-MX"/>
            <w:rPrChange w:id="10" w:author="iara@nossaterrafirme.com" w:date="2024-07-17T08:10:00Z">
              <w:rPr>
                <w:rFonts w:ascii="Aptos" w:eastAsia="Aptos" w:hAnsi="Aptos" w:cs="Aptos"/>
                <w:color w:val="000000" w:themeColor="text1"/>
                <w:lang w:val="es-MX"/>
              </w:rPr>
            </w:rPrChange>
          </w:rPr>
          <w:t xml:space="preserve"> (Foundation)</w:t>
        </w:r>
      </w:ins>
      <w:r w:rsidRPr="566909F0">
        <w:rPr>
          <w:rFonts w:ascii="Aptos" w:eastAsia="Aptos" w:hAnsi="Aptos" w:cs="Aptos"/>
          <w:color w:val="000000" w:themeColor="text1"/>
          <w:highlight w:val="yellow"/>
          <w:lang w:val="es-MX"/>
          <w:rPrChange w:id="11" w:author="iara@nossaterrafirme.com" w:date="2024-07-17T08:10:00Z">
            <w:rPr>
              <w:rFonts w:ascii="Aptos" w:eastAsia="Aptos" w:hAnsi="Aptos" w:cs="Aptos"/>
              <w:color w:val="000000" w:themeColor="text1"/>
              <w:lang w:val="es-MX"/>
            </w:rPr>
          </w:rPrChange>
        </w:rPr>
        <w:t>.</w:t>
      </w:r>
    </w:p>
    <w:p w14:paraId="1A1F216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[26:31 - 26:34] </w:t>
      </w:r>
      <w:r w:rsidRPr="009B7E24">
        <w:rPr>
          <w:rFonts w:ascii="Aptos" w:eastAsia="Aptos" w:hAnsi="Aptos" w:cs="Aptos"/>
          <w:color w:val="000000" w:themeColor="text1"/>
          <w:lang w:val="es-MX"/>
        </w:rPr>
        <w:t>Ai, tem uma lista, eu de cabeça não...</w:t>
      </w:r>
    </w:p>
    <w:p w14:paraId="3750C6B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[26:41 - 26:44] </w:t>
      </w:r>
      <w:r w:rsidRPr="009B7E24">
        <w:rPr>
          <w:rFonts w:ascii="Aptos" w:eastAsia="Aptos" w:hAnsi="Aptos" w:cs="Aptos"/>
          <w:color w:val="000000" w:themeColor="text1"/>
          <w:lang w:val="es-MX"/>
        </w:rPr>
        <w:t>Nunca me faltou dinheiro para fazer pesquisa.</w:t>
      </w:r>
    </w:p>
    <w:p w14:paraId="30E4BFC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29D6EC9" w14:textId="29FBEBCA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CAFF1C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[26:46 - 26:48] </w:t>
      </w:r>
      <w:r w:rsidRPr="009B7E24">
        <w:rPr>
          <w:rFonts w:ascii="Aptos" w:eastAsia="Aptos" w:hAnsi="Aptos" w:cs="Aptos"/>
          <w:color w:val="000000" w:themeColor="text1"/>
          <w:lang w:val="es-MX"/>
        </w:rPr>
        <w:t>Interessante. Isso é bem raro até.</w:t>
      </w:r>
    </w:p>
    <w:p w14:paraId="04DB5A8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E2DA56B" w14:textId="5180592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82FDDA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[26:49 - 26:50] </w:t>
      </w:r>
      <w:r w:rsidRPr="009B7E24">
        <w:rPr>
          <w:rFonts w:ascii="Aptos" w:eastAsia="Aptos" w:hAnsi="Aptos" w:cs="Aptos"/>
          <w:color w:val="000000" w:themeColor="text1"/>
          <w:lang w:val="es-MX"/>
        </w:rPr>
        <w:t>Oi, travou...</w:t>
      </w:r>
    </w:p>
    <w:p w14:paraId="0F580D9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00E283B" w14:textId="245CF3A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A2A391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[26:51 - 27:03] </w:t>
      </w:r>
      <w:r w:rsidRPr="009B7E24">
        <w:rPr>
          <w:rFonts w:ascii="Aptos" w:eastAsia="Aptos" w:hAnsi="Aptos" w:cs="Aptos"/>
          <w:color w:val="000000" w:themeColor="text1"/>
          <w:lang w:val="es-MX"/>
        </w:rPr>
        <w:t>Opa! Não, mas eu escutei direitinho. É uma situação até bem... Bem diferente da maioria dos entrevistados da nossa pesquisa, sabe?</w:t>
      </w:r>
    </w:p>
    <w:p w14:paraId="40DE445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[27:04 - 27:12]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Mas, enquanto uma questão importante, que é dessa vaidade acadêmica, e os limites que ela impõe às nossas próprias pesquisas sobre o que é saudável.</w:t>
      </w:r>
    </w:p>
    <w:p w14:paraId="29F15F0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BD86990" w14:textId="60764A1A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8568C1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[27:14 - 27:19]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É, isso aí dá uma discussão. São, assim, de umas cinco horas.</w:t>
      </w:r>
    </w:p>
    <w:p w14:paraId="1B49DD0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BAFFFC5" w14:textId="1008DD7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29F4204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[27:23 - 27:35]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tem uma geração de sobreviventes, né? Múltiplas gerações de sobreviventes desse ecossistema tóxico. Na sociologia não é diferente. Então, assim, tem a minha solidariedade.</w:t>
      </w:r>
    </w:p>
    <w:p w14:paraId="15880E0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[27:35 - 27:41]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bom que a senhora conseguiu fazer tudo o que fez a despeito do nosso clima institucional, né?</w:t>
      </w:r>
    </w:p>
    <w:p w14:paraId="1F8E02A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6085C52" w14:textId="33FDBFB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9CA6A3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[27:41 - 27:51]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Não, eu estou feliz por ter saído, porque desde o ano passado para cá, as coisas pioraram muito, né? Então, as...</w:t>
      </w:r>
    </w:p>
    <w:p w14:paraId="555A85B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CC7C7D9" w14:textId="004C186D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74A7C90" w14:textId="22E91FF1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566909F0">
        <w:rPr>
          <w:rFonts w:ascii="Aptos" w:eastAsia="Aptos" w:hAnsi="Aptos" w:cs="Aptos"/>
          <w:color w:val="0070C0"/>
          <w:lang w:val="es-MX"/>
        </w:rPr>
        <w:lastRenderedPageBreak/>
        <w:t xml:space="preserve">[27:51 - 27:52] </w:t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É mesmo, </w:t>
      </w:r>
      <w:del w:id="12" w:author="iara@nossaterrafirme.com" w:date="2024-07-17T08:10:00Z">
        <w:r w:rsidRPr="566909F0" w:rsidDel="009B7E24">
          <w:rPr>
            <w:rFonts w:ascii="Aptos" w:eastAsia="Aptos" w:hAnsi="Aptos" w:cs="Aptos"/>
            <w:color w:val="000000" w:themeColor="text1"/>
            <w:lang w:val="es-MX"/>
          </w:rPr>
          <w:delText>Baciu.</w:delText>
        </w:r>
      </w:del>
      <w:ins w:id="13" w:author="iara@nossaterrafirme.com" w:date="2024-07-17T08:10:00Z">
        <w:r w:rsidR="17631020" w:rsidRPr="566909F0">
          <w:rPr>
            <w:rFonts w:ascii="Aptos" w:eastAsia="Aptos" w:hAnsi="Aptos" w:cs="Aptos"/>
            <w:color w:val="000000" w:themeColor="text1"/>
            <w:lang w:val="es-MX"/>
          </w:rPr>
          <w:t>bastante</w:t>
        </w:r>
      </w:ins>
    </w:p>
    <w:p w14:paraId="2F998B0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076BEBE" w14:textId="13442938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568051E5" w14:textId="3E8E2F65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566909F0">
        <w:rPr>
          <w:rFonts w:ascii="Aptos" w:eastAsia="Aptos" w:hAnsi="Aptos" w:cs="Aptos"/>
          <w:color w:val="0070C0"/>
          <w:lang w:val="es-MX"/>
        </w:rPr>
        <w:t xml:space="preserve">[27:52 - 28:03] </w:t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É, as universidades estão, assim, no </w:t>
      </w:r>
      <w:ins w:id="14" w:author="iara@nossaterrafirme.com" w:date="2024-07-17T08:11:00Z">
        <w:r w:rsidR="3032C479" w:rsidRPr="566909F0">
          <w:rPr>
            <w:rFonts w:ascii="Aptos" w:eastAsia="Aptos" w:hAnsi="Aptos" w:cs="Aptos"/>
            <w:color w:val="000000" w:themeColor="text1"/>
            <w:lang w:val="es-MX"/>
          </w:rPr>
          <w:t>desert</w:t>
        </w:r>
      </w:ins>
      <w:del w:id="15" w:author="iara@nossaterrafirme.com" w:date="2024-07-17T08:11:00Z">
        <w:r w:rsidRPr="566909F0" w:rsidDel="009B7E24">
          <w:rPr>
            <w:rFonts w:ascii="Aptos" w:eastAsia="Aptos" w:hAnsi="Aptos" w:cs="Aptos"/>
            <w:color w:val="000000" w:themeColor="text1"/>
            <w:lang w:val="es-MX"/>
          </w:rPr>
          <w:delText>estertor</w:delText>
        </w:r>
      </w:del>
      <w:r w:rsidRPr="566909F0">
        <w:rPr>
          <w:rFonts w:ascii="Aptos" w:eastAsia="Aptos" w:hAnsi="Aptos" w:cs="Aptos"/>
          <w:color w:val="000000" w:themeColor="text1"/>
          <w:lang w:val="es-MX"/>
        </w:rPr>
        <w:t>, né? Voltou aos tempos do Fernando Henrique Cardoso, em que a gente não tinha nem banheiro na universidade.</w:t>
      </w:r>
    </w:p>
    <w:p w14:paraId="13D293F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[28:03 - 28:10] </w:t>
      </w:r>
      <w:r w:rsidRPr="009B7E24">
        <w:rPr>
          <w:rFonts w:ascii="Aptos" w:eastAsia="Aptos" w:hAnsi="Aptos" w:cs="Aptos"/>
          <w:color w:val="000000" w:themeColor="text1"/>
          <w:lang w:val="es-MX"/>
        </w:rPr>
        <w:t>Uma coisa de louco, assim. As pessoas estão... Bom, está vendo aí que vão entrar tudo em greve, né? Aham.</w:t>
      </w:r>
    </w:p>
    <w:p w14:paraId="1084039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3897D0F" w14:textId="12FEC362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3C8F88C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[28:10 - 28:20] </w:t>
      </w:r>
      <w:r w:rsidRPr="009B7E24">
        <w:rPr>
          <w:rFonts w:ascii="Aptos" w:eastAsia="Aptos" w:hAnsi="Aptos" w:cs="Aptos"/>
          <w:color w:val="000000" w:themeColor="text1"/>
          <w:lang w:val="es-MX"/>
        </w:rPr>
        <w:t>A senhora diria que é fruto da precarização dos últimos anos, né? Ou é algo mais recente dos últimos dois anos? Ou desse último ano, desculpe.</w:t>
      </w:r>
    </w:p>
    <w:p w14:paraId="6980374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6D67776" w14:textId="1D08D5F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1CB1D8B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[28:21 - 28:31] </w:t>
      </w:r>
      <w:r w:rsidRPr="009B7E24">
        <w:rPr>
          <w:rFonts w:ascii="Aptos" w:eastAsia="Aptos" w:hAnsi="Aptos" w:cs="Aptos"/>
          <w:color w:val="000000" w:themeColor="text1"/>
          <w:lang w:val="es-MX"/>
        </w:rPr>
        <w:t>Eu acho que é do último ano, porque até enquanto eu tinha contato, a gente tinha... Os alunos tinham bolsa, né? Que é fundamental, né?</w:t>
      </w:r>
    </w:p>
    <w:p w14:paraId="6DD2A44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[28:31 - 28:39]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os professores tinham recurso para pesquisa. Agora o dinheiro, sabe Deus onde é que vai, né? Está todo mundo entrando em greve. Está uma loucura, né?</w:t>
      </w:r>
    </w:p>
    <w:p w14:paraId="44F5883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A7898F4" w14:textId="0455F193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1F9087B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[28:40 - 28:40] </w:t>
      </w:r>
      <w:r w:rsidRPr="009B7E24">
        <w:rPr>
          <w:rFonts w:ascii="Aptos" w:eastAsia="Aptos" w:hAnsi="Aptos" w:cs="Aptos"/>
          <w:color w:val="000000" w:themeColor="text1"/>
          <w:lang w:val="es-MX"/>
        </w:rPr>
        <w:t>Sim.</w:t>
      </w:r>
    </w:p>
    <w:p w14:paraId="06B3E88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EEC437B" w14:textId="196D3BB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08E5A79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[28:41 - 28:43]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Mas as universidades estão caindo aos pedaços.</w:t>
      </w:r>
    </w:p>
    <w:p w14:paraId="6D5C1B6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1936748" w14:textId="4509545B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0EEDDF3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[28:45 - 28:56]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 verdade. E quais são os principais órgãos de pesquisa sobre crescimento humano no Brasil e na América Latina?</w:t>
      </w:r>
    </w:p>
    <w:p w14:paraId="569830D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lastRenderedPageBreak/>
        <w:t xml:space="preserve">[28:56 - 29:05]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Desde associações profissionais, acadêmicas, até redes, clubs, colaborações mais informais.</w:t>
      </w:r>
    </w:p>
    <w:p w14:paraId="2795BB5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6411967" w14:textId="00153B6C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7A78569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[29:06 - 29:14] </w:t>
      </w:r>
      <w:r w:rsidRPr="009B7E24">
        <w:rPr>
          <w:rFonts w:ascii="Aptos" w:eastAsia="Aptos" w:hAnsi="Aptos" w:cs="Aptos"/>
          <w:color w:val="000000" w:themeColor="text1"/>
          <w:lang w:val="es-MX"/>
        </w:rPr>
        <w:t>Olha, eu não tenho acompanhado, né, Yara, os últimos financiamentos,</w:t>
      </w:r>
    </w:p>
    <w:p w14:paraId="759FA8D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[29:14 - 29:26]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mas historicamente a gente tinha financiamento </w:t>
      </w:r>
      <w:r w:rsidRPr="006532D5">
        <w:rPr>
          <w:rFonts w:ascii="Aptos" w:eastAsia="Aptos" w:hAnsi="Aptos" w:cs="Aptos"/>
          <w:color w:val="000000" w:themeColor="text1"/>
          <w:highlight w:val="yellow"/>
          <w:lang w:val="es-MX"/>
        </w:rPr>
        <w:t>CNPq e CAPs,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 que são órgãos do governo, né? Que eram sempre bastante importantes, assim,</w:t>
      </w:r>
    </w:p>
    <w:p w14:paraId="091D17D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[29:26 - 29:36] </w:t>
      </w:r>
      <w:r w:rsidRPr="009B7E24">
        <w:rPr>
          <w:rFonts w:ascii="Aptos" w:eastAsia="Aptos" w:hAnsi="Aptos" w:cs="Aptos"/>
          <w:color w:val="000000" w:themeColor="text1"/>
          <w:lang w:val="es-MX"/>
        </w:rPr>
        <w:t>porque pagavam bolsa para os alunos e pagavam bolsa para os professores, né? Então a gente tinha esse financiamento.</w:t>
      </w:r>
    </w:p>
    <w:p w14:paraId="3C28AE4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[29:37 - 29:47]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Não era muito dinheiro, mas era sistemático, né? E hoje são mais escassos. Novos editais e tal.</w:t>
      </w:r>
    </w:p>
    <w:p w14:paraId="7FB2E0C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[29:47 - 29:58]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também porque os editais agora estão muito direcionados para algumas temáticas específicas, né? E não amplo como eram antes, né?</w:t>
      </w:r>
    </w:p>
    <w:p w14:paraId="0C67718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[29:59 - 30:10] </w:t>
      </w:r>
      <w:r w:rsidRPr="009B7E24">
        <w:rPr>
          <w:rFonts w:ascii="Aptos" w:eastAsia="Aptos" w:hAnsi="Aptos" w:cs="Aptos"/>
          <w:color w:val="000000" w:themeColor="text1"/>
          <w:lang w:val="es-MX"/>
        </w:rPr>
        <w:t>Antes o edital era para psicologia, né? E agora não. É um tema específico dentro de uma área X e quem não se encaixa ali não tem financiamento.</w:t>
      </w:r>
    </w:p>
    <w:p w14:paraId="777B9D3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</w:rPr>
        <w:t xml:space="preserve">[30:11 - 30:21] </w:t>
      </w:r>
      <w:r w:rsidRPr="009B7E24">
        <w:rPr>
          <w:rFonts w:ascii="Aptos" w:eastAsia="Aptos" w:hAnsi="Aptos" w:cs="Aptos"/>
          <w:color w:val="000000" w:themeColor="text1"/>
        </w:rPr>
        <w:t xml:space="preserve">Isso é muito ruim, né? </w:t>
      </w:r>
      <w:r w:rsidRPr="009B7E24">
        <w:rPr>
          <w:rFonts w:ascii="Aptos" w:eastAsia="Aptos" w:hAnsi="Aptos" w:cs="Aptos"/>
          <w:color w:val="000000" w:themeColor="text1"/>
          <w:lang w:val="es-MX"/>
        </w:rPr>
        <w:t>Outras informações eu realmente não posso te dar,</w:t>
      </w:r>
    </w:p>
    <w:p w14:paraId="5C4B17E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[30:21 - 30:33] </w:t>
      </w:r>
      <w:r w:rsidRPr="009B7E24">
        <w:rPr>
          <w:rFonts w:ascii="Aptos" w:eastAsia="Aptos" w:hAnsi="Aptos" w:cs="Aptos"/>
          <w:color w:val="000000" w:themeColor="text1"/>
          <w:lang w:val="es-MX"/>
        </w:rPr>
        <w:t>porque eu não sei o que está correndo em termos de financiamento internacional e tal. Não sei porque eu deixei de me guiar, assim, de me interessar e tal.</w:t>
      </w:r>
    </w:p>
    <w:p w14:paraId="47E0D95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[30:33 - 30:44]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Mas tem, tem muitas instituições financiando pesquisa, né? Mas olha, até vou te dizer que diminuiu, né? Diminuiu o número de financiamento</w:t>
      </w:r>
    </w:p>
    <w:p w14:paraId="17FF22C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[30:44 - 30:57]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 instituições estrangeiras, assim. Pelo que eu acompanho dos meus alunos, né? Muitos deles que tinham financiamento não tem mais, né?</w:t>
      </w:r>
    </w:p>
    <w:p w14:paraId="31E5A79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[30:58 - 31:10] </w:t>
      </w:r>
      <w:r w:rsidRPr="009B7E24">
        <w:rPr>
          <w:rFonts w:ascii="Aptos" w:eastAsia="Aptos" w:hAnsi="Aptos" w:cs="Aptos"/>
          <w:color w:val="000000" w:themeColor="text1"/>
          <w:lang w:val="es-MX"/>
        </w:rPr>
        <w:t>Antes também eu tive financiamento da... Ai, como é que era? Eu vou lembrar depois.</w:t>
      </w:r>
    </w:p>
    <w:p w14:paraId="525A7B3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[31:11 - 31:13] </w:t>
      </w:r>
      <w:r w:rsidRPr="009B7E24">
        <w:rPr>
          <w:rFonts w:ascii="Aptos" w:eastAsia="Aptos" w:hAnsi="Aptos" w:cs="Aptos"/>
          <w:color w:val="000000" w:themeColor="text1"/>
          <w:lang w:val="es-MX"/>
        </w:rPr>
        <w:t>Uma fundação que tem em São Paulo.</w:t>
      </w:r>
    </w:p>
    <w:p w14:paraId="7436758D" w14:textId="77777777" w:rsidR="009B7E24" w:rsidRPr="008252F7" w:rsidRDefault="009B7E24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</w:p>
    <w:p w14:paraId="68488A5F" w14:textId="22CFE8C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41F14AE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[31:15 - 31:16] </w:t>
      </w:r>
      <w:r w:rsidRPr="006D65A8">
        <w:rPr>
          <w:rFonts w:ascii="Aptos" w:eastAsia="Aptos" w:hAnsi="Aptos" w:cs="Aptos"/>
          <w:color w:val="000000" w:themeColor="text1"/>
          <w:highlight w:val="yellow"/>
          <w:lang w:val="es-MX"/>
        </w:rPr>
        <w:t>FAPESP</w:t>
      </w:r>
      <w:r w:rsidRPr="009B7E24">
        <w:rPr>
          <w:rFonts w:ascii="Aptos" w:eastAsia="Aptos" w:hAnsi="Aptos" w:cs="Aptos"/>
          <w:color w:val="000000" w:themeColor="text1"/>
          <w:lang w:val="es-MX"/>
        </w:rPr>
        <w:t>?</w:t>
      </w:r>
    </w:p>
    <w:p w14:paraId="60D4864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430D26C" w14:textId="017AB8A3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lastRenderedPageBreak/>
        <w:t>Silvia Koller</w:t>
      </w:r>
    </w:p>
    <w:p w14:paraId="700557A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[31:17 - 31:23]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Não, não. Será? Não, eu não podia ter da FAPESP, porque para ter da FAPESP...</w:t>
      </w:r>
    </w:p>
    <w:p w14:paraId="180029B0" w14:textId="77777777" w:rsidR="009B7E24" w:rsidRPr="008252F7" w:rsidRDefault="009B7E24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</w:p>
    <w:p w14:paraId="594C0932" w14:textId="41847E9E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5509AF3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[31:23 - 31:24] </w:t>
      </w:r>
      <w:r w:rsidRPr="009B7E24">
        <w:rPr>
          <w:rFonts w:ascii="Aptos" w:eastAsia="Aptos" w:hAnsi="Aptos" w:cs="Aptos"/>
          <w:color w:val="000000" w:themeColor="text1"/>
          <w:lang w:val="es-MX"/>
        </w:rPr>
        <w:t>Porque é a instituição pergatarina, né?</w:t>
      </w:r>
    </w:p>
    <w:p w14:paraId="6F93819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8E01318" w14:textId="07009FA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174935E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[31:26 - 31:27]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É, tinha que ser...</w:t>
      </w:r>
    </w:p>
    <w:p w14:paraId="6EA5522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74E8D32" w14:textId="6E0A1FB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B8B92F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[31:27 - 31:28] </w:t>
      </w:r>
      <w:r w:rsidRPr="009B7E24">
        <w:rPr>
          <w:rFonts w:ascii="Aptos" w:eastAsia="Aptos" w:hAnsi="Aptos" w:cs="Aptos"/>
          <w:color w:val="000000" w:themeColor="text1"/>
          <w:lang w:val="es-MX"/>
        </w:rPr>
        <w:t>Aliás, porque a senhora é do Sul, é verdade.</w:t>
      </w:r>
    </w:p>
    <w:p w14:paraId="349161A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85CE4D1" w14:textId="53D3A4D1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EC2FDE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566909F0">
        <w:rPr>
          <w:rFonts w:ascii="Aptos" w:eastAsia="Aptos" w:hAnsi="Aptos" w:cs="Aptos"/>
          <w:color w:val="0070C0"/>
          <w:lang w:val="es-MX"/>
        </w:rPr>
        <w:t xml:space="preserve">[31:29 - 31:42] </w:t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Era uma fundação... </w:t>
      </w:r>
      <w:commentRangeStart w:id="16"/>
      <w:r w:rsidRPr="566909F0">
        <w:rPr>
          <w:rFonts w:ascii="Aptos" w:eastAsia="Aptos" w:hAnsi="Aptos" w:cs="Aptos"/>
          <w:color w:val="000000" w:themeColor="text1"/>
          <w:lang w:val="es-MX"/>
        </w:rPr>
        <w:t xml:space="preserve">Ah, eu vou ter que lembrar, eu não me lembro. Que era ligado... Inclusive ligado com a </w:t>
      </w:r>
      <w:r w:rsidRPr="566909F0">
        <w:rPr>
          <w:rFonts w:ascii="Aptos" w:eastAsia="Aptos" w:hAnsi="Aptos" w:cs="Aptos"/>
          <w:color w:val="000000" w:themeColor="text1"/>
          <w:highlight w:val="yellow"/>
          <w:lang w:val="es-MX"/>
        </w:rPr>
        <w:t>Camargo Correia</w:t>
      </w:r>
      <w:r w:rsidRPr="566909F0">
        <w:rPr>
          <w:rFonts w:ascii="Aptos" w:eastAsia="Aptos" w:hAnsi="Aptos" w:cs="Aptos"/>
          <w:color w:val="000000" w:themeColor="text1"/>
          <w:lang w:val="es-MX"/>
        </w:rPr>
        <w:t>,</w:t>
      </w:r>
    </w:p>
    <w:p w14:paraId="0992F71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566909F0">
        <w:rPr>
          <w:rFonts w:ascii="Aptos" w:eastAsia="Aptos" w:hAnsi="Aptos" w:cs="Aptos"/>
          <w:color w:val="0070C0"/>
          <w:lang w:val="es-MX"/>
        </w:rPr>
        <w:t xml:space="preserve">[31:42 - 31:53] </w:t>
      </w:r>
      <w:r w:rsidRPr="566909F0">
        <w:rPr>
          <w:rFonts w:ascii="Aptos" w:eastAsia="Aptos" w:hAnsi="Aptos" w:cs="Aptos"/>
          <w:color w:val="000000" w:themeColor="text1"/>
          <w:lang w:val="es-MX"/>
        </w:rPr>
        <w:t>essas empreiteiras aí. Tá. Mas que acabou também sendo pega pela Lava Jato e acabou o financiamento.</w:t>
      </w:r>
      <w:commentRangeEnd w:id="16"/>
      <w:r w:rsidRPr="009B7E24">
        <w:rPr>
          <w:rStyle w:val="Refdecomentario"/>
          <w:rFonts w:ascii="Aptos" w:eastAsia="Aptos" w:hAnsi="Aptos" w:cs="Aptos"/>
          <w:color w:val="000000" w:themeColor="text1"/>
          <w:sz w:val="24"/>
          <w:szCs w:val="24"/>
          <w:lang w:val="es-MX"/>
        </w:rPr>
        <w:commentReference w:id="16"/>
      </w:r>
    </w:p>
    <w:p w14:paraId="661EBA7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3E5855C" w14:textId="6F3C6B4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5739F17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[31:56 - 32:00] </w:t>
      </w:r>
      <w:r w:rsidRPr="009B7E24">
        <w:rPr>
          <w:rFonts w:ascii="Aptos" w:eastAsia="Aptos" w:hAnsi="Aptos" w:cs="Aptos"/>
          <w:color w:val="000000" w:themeColor="text1"/>
          <w:lang w:val="es-MX"/>
        </w:rPr>
        <w:t>As altas emoções, né? A gente está pesquisando agora.</w:t>
      </w:r>
    </w:p>
    <w:p w14:paraId="64F224C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87A7E87" w14:textId="79780A1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E54C16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[32:01 - 32:02] </w:t>
      </w:r>
      <w:r w:rsidRPr="009B7E24">
        <w:rPr>
          <w:rFonts w:ascii="Aptos" w:eastAsia="Aptos" w:hAnsi="Aptos" w:cs="Aptos"/>
          <w:color w:val="000000" w:themeColor="text1"/>
          <w:lang w:val="es-MX"/>
        </w:rPr>
        <w:t>Nossa, nem me fala.</w:t>
      </w:r>
    </w:p>
    <w:p w14:paraId="248C8DB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F269F7E" w14:textId="33B1B28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47C18D1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lastRenderedPageBreak/>
        <w:t xml:space="preserve">[32:04 - 32:15]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Desculpa, estou tentando deixar ele aqui paradinho, que não está dando certo. Bom, mas então tem esse papel de instituições</w:t>
      </w:r>
    </w:p>
    <w:p w14:paraId="674DE5B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[32:16 - 32:23] </w:t>
      </w:r>
      <w:r w:rsidRPr="009B7E24">
        <w:rPr>
          <w:rFonts w:ascii="Aptos" w:eastAsia="Aptos" w:hAnsi="Aptos" w:cs="Aptos"/>
          <w:color w:val="000000" w:themeColor="text1"/>
          <w:lang w:val="es-MX"/>
        </w:rPr>
        <w:t>voltadas para contrapartida, a responsabilidade social das empresas, né? Isso já é uma novidade interessante também.</w:t>
      </w:r>
    </w:p>
    <w:p w14:paraId="3273B40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BCED3CE" w14:textId="62D82BDE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8A0361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[32:24 - 32:24] </w:t>
      </w:r>
      <w:r w:rsidRPr="009B7E24">
        <w:rPr>
          <w:rFonts w:ascii="Aptos" w:eastAsia="Aptos" w:hAnsi="Aptos" w:cs="Aptos"/>
          <w:color w:val="000000" w:themeColor="text1"/>
          <w:lang w:val="es-MX"/>
        </w:rPr>
        <w:t>Sim.</w:t>
      </w:r>
    </w:p>
    <w:p w14:paraId="6547E94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2CDD364" w14:textId="6F70CB71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D33617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[32:24 - 32:32]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não era algo que a gente tinha conhecimento no campo de psicologia. Então, agradeço muito por essa informação.</w:t>
      </w:r>
    </w:p>
    <w:p w14:paraId="372E1C2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EFA8716" w14:textId="1C20925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C1D5A6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[32:32 - 32:36] </w:t>
      </w:r>
      <w:r w:rsidRPr="009B7E24">
        <w:rPr>
          <w:rFonts w:ascii="Aptos" w:eastAsia="Aptos" w:hAnsi="Aptos" w:cs="Aptos"/>
          <w:color w:val="000000" w:themeColor="text1"/>
          <w:lang w:val="es-MX"/>
        </w:rPr>
        <w:t>Tem a Natura e tem essa outra, mas eu não me lembro o nome. Eu vou ter que procurar.</w:t>
      </w:r>
    </w:p>
    <w:p w14:paraId="3D22856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065763E" w14:textId="1E638205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F762BF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[32:39 - 32:52] </w:t>
      </w:r>
      <w:r w:rsidRPr="009B7E24">
        <w:rPr>
          <w:rFonts w:ascii="Aptos" w:eastAsia="Aptos" w:hAnsi="Aptos" w:cs="Aptos"/>
          <w:color w:val="000000" w:themeColor="text1"/>
          <w:lang w:val="es-MX"/>
        </w:rPr>
        <w:t>Certo. E as suas divulgações de resultados em pesquisa, né? Quais que eram as suas principais estratégias, assim, além da publicação em si? A senhora priorizava cúpulas, conferências, seminários,</w:t>
      </w:r>
    </w:p>
    <w:p w14:paraId="7380D3D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[32:53 - 32:58] </w:t>
      </w:r>
      <w:r w:rsidRPr="009B7E24">
        <w:rPr>
          <w:rFonts w:ascii="Aptos" w:eastAsia="Aptos" w:hAnsi="Aptos" w:cs="Aptos"/>
          <w:color w:val="000000" w:themeColor="text1"/>
          <w:lang w:val="es-MX"/>
        </w:rPr>
        <w:t>publicações no meio científico, revistas, blogs, sites? Como é que era a sua estratégia de protagonismo dentro desse tempo?</w:t>
      </w:r>
    </w:p>
    <w:p w14:paraId="304B620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6FC83AE" w14:textId="4E59ACEC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0547B9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[32:59 - 33:11] </w:t>
      </w:r>
      <w:r w:rsidRPr="009B7E24">
        <w:rPr>
          <w:rFonts w:ascii="Aptos" w:eastAsia="Aptos" w:hAnsi="Aptos" w:cs="Aptos"/>
          <w:color w:val="000000" w:themeColor="text1"/>
          <w:lang w:val="es-MX"/>
        </w:rPr>
        <w:t>Então, isso foi um tema sempre muito relevante para nós, tá? Eu sempre tive um acordo com os meus alunos que era o seguinte, a gente tem duas comunidades para atender.</w:t>
      </w:r>
    </w:p>
    <w:p w14:paraId="3415E70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[33:12 - 33:23] </w:t>
      </w:r>
      <w:r w:rsidRPr="009B7E24">
        <w:rPr>
          <w:rFonts w:ascii="Aptos" w:eastAsia="Aptos" w:hAnsi="Aptos" w:cs="Aptos"/>
          <w:color w:val="000000" w:themeColor="text1"/>
          <w:lang w:val="es-MX"/>
        </w:rPr>
        <w:t>A comunidade acadêmica, e a comunidade social, né? E eu sempre bati muito o pé com eles, né? Vocês não vão pegar a tese de vocês</w:t>
      </w:r>
    </w:p>
    <w:p w14:paraId="474C167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lastRenderedPageBreak/>
        <w:t xml:space="preserve">[33:23 - 33:32]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entregar lá no albergue, não sei o quê, porque eles não sabem ler aquilo que vocês escreveram para uma tese. Vocês têm que produzir um material</w:t>
      </w:r>
    </w:p>
    <w:p w14:paraId="4D0590F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[33:32 - 33:45]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seja direcionado para essas pessoas. Além disso, a gente sempre fez, porque as universidades, elas têm o que a gente chama de tripé, né?</w:t>
      </w:r>
    </w:p>
    <w:p w14:paraId="6996479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[33:45 - 33:58]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é o ensino, então a formação de mestres, doutores, psicólogos, a pesquisa, que tem que terminar na produção acadêmica, nacional ou internacional,</w:t>
      </w:r>
    </w:p>
    <w:p w14:paraId="4546389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[33:58 - 34:08]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dependendo de onde você vai publicar isso, né? E tem a parte de extensão que a gente chama de outreach, né?</w:t>
      </w:r>
    </w:p>
    <w:p w14:paraId="31F6AC1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[34:08 - 34:20] </w:t>
      </w:r>
      <w:r w:rsidRPr="009B7E24">
        <w:rPr>
          <w:rFonts w:ascii="Aptos" w:eastAsia="Aptos" w:hAnsi="Aptos" w:cs="Aptos"/>
          <w:color w:val="000000" w:themeColor="text1"/>
          <w:lang w:val="es-MX"/>
        </w:rPr>
        <w:t>Aquilo que você vai devolver para a comunidade que está sustentando a sua formação, o seu trabalho. E nessa parte, então, é que a gente publicou,</w:t>
      </w:r>
    </w:p>
    <w:p w14:paraId="5F33B12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[34:20 - 34:31]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nós temos, assim, vários manuais, historinhas, boletins, né? E nessa parte de extensão,</w:t>
      </w:r>
    </w:p>
    <w:p w14:paraId="5D20597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[34:31 - 34:42] </w:t>
      </w:r>
      <w:r w:rsidRPr="009B7E24">
        <w:rPr>
          <w:rFonts w:ascii="Aptos" w:eastAsia="Aptos" w:hAnsi="Aptos" w:cs="Aptos"/>
          <w:color w:val="000000" w:themeColor="text1"/>
          <w:lang w:val="es-MX"/>
        </w:rPr>
        <w:t>também tinha uma outra questão que era fundamental para a nossa pesquisa, a gente fazia uma troca com a comunidade, né? Ou seja, eu precisava trabalhar num albergue</w:t>
      </w:r>
    </w:p>
    <w:p w14:paraId="3D14454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[34:43 - 34:53] </w:t>
      </w:r>
      <w:r w:rsidRPr="009B7E24">
        <w:rPr>
          <w:rFonts w:ascii="Aptos" w:eastAsia="Aptos" w:hAnsi="Aptos" w:cs="Aptos"/>
          <w:color w:val="000000" w:themeColor="text1"/>
          <w:lang w:val="es-MX"/>
        </w:rPr>
        <w:t>onde as crianças vinham dormir à noite, né? Eu não posso entrar lá, coletar dados e virar as costas e ir embora, né? Então, o que a gente fazia? A gente fazia uma assessoria,</w:t>
      </w:r>
    </w:p>
    <w:p w14:paraId="4DB3817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[34:54 - 35:06] </w:t>
      </w:r>
      <w:r w:rsidRPr="009B7E24">
        <w:rPr>
          <w:rFonts w:ascii="Aptos" w:eastAsia="Aptos" w:hAnsi="Aptos" w:cs="Aptos"/>
          <w:color w:val="000000" w:themeColor="text1"/>
          <w:lang w:val="es-MX"/>
        </w:rPr>
        <w:t>a gente fazia fóruns de debate dentro da universidade, né? A gente fazia cursos de capacitação e nesses cursos e nesses fóruns</w:t>
      </w:r>
    </w:p>
    <w:p w14:paraId="7A7AEB6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[35:06 - 35:19] </w:t>
      </w:r>
      <w:r w:rsidRPr="009B7E24">
        <w:rPr>
          <w:rFonts w:ascii="Aptos" w:eastAsia="Aptos" w:hAnsi="Aptos" w:cs="Aptos"/>
          <w:color w:val="000000" w:themeColor="text1"/>
          <w:lang w:val="es-MX"/>
        </w:rPr>
        <w:t>a gente produzia material, né? Para publicar, para devolver para a comunidade. Tem histórias belíssimas, belíssimas, assim, de gente analfabeta</w:t>
      </w:r>
    </w:p>
    <w:p w14:paraId="58A4BBB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[35:19 - 35:30]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vinha para os seminários e chorava de emoção porque era analfabeto, mas estava dentro da universidade, né? De fóruns, a gente trabalhava com as crianças em situação de rua,</w:t>
      </w:r>
    </w:p>
    <w:p w14:paraId="42C1F61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[35:30 - 35:40] </w:t>
      </w:r>
      <w:r w:rsidRPr="009B7E24">
        <w:rPr>
          <w:rFonts w:ascii="Aptos" w:eastAsia="Aptos" w:hAnsi="Aptos" w:cs="Aptos"/>
          <w:color w:val="000000" w:themeColor="text1"/>
          <w:lang w:val="es-MX"/>
        </w:rPr>
        <w:t>em que a gente reunia pessoas de várias entidades da cidade todas as quintas-feiras de manhã para discutir temas relacionados, né?</w:t>
      </w:r>
    </w:p>
    <w:p w14:paraId="260A499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[35:40 - 35:52] </w:t>
      </w:r>
      <w:r w:rsidRPr="009B7E24">
        <w:rPr>
          <w:rFonts w:ascii="Aptos" w:eastAsia="Aptos" w:hAnsi="Aptos" w:cs="Aptos"/>
          <w:color w:val="000000" w:themeColor="text1"/>
          <w:lang w:val="es-MX"/>
        </w:rPr>
        <w:t>Em que a gente tinha, na verdade, era um fórum de proteção das crianças porque eles se comunicavam entre eles e se ajudavam e ajudavam as crianças, né?</w:t>
      </w:r>
    </w:p>
    <w:p w14:paraId="73B6D88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[35:53 - 36:01] </w:t>
      </w:r>
      <w:r w:rsidRPr="009B7E24">
        <w:rPr>
          <w:rFonts w:ascii="Aptos" w:eastAsia="Aptos" w:hAnsi="Aptos" w:cs="Aptos"/>
          <w:color w:val="000000" w:themeColor="text1"/>
          <w:lang w:val="es-MX"/>
        </w:rPr>
        <w:t>A sair daquela vida. Ou a gente chamava, por exemplo, uma vez eu chamei, várias vezes eu fiz isso,</w:t>
      </w:r>
    </w:p>
    <w:p w14:paraId="489DEB1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lastRenderedPageBreak/>
        <w:t xml:space="preserve">[36:01 - 36:12]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mas chamei, assim, o diretor do maior ambulatório da cidade que atendia casos de AIDS, né? Mas não atendia crianças.</w:t>
      </w:r>
    </w:p>
    <w:p w14:paraId="6D4FC93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[36:13 - 36:25] </w:t>
      </w:r>
      <w:r w:rsidRPr="009B7E24">
        <w:rPr>
          <w:rFonts w:ascii="Aptos" w:eastAsia="Aptos" w:hAnsi="Aptos" w:cs="Aptos"/>
          <w:color w:val="000000" w:themeColor="text1"/>
          <w:lang w:val="es-MX"/>
        </w:rPr>
        <w:t>Chamei o cara e botei ele na prensa, né? Tem que atender as crianças. Serviço de atendimento para uso de fármacos e dependência química,</w:t>
      </w:r>
    </w:p>
    <w:p w14:paraId="28E6F4E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[36:25 - 36:35]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também não atendia criança. Chamei o cara, botei ele na prensa, tu vai ter que atender as crianças. Com aquela comunidade toda foi fantástico, assim.</w:t>
      </w:r>
    </w:p>
    <w:p w14:paraId="3F4D5B0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>[36:35 - 36:48] </w:t>
      </w:r>
      <w:r w:rsidRPr="009B7E24">
        <w:rPr>
          <w:rFonts w:ascii="Aptos" w:eastAsia="Aptos" w:hAnsi="Aptos" w:cs="Aptos"/>
          <w:color w:val="000000" w:themeColor="text1"/>
          <w:lang w:val="es-MX"/>
        </w:rPr>
        <w:t>Então, a gente tinha sempre essa perspectiva e a produção de material que fosse utilizado. Tu quer ver alguma coisa? Eu tenho mais ou menos à mão aqui.</w:t>
      </w:r>
    </w:p>
    <w:p w14:paraId="15AA7FC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8F4B369" w14:textId="3FAF01D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E938CD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[36:49 - 36:51] </w:t>
      </w:r>
      <w:r w:rsidRPr="009B7E24">
        <w:rPr>
          <w:rFonts w:ascii="Aptos" w:eastAsia="Aptos" w:hAnsi="Aptos" w:cs="Aptos"/>
          <w:color w:val="000000" w:themeColor="text1"/>
          <w:lang w:val="es-MX"/>
        </w:rPr>
        <w:t>Ah, eu quero sim, por favor. Só um pouquinho.</w:t>
      </w:r>
    </w:p>
    <w:p w14:paraId="2D903D0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181EC52" w14:textId="3009C20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053B0C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[37:10 - 37:13] </w:t>
      </w:r>
      <w:r w:rsidRPr="009B7E24">
        <w:rPr>
          <w:rFonts w:ascii="Aptos" w:eastAsia="Aptos" w:hAnsi="Aptos" w:cs="Aptos"/>
          <w:color w:val="000000" w:themeColor="text1"/>
          <w:lang w:val="es-MX"/>
        </w:rPr>
        <w:t>Eu peguei dois aqui, ó. Esse aqui.</w:t>
      </w:r>
    </w:p>
    <w:p w14:paraId="65B265F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7FF79A0" w14:textId="1DE1EF9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EE9930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[37:15 - 37:25] </w:t>
      </w:r>
      <w:r w:rsidRPr="009B7E24">
        <w:rPr>
          <w:rFonts w:ascii="Aptos" w:eastAsia="Aptos" w:hAnsi="Aptos" w:cs="Aptos"/>
          <w:color w:val="000000" w:themeColor="text1"/>
          <w:lang w:val="es-MX"/>
        </w:rPr>
        <w:t>Posso tirar um brinde? Claro. Incrível. Pode continuar, por favor.</w:t>
      </w:r>
    </w:p>
    <w:p w14:paraId="11B9DA8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200E0AF" w14:textId="15A2E26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16B84E2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[37:25 - 37:34]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é Direitos Humanos, Prevenção à Violência. E aí é um manual de capacitação para educadores. Aí a gente criava assim, ó.</w:t>
      </w:r>
    </w:p>
    <w:p w14:paraId="379BDB7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[37:35 - 37:48] </w:t>
      </w:r>
      <w:r w:rsidRPr="009B7E24">
        <w:rPr>
          <w:rFonts w:ascii="Aptos" w:eastAsia="Aptos" w:hAnsi="Aptos" w:cs="Aptos"/>
          <w:color w:val="000000" w:themeColor="text1"/>
          <w:lang w:val="es-MX"/>
        </w:rPr>
        <w:t>Pegava os slides que a gente usava na formação, deixava um espaço para anotação e eles iam acompanhando na formação o material.</w:t>
      </w:r>
    </w:p>
    <w:p w14:paraId="713ED97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[37:48 - 37:53]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tem esse aqui, ó, que chama Histórias que Protegem.</w:t>
      </w:r>
    </w:p>
    <w:p w14:paraId="132897E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7580FEC" w14:textId="5792C00A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2867A18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[37:54 - 37:57] </w:t>
      </w:r>
      <w:r w:rsidRPr="009B7E24">
        <w:rPr>
          <w:rFonts w:ascii="Aptos" w:eastAsia="Aptos" w:hAnsi="Aptos" w:cs="Aptos"/>
          <w:color w:val="000000" w:themeColor="text1"/>
          <w:lang w:val="es-MX"/>
        </w:rPr>
        <w:t>Ah, que é aquele livro que a senhora falou, que tem pouquíssimas cópias, né?</w:t>
      </w:r>
    </w:p>
    <w:p w14:paraId="2AABCAB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B8CF486" w14:textId="2B3D4800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098D7FF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[37:58 - 38:10]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Não, esse até tem bastante. Tem bastante? É. Esse tem bastante. Que são historinhas para criança, tá?</w:t>
      </w:r>
    </w:p>
    <w:p w14:paraId="1471EA1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[38:11 - 38:21]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a gente criou para serem usadas dentro das escolas, junto com os professores e, ao final,</w:t>
      </w:r>
    </w:p>
    <w:p w14:paraId="712D336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[38:22 - 38:31] </w:t>
      </w:r>
      <w:r w:rsidRPr="009B7E24">
        <w:rPr>
          <w:rFonts w:ascii="Aptos" w:eastAsia="Aptos" w:hAnsi="Aptos" w:cs="Aptos"/>
          <w:color w:val="000000" w:themeColor="text1"/>
          <w:lang w:val="es-MX"/>
        </w:rPr>
        <w:t>as professoras poderiam identificar casos de violência doméstica, psicológica, sexual, uso físico,</w:t>
      </w:r>
    </w:p>
    <w:p w14:paraId="6E1A4DE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[38:31 - 38:43] </w:t>
      </w:r>
      <w:r w:rsidRPr="009B7E24">
        <w:rPr>
          <w:rFonts w:ascii="Aptos" w:eastAsia="Aptos" w:hAnsi="Aptos" w:cs="Aptos"/>
          <w:color w:val="000000" w:themeColor="text1"/>
          <w:lang w:val="es-MX"/>
        </w:rPr>
        <w:t>só no trabalho com essas crianças, né? Porque as crianças iam contando a história aqui, né? Aprendendo sobre... Hoje ele está desatualizado.</w:t>
      </w:r>
    </w:p>
    <w:p w14:paraId="022BCCC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[38:48 - 38:59] </w:t>
      </w:r>
      <w:r w:rsidRPr="009B7E24">
        <w:rPr>
          <w:rFonts w:ascii="Aptos" w:eastAsia="Aptos" w:hAnsi="Aptos" w:cs="Aptos"/>
          <w:color w:val="000000" w:themeColor="text1"/>
          <w:lang w:val="es-MX"/>
        </w:rPr>
        <w:t>Aprendendo sobre questões relacionadas... Por exemplo, aqui tem uma criança que usa cadeira de rodas, né? E aí vai. Aí a criança criava uma historinha</w:t>
      </w:r>
    </w:p>
    <w:p w14:paraId="655B756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[38:59 - 39:12]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aí a gente fazia a capacitação dos professores para a identificação de casos de violência, de abuso, etc. Para poder fazer o acompanhamento das famílias, né?</w:t>
      </w:r>
    </w:p>
    <w:p w14:paraId="00B420C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[39:12 - 39:22] </w:t>
      </w:r>
      <w:r w:rsidRPr="009B7E24">
        <w:rPr>
          <w:rFonts w:ascii="Aptos" w:eastAsia="Aptos" w:hAnsi="Aptos" w:cs="Aptos"/>
          <w:color w:val="000000" w:themeColor="text1"/>
          <w:lang w:val="es-MX"/>
        </w:rPr>
        <w:t>Então, com esses tem vários outros. Esses que estão aqui à mão, no meu gabinete. Nossa, tem algum lugar que a gente possa ter acesso?</w:t>
      </w:r>
    </w:p>
    <w:p w14:paraId="195B394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BB14CB5" w14:textId="6D4728D0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3BD8A10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[39:23 - 39:28]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 repente... Não sei, essas publicações estão havendo algum lugar?</w:t>
      </w:r>
    </w:p>
    <w:p w14:paraId="00A6162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EABDD9B" w14:textId="3F5DA1D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261798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[39:28 - 39:39]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Não, não. Me manda... Não, elas eram distribuídas sem custo. Me manda o teu interesse postal que eu mando para ti. Muito obrigada.</w:t>
      </w:r>
    </w:p>
    <w:p w14:paraId="1080C70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75F2E5B" w14:textId="337A54EC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59822D5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[39:41 </w:t>
      </w:r>
      <w:r w:rsidRPr="009B7E24">
        <w:rPr>
          <w:rFonts w:ascii="Aptos" w:eastAsia="Aptos" w:hAnsi="Aptos" w:cs="Aptos"/>
          <w:color w:val="000000" w:themeColor="text1"/>
          <w:lang w:val="es-MX"/>
        </w:rPr>
        <w:t>- 39:53] Porque para a gente é um baita case, assim. A psicóloga mais citada, né? Historicamente do campo da psicologia, ou seja, laureada pela ciência,</w:t>
      </w:r>
    </w:p>
    <w:p w14:paraId="7212BCC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lastRenderedPageBreak/>
        <w:t xml:space="preserve">[39:53 - 40:05] </w:t>
      </w:r>
      <w:r w:rsidRPr="009B7E24">
        <w:rPr>
          <w:rFonts w:ascii="Aptos" w:eastAsia="Aptos" w:hAnsi="Aptos" w:cs="Aptos"/>
          <w:color w:val="000000" w:themeColor="text1"/>
          <w:lang w:val="es-MX"/>
        </w:rPr>
        <w:t>também tem essa preocupação com os sujeitos de pesquisa que participam... Com os insumos, com a sua experiência, né? Normalmente tem, às vezes, essa falácia</w:t>
      </w:r>
    </w:p>
    <w:p w14:paraId="53E1B58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[40:05 - 40:11]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 que aponta que é um ou outro. Ou você pode brilhar no campo social, ou brilhar no campo científico.</w:t>
      </w:r>
    </w:p>
    <w:p w14:paraId="14FEBB2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B5F050A" w14:textId="22D6E36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57510EB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[40:11 - 40:23]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Não, a gente queria brilhar. Ponto. Brilhar. Brilhar. Mas eu te mando... Me manda teu endereço postal, tá? Eu mando por correio. Pode deixar.</w:t>
      </w:r>
    </w:p>
    <w:p w14:paraId="5BAFA57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[40:24 - 40:25] </w:t>
      </w:r>
      <w:r w:rsidRPr="009B7E24">
        <w:rPr>
          <w:rFonts w:ascii="Aptos" w:eastAsia="Aptos" w:hAnsi="Aptos" w:cs="Aptos"/>
          <w:color w:val="000000" w:themeColor="text1"/>
          <w:lang w:val="es-MX"/>
        </w:rPr>
        <w:t>Tá.</w:t>
      </w:r>
    </w:p>
    <w:p w14:paraId="7C6C2F5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D60ACF0" w14:textId="06771AE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0D7641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[40:26 - 40:28]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Maravilha. Vou mandar o endereço lá do nosso território, inclusive.</w:t>
      </w:r>
    </w:p>
    <w:p w14:paraId="42282F6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AAE98B2" w14:textId="7E585CA5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724B33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[40:29 - 40:41] </w:t>
      </w:r>
      <w:r w:rsidRPr="009B7E24">
        <w:rPr>
          <w:rFonts w:ascii="Aptos" w:eastAsia="Aptos" w:hAnsi="Aptos" w:cs="Aptos"/>
          <w:color w:val="000000" w:themeColor="text1"/>
          <w:lang w:val="es-MX"/>
        </w:rPr>
        <w:t>Eu não tenho tudo que a gente produziu, mas eu tenho bastante. Uma outra coisa que a gente fazia bastante também era a formação científica para produzir material.</w:t>
      </w:r>
    </w:p>
    <w:p w14:paraId="15FB201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[40:42 - 40:55] </w:t>
      </w:r>
      <w:r w:rsidRPr="009B7E24">
        <w:rPr>
          <w:rFonts w:ascii="Aptos" w:eastAsia="Aptos" w:hAnsi="Aptos" w:cs="Aptos"/>
          <w:color w:val="000000" w:themeColor="text1"/>
          <w:lang w:val="es-MX"/>
        </w:rPr>
        <w:t>Então, eu dava curso. E eu tenho... Tu pode achar aí no... Esse livro eu não tenho, mas... A gente produziu vários manuais, inclusive, última... Faz um ano, um ano e pouco,</w:t>
      </w:r>
    </w:p>
    <w:p w14:paraId="5E09E7A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[40:55 - 41:07] </w:t>
      </w:r>
      <w:r w:rsidRPr="009B7E24">
        <w:rPr>
          <w:rFonts w:ascii="Aptos" w:eastAsia="Aptos" w:hAnsi="Aptos" w:cs="Aptos"/>
          <w:color w:val="000000" w:themeColor="text1"/>
          <w:lang w:val="es-MX"/>
        </w:rPr>
        <w:t>saiu mais um livro com colaboradoras da USP, de como se faz um artigo científico, como se escreve um capítulo científico, como é que se faz uma revisão sistemática, esse tipo de coisa,</w:t>
      </w:r>
    </w:p>
    <w:p w14:paraId="3D096D8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[41:08 - 41:20]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é usado, na verdade, em todas as áreas da ciência, não só na psicologia. Porque é uma formação mais de editoração. Eu fui editora de revistas científicas durante muito tempo.</w:t>
      </w:r>
    </w:p>
    <w:p w14:paraId="2DBAB44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[41:20 - 41:30] </w:t>
      </w:r>
      <w:r w:rsidRPr="009B7E24">
        <w:rPr>
          <w:rFonts w:ascii="Aptos" w:eastAsia="Aptos" w:hAnsi="Aptos" w:cs="Aptos"/>
          <w:color w:val="000000" w:themeColor="text1"/>
          <w:lang w:val="es-MX"/>
        </w:rPr>
        <w:t>Era uma cachaça, aquele negócio, que eu gostava muito. E aí aprendi muito, né? Com isso.</w:t>
      </w:r>
    </w:p>
    <w:p w14:paraId="6EA3978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4FA1B86" w14:textId="6A387DA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59FE9DB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lastRenderedPageBreak/>
        <w:t xml:space="preserve">[41:30 - 41:43] </w:t>
      </w:r>
      <w:r w:rsidRPr="009B7E24">
        <w:rPr>
          <w:rFonts w:ascii="Aptos" w:eastAsia="Aptos" w:hAnsi="Aptos" w:cs="Aptos"/>
          <w:color w:val="000000" w:themeColor="text1"/>
          <w:lang w:val="es-MX"/>
        </w:rPr>
        <w:t>Com certeza. E assim, doutora, hoje, o que a senhora diria, assim, que são os principais... As principais referências dentro da psicologia positiva</w:t>
      </w:r>
    </w:p>
    <w:p w14:paraId="17F69FD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[41:43 - 41:49] </w:t>
      </w:r>
      <w:r w:rsidRPr="009B7E24">
        <w:rPr>
          <w:rFonts w:ascii="Aptos" w:eastAsia="Aptos" w:hAnsi="Aptos" w:cs="Aptos"/>
          <w:color w:val="000000" w:themeColor="text1"/>
          <w:lang w:val="es-MX"/>
        </w:rPr>
        <w:t>no país e na América Latina? Quem está fazendo o quê? Quem que a gente não pode deixar de conversar?</w:t>
      </w:r>
    </w:p>
    <w:p w14:paraId="6B5E29A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671013A" w14:textId="24788D93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0848D6D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[41:49 - 42:00]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É. Tem, então, a professora Clarissa Freitas. Ela é professora na </w:t>
      </w:r>
      <w:r w:rsidRPr="00C5273D">
        <w:rPr>
          <w:rFonts w:ascii="Aptos" w:eastAsia="Aptos" w:hAnsi="Aptos" w:cs="Aptos"/>
          <w:color w:val="000000" w:themeColor="text1"/>
          <w:highlight w:val="yellow"/>
          <w:lang w:val="es-MX"/>
        </w:rPr>
        <w:t>PUC do Rio Grande do Sul.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 E ela trabalha com florescimento humano</w:t>
      </w:r>
    </w:p>
    <w:p w14:paraId="6D6644C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[42:01 - 42:05]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dentro da área da psicologia do trabalho. Tá?</w:t>
      </w:r>
    </w:p>
    <w:p w14:paraId="076A58B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5DB5CFF" w14:textId="783B2A10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1B8B72A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[42:05 - 42:06]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ela tem publicado...</w:t>
      </w:r>
    </w:p>
    <w:p w14:paraId="4FBA96E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43D2AFC" w14:textId="7452EE78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79A6EF6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[42:07 - 42:19]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É, eu já tinha mencionado ela. Tem o professor </w:t>
      </w:r>
      <w:r w:rsidRPr="00C31926">
        <w:rPr>
          <w:rFonts w:ascii="Aptos" w:eastAsia="Aptos" w:hAnsi="Aptos" w:cs="Aptos"/>
          <w:color w:val="000000" w:themeColor="text1"/>
          <w:highlight w:val="yellow"/>
          <w:lang w:val="es-MX"/>
        </w:rPr>
        <w:t>Helder Kamei</w:t>
      </w:r>
      <w:r w:rsidRPr="009B7E24">
        <w:rPr>
          <w:rFonts w:ascii="Aptos" w:eastAsia="Aptos" w:hAnsi="Aptos" w:cs="Aptos"/>
          <w:color w:val="000000" w:themeColor="text1"/>
          <w:lang w:val="es-MX"/>
        </w:rPr>
        <w:t>, que eu imagino que vocês já entrevistaram ou já conhecem.</w:t>
      </w:r>
    </w:p>
    <w:p w14:paraId="143BCEF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[42:19 - 42:30] </w:t>
      </w:r>
      <w:r w:rsidRPr="009B7E24">
        <w:rPr>
          <w:rFonts w:ascii="Aptos" w:eastAsia="Aptos" w:hAnsi="Aptos" w:cs="Aptos"/>
          <w:color w:val="000000" w:themeColor="text1"/>
          <w:lang w:val="es-MX"/>
        </w:rPr>
        <w:t>O Helder, ele... Ele é bastante produtivo, assim, mas ele faz mais workshops. Eu não sei se ele tem publicado muito. Ele...</w:t>
      </w:r>
    </w:p>
    <w:p w14:paraId="557F8D3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[42:31 - 42:41] </w:t>
      </w:r>
      <w:r w:rsidRPr="009B7E24">
        <w:rPr>
          <w:rFonts w:ascii="Aptos" w:eastAsia="Aptos" w:hAnsi="Aptos" w:cs="Aptos"/>
          <w:color w:val="000000" w:themeColor="text1"/>
          <w:lang w:val="es-MX"/>
        </w:rPr>
        <w:t>Eu conheci o Helder através da Natura, tá? Que ele era da equipe que me procurou para fazer o trabalho da Natura aqui no Rio Grande do Sul.</w:t>
      </w:r>
    </w:p>
    <w:p w14:paraId="1958FBE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[42:41 - 42:53] </w:t>
      </w:r>
      <w:r w:rsidRPr="009B7E24">
        <w:rPr>
          <w:rFonts w:ascii="Aptos" w:eastAsia="Aptos" w:hAnsi="Aptos" w:cs="Aptos"/>
          <w:color w:val="000000" w:themeColor="text1"/>
          <w:lang w:val="es-MX"/>
        </w:rPr>
        <w:t>A professora Clarissa, naquela época, era minha aluna. Ela também participou. E o Helder, eu sei que ele dá muitos workshops, mas agora eu até nem tenho acompanhado,</w:t>
      </w:r>
    </w:p>
    <w:p w14:paraId="05C58C7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[42:53 - 43:03]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não tenho nem visto publicação do Helder nas redes sociais e tal. Não sei o que ele anda fazendo. Tem... Olha...</w:t>
      </w:r>
    </w:p>
    <w:p w14:paraId="06AB65A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[43:03 - 43:15]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Tem a </w:t>
      </w:r>
      <w:r w:rsidRPr="00C31926">
        <w:rPr>
          <w:rFonts w:ascii="Aptos" w:eastAsia="Aptos" w:hAnsi="Aptos" w:cs="Aptos"/>
          <w:color w:val="000000" w:themeColor="text1"/>
          <w:highlight w:val="yellow"/>
          <w:lang w:val="es-MX"/>
        </w:rPr>
        <w:t>professora Simone Paludo, da Universidade Rio Grande</w:t>
      </w:r>
      <w:r w:rsidRPr="009B7E24">
        <w:rPr>
          <w:rFonts w:ascii="Aptos" w:eastAsia="Aptos" w:hAnsi="Aptos" w:cs="Aptos"/>
          <w:color w:val="000000" w:themeColor="text1"/>
          <w:lang w:val="es-MX"/>
        </w:rPr>
        <w:t>, também, que trabalha muito com as emoções morais e aspectos positivos.</w:t>
      </w:r>
    </w:p>
    <w:p w14:paraId="7866E9F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[43:16 - 43:28] </w:t>
      </w:r>
      <w:r w:rsidRPr="009B7E24">
        <w:rPr>
          <w:rFonts w:ascii="Aptos" w:eastAsia="Aptos" w:hAnsi="Aptos" w:cs="Aptos"/>
          <w:color w:val="000000" w:themeColor="text1"/>
          <w:lang w:val="es-MX"/>
        </w:rPr>
        <w:t>Ela, nesse momento, está na Inglaterra fazendo pós-doc, mas ela... Ela é super acessível e é uma pessoa brilhante. Ela não é, assim, de publicar muito, mas ela é muito...</w:t>
      </w:r>
    </w:p>
    <w:p w14:paraId="1F2A9B1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lastRenderedPageBreak/>
        <w:t xml:space="preserve">[43:31 - 43:33] </w:t>
      </w:r>
      <w:r w:rsidRPr="009B7E24">
        <w:rPr>
          <w:rFonts w:ascii="Aptos" w:eastAsia="Aptos" w:hAnsi="Aptos" w:cs="Aptos"/>
          <w:color w:val="000000" w:themeColor="text1"/>
          <w:lang w:val="es-MX"/>
        </w:rPr>
        <w:t>Muito lúcida, sabe?</w:t>
      </w:r>
    </w:p>
    <w:p w14:paraId="408BE29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17FDD7E" w14:textId="22AFB9AB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31611E8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[43:34 - 43:35] </w:t>
      </w:r>
      <w:r w:rsidRPr="009B7E24">
        <w:rPr>
          <w:rFonts w:ascii="Aptos" w:eastAsia="Aptos" w:hAnsi="Aptos" w:cs="Aptos"/>
          <w:color w:val="000000" w:themeColor="text1"/>
          <w:lang w:val="es-MX"/>
        </w:rPr>
        <w:t>Sim.</w:t>
      </w:r>
    </w:p>
    <w:p w14:paraId="75DD5FF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8B73350" w14:textId="2BEC7A0A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73860E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[43:37 - 43:50] </w:t>
      </w:r>
      <w:r w:rsidRPr="009B7E24">
        <w:rPr>
          <w:rFonts w:ascii="Aptos" w:eastAsia="Aptos" w:hAnsi="Aptos" w:cs="Aptos"/>
          <w:color w:val="000000" w:themeColor="text1"/>
          <w:lang w:val="es-MX"/>
        </w:rPr>
        <w:t>Pois é, eu acho que, basicamente, eu poderia te indicar essas três pessoas, assim, com segurança. Tem outras pessoas, mas eu ficaria um pouco... Relutante.</w:t>
      </w:r>
    </w:p>
    <w:p w14:paraId="08EA336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[43:51 - 44:01] </w:t>
      </w:r>
      <w:r w:rsidRPr="009B7E24">
        <w:rPr>
          <w:rFonts w:ascii="Aptos" w:eastAsia="Aptos" w:hAnsi="Aptos" w:cs="Aptos"/>
          <w:color w:val="000000" w:themeColor="text1"/>
          <w:lang w:val="es-MX"/>
        </w:rPr>
        <w:t>Por algumas tendências últimas, assim, de fazer alguma pesquisa que é muito mais</w:t>
      </w:r>
    </w:p>
    <w:p w14:paraId="1BC35DE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[44:01 - 44:12]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dentro dos aspectos políticos esperados, do que, efetivamente, com a perspectiva que a gente tinha, político,</w:t>
      </w:r>
    </w:p>
    <w:p w14:paraId="30F5113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[44:13 - 44:25] </w:t>
      </w:r>
      <w:r w:rsidRPr="009B7E24">
        <w:rPr>
          <w:rFonts w:ascii="Aptos" w:eastAsia="Aptos" w:hAnsi="Aptos" w:cs="Aptos"/>
          <w:color w:val="000000" w:themeColor="text1"/>
          <w:lang w:val="es-MX"/>
        </w:rPr>
        <w:t>porque sempre fizemos uma pesquisa política mais social, e não arraigada a partidos ou coisas do tipo, que...</w:t>
      </w:r>
    </w:p>
    <w:p w14:paraId="44A2900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[44:25 - 44:35] </w:t>
      </w:r>
      <w:r w:rsidRPr="009B7E24">
        <w:rPr>
          <w:rFonts w:ascii="Aptos" w:eastAsia="Aptos" w:hAnsi="Aptos" w:cs="Aptos"/>
          <w:color w:val="000000" w:themeColor="text1"/>
          <w:lang w:val="es-MX"/>
        </w:rPr>
        <w:t>Eu sempre fui muito política e nunca partidária, para lado nenhum. A ciência em primeiro lugar. Meu partido era a ciência.</w:t>
      </w:r>
    </w:p>
    <w:p w14:paraId="2B7CFC1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4E0E9FB" w14:textId="2A0B636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37D2F4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[44:37 - 44:48]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lindo. É uma maravilha. Olha, as duas últimas perguntas que eu tinha, a senhora já respondeu nas outras perguntas, então, eu quero...</w:t>
      </w:r>
    </w:p>
    <w:p w14:paraId="248BA29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[44:48 - 45:01] </w:t>
      </w:r>
      <w:r w:rsidRPr="009B7E24">
        <w:rPr>
          <w:rFonts w:ascii="Aptos" w:eastAsia="Aptos" w:hAnsi="Aptos" w:cs="Aptos"/>
          <w:color w:val="000000" w:themeColor="text1"/>
          <w:lang w:val="es-MX"/>
        </w:rPr>
        <w:t>te agradecer muito pelo seu tempo, sabe? Para mim é uma honra estar aqui, a senhora é uma referência de cientista, né? Eu sempre... Eu sou do campo da sociologia, que eu chamo de sociologia pública, né?</w:t>
      </w:r>
    </w:p>
    <w:p w14:paraId="1BEA499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[45:01 - 45:12] </w:t>
      </w:r>
      <w:r w:rsidRPr="009B7E24">
        <w:rPr>
          <w:rFonts w:ascii="Aptos" w:eastAsia="Aptos" w:hAnsi="Aptos" w:cs="Aptos"/>
          <w:color w:val="000000" w:themeColor="text1"/>
          <w:lang w:val="es-MX"/>
        </w:rPr>
        <w:t>Vai produzindo conhecimento, mas inserindo na sociedade. Desce da torre de Marfim, e é, pelo visto, bem o que a senhora faz dentro da psicologia. Então, só dizer para a senhora, assim,</w:t>
      </w:r>
    </w:p>
    <w:p w14:paraId="0614DBB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[45:13 - 45:24] </w:t>
      </w:r>
      <w:r w:rsidRPr="009B7E24">
        <w:rPr>
          <w:rFonts w:ascii="Aptos" w:eastAsia="Aptos" w:hAnsi="Aptos" w:cs="Aptos"/>
          <w:color w:val="000000" w:themeColor="text1"/>
          <w:lang w:val="es-MX"/>
        </w:rPr>
        <w:t>o seu exemplo inspira mulheres cientistas que têm essa mesma... essa mesma pegada, sabe? Valeu a pena, a senhora não está sozinha, apesar do que é, né?</w:t>
      </w:r>
    </w:p>
    <w:p w14:paraId="693D395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lastRenderedPageBreak/>
        <w:t xml:space="preserve">[45:25 - 45:37]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A </w:t>
      </w:r>
      <w:r w:rsidRPr="001178E8">
        <w:rPr>
          <w:rFonts w:ascii="Aptos" w:eastAsia="Aptos" w:hAnsi="Aptos" w:cs="Aptos"/>
          <w:color w:val="000000" w:themeColor="text1"/>
          <w:highlight w:val="yellow"/>
          <w:lang w:val="es-MX"/>
        </w:rPr>
        <w:t>Academia Brasileira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 é o que é. Mas a gente tem outras formas e outras comunidades, e para a gente seria muito importante continuar em contato com a senhora, aproximá-la desse pessoal que está discutindo</w:t>
      </w:r>
    </w:p>
    <w:p w14:paraId="6CCCC9B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[45:38 - 45:47] </w:t>
      </w:r>
      <w:r w:rsidRPr="009B7E24">
        <w:rPr>
          <w:rFonts w:ascii="Aptos" w:eastAsia="Aptos" w:hAnsi="Aptos" w:cs="Aptos"/>
          <w:color w:val="000000" w:themeColor="text1"/>
          <w:lang w:val="es-MX"/>
        </w:rPr>
        <w:t>florescimento humano na América Latina, que também vê as coisas de uma forma diferente, enxerga o papel da academia, o papel da ciência de uma forma diferente.</w:t>
      </w:r>
    </w:p>
    <w:p w14:paraId="076363E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[45:48 - 45:59] </w:t>
      </w:r>
      <w:r w:rsidRPr="009B7E24">
        <w:rPr>
          <w:rFonts w:ascii="Aptos" w:eastAsia="Aptos" w:hAnsi="Aptos" w:cs="Aptos"/>
          <w:color w:val="000000" w:themeColor="text1"/>
          <w:lang w:val="es-MX"/>
        </w:rPr>
        <w:t>Até mesmo como a retribuição dessa entrevista incrível que a senhora nos deu. Então, muito obrigada, tá? Mantemos em contato. O que precisar...</w:t>
      </w:r>
    </w:p>
    <w:p w14:paraId="0AFC301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[46:00 - 46:07] </w:t>
      </w:r>
      <w:r w:rsidRPr="009B7E24">
        <w:rPr>
          <w:rFonts w:ascii="Aptos" w:eastAsia="Aptos" w:hAnsi="Aptos" w:cs="Aptos"/>
          <w:color w:val="000000" w:themeColor="text1"/>
          <w:lang w:val="es-MX"/>
        </w:rPr>
        <w:t>Pode mandar contato para a gente, vamos te mandar também informações sobre os desenvolvimentos da pesquisa.</w:t>
      </w:r>
    </w:p>
    <w:p w14:paraId="07CEC64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[46:08 - 46:20] </w:t>
      </w:r>
      <w:r w:rsidRPr="009B7E24">
        <w:rPr>
          <w:rFonts w:ascii="Aptos" w:eastAsia="Aptos" w:hAnsi="Aptos" w:cs="Aptos"/>
          <w:color w:val="000000" w:themeColor="text1"/>
          <w:lang w:val="es-MX"/>
        </w:rPr>
        <w:t>Eu quero em algum momento apresentá-la para os professores que estão liderando a pesquisa geral, né? Eu lidero o Capitulo do Brasil, né? Mas a gente tem a Coordenação Geral da Pesquisa,</w:t>
      </w:r>
    </w:p>
    <w:p w14:paraId="2298F09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[46:20 - 46:32]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acho que seria super interessante a senhora conhecer também, lá da Tec de Monte Rei. E é isso, eu vou te mandar o meu endereço, sim, tá? Eu te agradeço. A gente combina também uma data para devolução, que eu sei que são itens de arquivo, né?</w:t>
      </w:r>
    </w:p>
    <w:p w14:paraId="60530BE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[46:33 - 46:45]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quando vier em São Paulo, seja muito bem-vinda para ficar lá no meu escritório. A gente fica numa co-working de impacto socioambiental chamado Cívico. Não sei se você já ouviu falar disso.</w:t>
      </w:r>
    </w:p>
    <w:p w14:paraId="0B7DF83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[46:45 - 46:50]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Não, não conheço. O Cívico é fundado pela </w:t>
      </w:r>
      <w:r w:rsidRPr="001178E8">
        <w:rPr>
          <w:rFonts w:ascii="Aptos" w:eastAsia="Aptos" w:hAnsi="Aptos" w:cs="Aptos"/>
          <w:color w:val="000000" w:themeColor="text1"/>
          <w:highlight w:val="yellow"/>
          <w:lang w:val="es-MX"/>
        </w:rPr>
        <w:t>Patrícia Velela</w:t>
      </w:r>
      <w:r w:rsidRPr="009B7E24">
        <w:rPr>
          <w:rFonts w:ascii="Aptos" w:eastAsia="Aptos" w:hAnsi="Aptos" w:cs="Aptos"/>
          <w:color w:val="000000" w:themeColor="text1"/>
          <w:lang w:val="es-MX"/>
        </w:rPr>
        <w:t>,</w:t>
      </w:r>
    </w:p>
    <w:p w14:paraId="5FCA7C7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[46:50 - 46:56]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trabalha com mulheres em situação de vulnerabilidade, mulheres egressas no sistema prisional.</w:t>
      </w:r>
    </w:p>
    <w:p w14:paraId="7614C3E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5AB7DDC" w14:textId="56A8BFB5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F0822C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[46:57 - 46:58] </w:t>
      </w:r>
      <w:r w:rsidRPr="009B7E24">
        <w:rPr>
          <w:rFonts w:ascii="Aptos" w:eastAsia="Aptos" w:hAnsi="Aptos" w:cs="Aptos"/>
          <w:color w:val="000000" w:themeColor="text1"/>
          <w:lang w:val="es-MX"/>
        </w:rPr>
        <w:t>Ah, que legal.</w:t>
      </w:r>
    </w:p>
    <w:p w14:paraId="262B45E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5254A1D" w14:textId="6D592BBB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299384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[46:58 - 47:06] </w:t>
      </w:r>
      <w:r w:rsidRPr="009B7E24">
        <w:rPr>
          <w:rFonts w:ascii="Aptos" w:eastAsia="Aptos" w:hAnsi="Aptos" w:cs="Aptos"/>
          <w:color w:val="000000" w:themeColor="text1"/>
          <w:lang w:val="es-MX"/>
        </w:rPr>
        <w:t>Muito legal o trabalho dela. E aí ela criou, é como se fosse um co-working, tipo esse WeWork, mas é só para organizações, empresas,</w:t>
      </w:r>
    </w:p>
    <w:p w14:paraId="2B105A9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lastRenderedPageBreak/>
        <w:t xml:space="preserve">[47:07 - 47:19] </w:t>
      </w:r>
      <w:r w:rsidRPr="009B7E24">
        <w:rPr>
          <w:rFonts w:ascii="Aptos" w:eastAsia="Aptos" w:hAnsi="Aptos" w:cs="Aptos"/>
          <w:color w:val="000000" w:themeColor="text1"/>
          <w:lang w:val="es-MX"/>
        </w:rPr>
        <w:t>institutos de pesquisa que trabalham com temáticas voltadas aos objetivos do desenvolvimento sustentável. Isso, tanto do ponto de vista ambiental. Tem muita gente legal num prédio só, sabe?</w:t>
      </w:r>
    </w:p>
    <w:p w14:paraId="2D708DE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[47:19 - 47:31] </w:t>
      </w:r>
      <w:r w:rsidRPr="009B7E24">
        <w:rPr>
          <w:rFonts w:ascii="Aptos" w:eastAsia="Aptos" w:hAnsi="Aptos" w:cs="Aptos"/>
          <w:color w:val="000000" w:themeColor="text1"/>
          <w:lang w:val="es-MX"/>
        </w:rPr>
        <w:t>Inclusive algumas publicações interessantes, como a Stanford Innovation Review fica no prédio. E a gente vai passando por São Paulo, que é um lugar legal para trabalhar, com internet boa.</w:t>
      </w:r>
    </w:p>
    <w:p w14:paraId="51FFB29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9738AD2" w14:textId="0B9DFCAC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0A1821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[47:32 - 47:33] </w:t>
      </w:r>
      <w:r w:rsidRPr="009B7E24">
        <w:rPr>
          <w:rFonts w:ascii="Aptos" w:eastAsia="Aptos" w:hAnsi="Aptos" w:cs="Aptos"/>
          <w:color w:val="000000" w:themeColor="text1"/>
          <w:lang w:val="es-MX"/>
        </w:rPr>
        <w:t>Ah, legal.</w:t>
      </w:r>
    </w:p>
    <w:p w14:paraId="0F078F9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01D0773" w14:textId="52F2B4CE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4B38DF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[47:33 - 47:34] </w:t>
      </w:r>
      <w:r w:rsidRPr="009B7E24">
        <w:rPr>
          <w:rFonts w:ascii="Aptos" w:eastAsia="Aptos" w:hAnsi="Aptos" w:cs="Aptos"/>
          <w:color w:val="000000" w:themeColor="text1"/>
          <w:lang w:val="es-MX"/>
        </w:rPr>
        <w:t>Pode ficar à vontade.</w:t>
      </w:r>
    </w:p>
    <w:p w14:paraId="5759DF4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DD75028" w14:textId="778E39A0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82ACC3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[47:34 - 47:46]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Eu escrevi um dos últimos artigos junto com um aluno, o </w:t>
      </w:r>
      <w:r w:rsidRPr="00C946FF">
        <w:rPr>
          <w:rFonts w:ascii="Aptos" w:eastAsia="Aptos" w:hAnsi="Aptos" w:cs="Aptos"/>
          <w:color w:val="000000" w:themeColor="text1"/>
          <w:highlight w:val="yellow"/>
          <w:lang w:val="es-MX"/>
        </w:rPr>
        <w:t>Bruno Grebin</w:t>
      </w:r>
      <w:r w:rsidRPr="009B7E24">
        <w:rPr>
          <w:rFonts w:ascii="Aptos" w:eastAsia="Aptos" w:hAnsi="Aptos" w:cs="Aptos"/>
          <w:color w:val="000000" w:themeColor="text1"/>
          <w:lang w:val="es-MX"/>
        </w:rPr>
        <w:t>, sobre egressos de sistema prisional, talvez interesse.</w:t>
      </w:r>
    </w:p>
    <w:p w14:paraId="5CE886C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[47:46 - 47:57]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 um pouco chato o texto. Eu achei um pouco chato no final, mas foi exigência da revista, e o meu aluno era um pouquinho chatinho, tadinho, mas talvez interesse.</w:t>
      </w:r>
    </w:p>
    <w:p w14:paraId="5F889B9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[47:58 - 48:05] </w:t>
      </w:r>
      <w:r w:rsidRPr="009B7E24">
        <w:rPr>
          <w:rFonts w:ascii="Aptos" w:eastAsia="Aptos" w:hAnsi="Aptos" w:cs="Aptos"/>
          <w:color w:val="000000" w:themeColor="text1"/>
          <w:lang w:val="es-MX"/>
        </w:rPr>
        <w:t>Você pode me dizer quem são as outras pessoas do Brasil que vocês estão entrevistando nessa área? Claro.</w:t>
      </w:r>
    </w:p>
    <w:p w14:paraId="16C5313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5FDEA84" w14:textId="14D9F2DB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191A942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[48:06 - 48:18] </w:t>
      </w:r>
      <w:r w:rsidRPr="009B7E24">
        <w:rPr>
          <w:rFonts w:ascii="Aptos" w:eastAsia="Aptos" w:hAnsi="Aptos" w:cs="Aptos"/>
          <w:color w:val="000000" w:themeColor="text1"/>
          <w:lang w:val="es-MX"/>
        </w:rPr>
        <w:t>A gente está aqui com uma lista inicial de 35 nomes, deixa eu só abrir aqui. E aí a gente partiu de uma metodologia,</w:t>
      </w:r>
    </w:p>
    <w:p w14:paraId="2BB1AF7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[48:22 - 48:33]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 revisão bibliográfica facilitada por software, para identificar os líderes em quesito de publicação. Eu complementei com dois outros pesquisadores,</w:t>
      </w:r>
    </w:p>
    <w:p w14:paraId="5AA4931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[48:33 - 48:45]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eu acho que não apareceriam nesse critério, mas que são incríveis e falam sobre, por exemplo, bem viver do ponto de vista indígena, do ponto de vista das mulheres negras,</w:t>
      </w:r>
    </w:p>
    <w:p w14:paraId="76AC8C2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lastRenderedPageBreak/>
        <w:t xml:space="preserve">[48:45 - 48:55] </w:t>
      </w:r>
      <w:r w:rsidRPr="009B7E24">
        <w:rPr>
          <w:rFonts w:ascii="Aptos" w:eastAsia="Aptos" w:hAnsi="Aptos" w:cs="Aptos"/>
          <w:color w:val="000000" w:themeColor="text1"/>
          <w:lang w:val="es-MX"/>
        </w:rPr>
        <w:t>pessoas que têm formações diferentes, não vão aparecer na nossa patologia, não vão aparecer na nossa matéria acadêmica, mas são incríveis. E aí a gente está usando o método de Snowball sempre.</w:t>
      </w:r>
    </w:p>
    <w:p w14:paraId="548AE04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[48:55 - 49:08] </w:t>
      </w:r>
      <w:r w:rsidRPr="009B7E24">
        <w:rPr>
          <w:rFonts w:ascii="Aptos" w:eastAsia="Aptos" w:hAnsi="Aptos" w:cs="Aptos"/>
          <w:color w:val="000000" w:themeColor="text1"/>
          <w:lang w:val="es-MX"/>
        </w:rPr>
        <w:t>Então esses 35, a ideia é que eles nos levem a mais, nos levem aos que realmente são as autoridades morais do campo, por assim dizer,</w:t>
      </w:r>
    </w:p>
    <w:p w14:paraId="6ECC0CA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[49:08 - 49:14] </w:t>
      </w:r>
      <w:r w:rsidRPr="009B7E24">
        <w:rPr>
          <w:rFonts w:ascii="Aptos" w:eastAsia="Aptos" w:hAnsi="Aptos" w:cs="Aptos"/>
          <w:color w:val="000000" w:themeColor="text1"/>
          <w:lang w:val="es-MX"/>
        </w:rPr>
        <w:t>caso eles não tenham sido identificados a priori. Só um minutinho que eu estou abrindo aqui.</w:t>
      </w:r>
    </w:p>
    <w:p w14:paraId="250DD68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EEBE910" w14:textId="5ADF95C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5B58D37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[49:14 - 49:18] </w:t>
      </w:r>
      <w:r w:rsidRPr="009B7E24">
        <w:rPr>
          <w:rFonts w:ascii="Aptos" w:eastAsia="Aptos" w:hAnsi="Aptos" w:cs="Aptos"/>
          <w:color w:val="000000" w:themeColor="text1"/>
          <w:lang w:val="es-MX"/>
        </w:rPr>
        <w:t>Tá, mas esses não são necessariamente todos da psicologia, né?</w:t>
      </w:r>
    </w:p>
    <w:p w14:paraId="79B669F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60BA608" w14:textId="1304481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7ED6C6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[49:20 - 49:29]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você tem. A gente está com psicologia, neurociência, psicologia, business, inovação. Legal.</w:t>
      </w:r>
    </w:p>
    <w:p w14:paraId="1A65848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[49:29 - 49:39] </w:t>
      </w:r>
      <w:r w:rsidRPr="009B7E24">
        <w:rPr>
          <w:rFonts w:ascii="Aptos" w:eastAsia="Aptos" w:hAnsi="Aptos" w:cs="Aptos"/>
          <w:color w:val="000000" w:themeColor="text1"/>
          <w:lang w:val="es-MX"/>
        </w:rPr>
        <w:t>Porque tem um componente importante ambiental também dentro do nosso recorte. Super importante. Então está sendo bem rico.</w:t>
      </w:r>
    </w:p>
    <w:p w14:paraId="439A6E0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[49:39 - 49:50] </w:t>
      </w:r>
      <w:r w:rsidRPr="009B7E24">
        <w:rPr>
          <w:rFonts w:ascii="Aptos" w:eastAsia="Aptos" w:hAnsi="Aptos" w:cs="Aptos"/>
          <w:color w:val="000000" w:themeColor="text1"/>
          <w:lang w:val="es-MX"/>
        </w:rPr>
        <w:t>Ontem a gente começou com a doutora Simone Serrem, da Universidade de Santa Catarina. Ela trabalha com inovação e economia circular, do ponto de vista comportamental. É.</w:t>
      </w:r>
    </w:p>
    <w:p w14:paraId="167C293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[49:52 - 49:53] </w:t>
      </w:r>
      <w:r w:rsidRPr="009B7E24">
        <w:rPr>
          <w:rFonts w:ascii="Aptos" w:eastAsia="Aptos" w:hAnsi="Aptos" w:cs="Aptos"/>
          <w:color w:val="000000" w:themeColor="text1"/>
          <w:lang w:val="es-MX"/>
        </w:rPr>
        <w:t>Deixa eu só abrir aqui.</w:t>
      </w:r>
    </w:p>
    <w:p w14:paraId="3444C8B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[50:03 - 50:10]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agora a gente está naquela luta para fazer o pessoal responder e-mail, né? Que é...</w:t>
      </w:r>
    </w:p>
    <w:p w14:paraId="4DD4E9C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C183959" w14:textId="631D94BD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85CF9E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[50:11 - 50:14]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É. É melhor o WhatsApp, viu?</w:t>
      </w:r>
    </w:p>
    <w:p w14:paraId="31ECD6D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5FA8C22" w14:textId="2418610C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57DEDDA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lastRenderedPageBreak/>
        <w:t xml:space="preserve">[50:15 - 50:28]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Não, eu falei isso para os meus colegas. Eles estão incrédulos. Porque eu disse, tipo, olha gente, o pessoal pode até ter interesse, mas por alguma coisa acontece, né? Aqui nos trópicos. Sim. Nossa parte.</w:t>
      </w:r>
    </w:p>
    <w:p w14:paraId="1BE924D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[50:28 - 50:39]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É. Mas vou te ler alguns nomes aqui. Estélio... D</w:t>
      </w:r>
      <w:r w:rsidRPr="00F43624">
        <w:rPr>
          <w:rFonts w:ascii="Aptos" w:eastAsia="Aptos" w:hAnsi="Aptos" w:cs="Aptos"/>
          <w:color w:val="000000" w:themeColor="text1"/>
          <w:highlight w:val="yellow"/>
          <w:lang w:val="es-MX"/>
        </w:rPr>
        <w:t>outor Estélio Henrique Martim Dantas, doutor Paulo Martiori Banz</w:t>
      </w:r>
      <w:r w:rsidRPr="009B7E24">
        <w:rPr>
          <w:rFonts w:ascii="Aptos" w:eastAsia="Aptos" w:hAnsi="Aptos" w:cs="Aptos"/>
          <w:color w:val="000000" w:themeColor="text1"/>
          <w:lang w:val="es-MX"/>
        </w:rPr>
        <w:t>, a senhora,</w:t>
      </w:r>
    </w:p>
    <w:p w14:paraId="5A36D3D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[50:40 - 50:52] </w:t>
      </w:r>
      <w:r w:rsidRPr="00F43624">
        <w:rPr>
          <w:rFonts w:ascii="Aptos" w:eastAsia="Aptos" w:hAnsi="Aptos" w:cs="Aptos"/>
          <w:color w:val="000000" w:themeColor="text1"/>
          <w:highlight w:val="yellow"/>
          <w:lang w:val="es-MX"/>
        </w:rPr>
        <w:t>doutor Jean-Carlo Lucchetti, doutor Valtinei Veloso Gouveia, doutora Elisa Harumi Kozaka, doutora Sandra Naomi Morioka, doutora Simone Sennem,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 que eu já mencionei, </w:t>
      </w:r>
      <w:r w:rsidRPr="00F43624">
        <w:rPr>
          <w:rFonts w:ascii="Aptos" w:eastAsia="Aptos" w:hAnsi="Aptos" w:cs="Aptos"/>
          <w:color w:val="000000" w:themeColor="text1"/>
          <w:highlight w:val="yellow"/>
          <w:lang w:val="es-MX"/>
        </w:rPr>
        <w:t>doutor Ivan Borges,</w:t>
      </w:r>
    </w:p>
    <w:p w14:paraId="0469145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[50:53 - 51:05] </w:t>
      </w:r>
      <w:r w:rsidRPr="00F43624">
        <w:rPr>
          <w:rFonts w:ascii="Aptos" w:eastAsia="Aptos" w:hAnsi="Aptos" w:cs="Aptos"/>
          <w:color w:val="000000" w:themeColor="text1"/>
          <w:highlight w:val="yellow"/>
          <w:lang w:val="es-MX"/>
        </w:rPr>
        <w:t>doutor Ricardo Azevedo da Silva, doutor Júlio César Ferro de Guimarães, doutor Marcelo de Marzo, doutor Luciano Dias de Matos Souza, doutora Maria Cristina Ferreira,</w:t>
      </w:r>
    </w:p>
    <w:p w14:paraId="4E3DA9B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[51:05 - 51:16] </w:t>
      </w:r>
      <w:r w:rsidRPr="00F43624">
        <w:rPr>
          <w:rFonts w:ascii="Aptos" w:eastAsia="Aptos" w:hAnsi="Aptos" w:cs="Aptos"/>
          <w:color w:val="000000" w:themeColor="text1"/>
          <w:highlight w:val="yellow"/>
          <w:lang w:val="es-MX"/>
        </w:rPr>
        <w:t>doutora Alessandra Lamas, doutor Alexandre Moreira Almeida, doutor Jorge Mol, doutor Marcelo Pio de Almeida Fleck, doutor Jaime</w:t>
      </w:r>
      <w:r w:rsidRPr="009B7E24">
        <w:rPr>
          <w:rFonts w:ascii="Aptos" w:eastAsia="Aptos" w:hAnsi="Aptos" w:cs="Aptos"/>
          <w:color w:val="000000" w:themeColor="text1"/>
          <w:lang w:val="es-MX"/>
        </w:rPr>
        <w:t>... Ai, são 75.</w:t>
      </w:r>
    </w:p>
    <w:p w14:paraId="2EA4AB1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[51:16 - 51:18]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a gente está aqui, mas os 35...</w:t>
      </w:r>
    </w:p>
    <w:p w14:paraId="7E449AD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8F55C96" w14:textId="2E27E17D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7EDB3B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[51:18 - 51:29]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Os 35... Bom, mas você já me deu algumas dicas. Sim, o Valtinei é pro reitor, né? Pro reitor da </w:t>
      </w:r>
      <w:r w:rsidRPr="00681E8E">
        <w:rPr>
          <w:rFonts w:ascii="Aptos" w:eastAsia="Aptos" w:hAnsi="Aptos" w:cs="Aptos"/>
          <w:color w:val="000000" w:themeColor="text1"/>
          <w:highlight w:val="yellow"/>
          <w:lang w:val="es-MX"/>
        </w:rPr>
        <w:t>Universidade da Paraíba</w:t>
      </w:r>
      <w:r w:rsidRPr="009B7E24">
        <w:rPr>
          <w:rFonts w:ascii="Aptos" w:eastAsia="Aptos" w:hAnsi="Aptos" w:cs="Aptos"/>
          <w:color w:val="000000" w:themeColor="text1"/>
          <w:lang w:val="es-MX"/>
        </w:rPr>
        <w:t>. Bem ocupado.</w:t>
      </w:r>
    </w:p>
    <w:p w14:paraId="2515644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[51:29 - 51:38] </w:t>
      </w:r>
      <w:r w:rsidRPr="009B7E24">
        <w:rPr>
          <w:rFonts w:ascii="Aptos" w:eastAsia="Aptos" w:hAnsi="Aptos" w:cs="Aptos"/>
          <w:color w:val="000000" w:themeColor="text1"/>
          <w:lang w:val="es-MX"/>
        </w:rPr>
        <w:t>O Jorge Mol é maravilhoso, meu amigo querido. Amo ele de paixão. Tem um trabalho fantástico na neuropsicologia, neuropsiquiatria, na verdade.</w:t>
      </w:r>
    </w:p>
    <w:p w14:paraId="40B4D2F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[51:39 - 51:50]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E o </w:t>
      </w:r>
      <w:r w:rsidRPr="00622F39">
        <w:rPr>
          <w:rFonts w:ascii="Aptos" w:eastAsia="Aptos" w:hAnsi="Aptos" w:cs="Aptos"/>
          <w:color w:val="000000" w:themeColor="text1"/>
          <w:highlight w:val="yellow"/>
          <w:lang w:val="es-MX"/>
        </w:rPr>
        <w:t>Marcelo Fleck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 também, o cara daqui do Rio Grande do Sul, bem produtivo, é psiquiatra também. A </w:t>
      </w:r>
      <w:r w:rsidRPr="00622F39">
        <w:rPr>
          <w:rFonts w:ascii="Aptos" w:eastAsia="Aptos" w:hAnsi="Aptos" w:cs="Aptos"/>
          <w:color w:val="000000" w:themeColor="text1"/>
          <w:highlight w:val="yellow"/>
          <w:lang w:val="es-MX"/>
        </w:rPr>
        <w:t>Maria Cristina Ferreira</w:t>
      </w:r>
      <w:r w:rsidRPr="009B7E24">
        <w:rPr>
          <w:rFonts w:ascii="Aptos" w:eastAsia="Aptos" w:hAnsi="Aptos" w:cs="Aptos"/>
          <w:color w:val="000000" w:themeColor="text1"/>
          <w:lang w:val="es-MX"/>
        </w:rPr>
        <w:t>, que eu não...</w:t>
      </w:r>
    </w:p>
    <w:p w14:paraId="740EC33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[51:51 - 51:57]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Não sei o que ela anda fazendo, mas eu acho que ela também está aposentada, né? E por aí vai.</w:t>
      </w:r>
    </w:p>
    <w:p w14:paraId="7563311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95F877C" w14:textId="4CBB878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0DDA68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[51:57 - 52:09] </w:t>
      </w:r>
      <w:r w:rsidRPr="009B7E24">
        <w:rPr>
          <w:rFonts w:ascii="Aptos" w:eastAsia="Aptos" w:hAnsi="Aptos" w:cs="Aptos"/>
          <w:color w:val="000000" w:themeColor="text1"/>
          <w:lang w:val="es-MX"/>
        </w:rPr>
        <w:t>Sim, foi um trabalho das pesquisadoras que publicou bastante sobre temas, né? De psicologia social em relação ao autoestima, de comunidades vulneráveis,</w:t>
      </w:r>
    </w:p>
    <w:p w14:paraId="324AFE2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[52:09 - 52:11] </w:t>
      </w:r>
      <w:r w:rsidRPr="009B7E24">
        <w:rPr>
          <w:rFonts w:ascii="Aptos" w:eastAsia="Aptos" w:hAnsi="Aptos" w:cs="Aptos"/>
          <w:color w:val="000000" w:themeColor="text1"/>
          <w:lang w:val="es-MX"/>
        </w:rPr>
        <w:t>bem-estar de comunidades vulneráveis.</w:t>
      </w:r>
    </w:p>
    <w:p w14:paraId="02043DD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7C417C5" w14:textId="2E8E12CD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lastRenderedPageBreak/>
        <w:t>Silvia Koller</w:t>
      </w:r>
    </w:p>
    <w:p w14:paraId="38D0DE2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[52:11 - 52:12]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É.</w:t>
      </w:r>
    </w:p>
    <w:p w14:paraId="3FE732D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396568C" w14:textId="46D4382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5982F6A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[52:12 - 52:25]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eu acho que, assim, ouvir pesquisadores que deram uma contribuição significativa para o campo, mesmo sem estarem na ativa hoje, ajuda a gente a entender até mesmo a evolução</w:t>
      </w:r>
    </w:p>
    <w:p w14:paraId="103E1F1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[52:25 - 52:36] </w:t>
      </w:r>
      <w:r w:rsidRPr="009B7E24">
        <w:rPr>
          <w:rFonts w:ascii="Aptos" w:eastAsia="Aptos" w:hAnsi="Aptos" w:cs="Aptos"/>
          <w:color w:val="000000" w:themeColor="text1"/>
          <w:lang w:val="es-MX"/>
        </w:rPr>
        <w:t>das oportunidades, né? Das oportunidades, claro. E evolução no sentido... E evolução, inclusive, no sentido não... No sentido da evolução...</w:t>
      </w:r>
    </w:p>
    <w:p w14:paraId="3A3AAF4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[52:38 - 52:50] </w:t>
      </w:r>
      <w:r w:rsidRPr="009B7E24">
        <w:rPr>
          <w:rFonts w:ascii="Aptos" w:eastAsia="Aptos" w:hAnsi="Aptos" w:cs="Aptos"/>
          <w:color w:val="000000" w:themeColor="text1"/>
          <w:lang w:val="es-MX"/>
        </w:rPr>
        <w:t>Temporal, né? Porque, por exemplo, pesquisadores que a gente tem ouvido mais recentemente falam, tipo, ah, se eu quiser pesquisar, eu vou ter que me autofinanciar, porque não tem cliente. E a senhora vem de uma... Teve um momento, né?</w:t>
      </w:r>
    </w:p>
    <w:p w14:paraId="7864454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[52:50 - 53:02] </w:t>
      </w:r>
      <w:r w:rsidRPr="009B7E24">
        <w:rPr>
          <w:rFonts w:ascii="Aptos" w:eastAsia="Aptos" w:hAnsi="Aptos" w:cs="Aptos"/>
          <w:color w:val="000000" w:themeColor="text1"/>
          <w:lang w:val="es-MX"/>
        </w:rPr>
        <w:t>Essa não foi a nossa... Na nossa realidade do campo sempre. Teve um momento onde existia prosperidade e financiamento de pesquisa internacional, até mesmo de fundações privadas.</w:t>
      </w:r>
    </w:p>
    <w:p w14:paraId="39C1F3D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[53:03 - 53:16] </w:t>
      </w:r>
      <w:r w:rsidRPr="009B7E24">
        <w:rPr>
          <w:rFonts w:ascii="Aptos" w:eastAsia="Aptos" w:hAnsi="Aptos" w:cs="Aptos"/>
          <w:color w:val="000000" w:themeColor="text1"/>
          <w:lang w:val="es-MX"/>
        </w:rPr>
        <w:t>Então, isso vai ajudando a montar o quebra-cabeça, né? É. O que mudou, como é que estamos hoje. Porque como estamos hoje, não necessariamente é melhor do que estava quando essas primeiras pesquisas estavam sendo firmadas.</w:t>
      </w:r>
    </w:p>
    <w:p w14:paraId="60B3F9C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[53:16 - 53:24]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É. Então, a gente está buscando abundância de dados para poder nos proteger dos nossos vieses e a gente chegar na fotografia mais rápida.</w:t>
      </w:r>
    </w:p>
    <w:p w14:paraId="738271D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E55BBBD" w14:textId="4FB9E2E2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A1026E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[53:25 - 53:33]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É. Tá bom, então, Yara. Te desejo sucesso. Obrigada por ter trocado o horário aí</w:t>
      </w:r>
    </w:p>
    <w:p w14:paraId="08B0BB9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>[5</w:t>
      </w:r>
      <w:r w:rsidRPr="009B7E24">
        <w:rPr>
          <w:rFonts w:ascii="Aptos" w:eastAsia="Aptos" w:hAnsi="Aptos" w:cs="Aptos"/>
          <w:color w:val="000000" w:themeColor="text1"/>
          <w:lang w:val="es-MX"/>
        </w:rPr>
        <w:t>3:33 - 53:44] e ter acolhido a minha crise parental, né? A gente ter pai e mãe velhinho é complicado, mas tudo passa.</w:t>
      </w:r>
    </w:p>
    <w:p w14:paraId="7F19639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[53:45 - 53:55] </w:t>
      </w:r>
      <w:r w:rsidRPr="009B7E24">
        <w:rPr>
          <w:rFonts w:ascii="Aptos" w:eastAsia="Aptos" w:hAnsi="Aptos" w:cs="Aptos"/>
          <w:color w:val="000000" w:themeColor="text1"/>
          <w:lang w:val="es-MX"/>
        </w:rPr>
        <w:t>E estou à disposição. Espero a gente voltar a se encontrar. Gostei muito de conversar com você também. Você é uma simpatia, uma querida. E se vier a Porto Alegre,</w:t>
      </w:r>
    </w:p>
    <w:p w14:paraId="0C0FCDD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[53:57 - 54:05] </w:t>
      </w:r>
      <w:r w:rsidRPr="009B7E24">
        <w:rPr>
          <w:rFonts w:ascii="Aptos" w:eastAsia="Aptos" w:hAnsi="Aptos" w:cs="Aptos"/>
          <w:color w:val="000000" w:themeColor="text1"/>
          <w:lang w:val="es-MX"/>
        </w:rPr>
        <w:t>será bem-vinda. Inclusive, para ficar aqui na minha casa, que tem bastante lugar. Eu vou te mandar o material, tá bom?</w:t>
      </w:r>
    </w:p>
    <w:p w14:paraId="5557729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6D2DB87" w14:textId="43ACE06A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323C7C0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[54:06 - 54:12]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Maravilha. Me manda também o seu WhatsApp, professora, que a gente continua em contato. Tá bom, tá bom.</w:t>
      </w:r>
    </w:p>
    <w:p w14:paraId="556EAB9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1B9057D" w14:textId="5BB88C63" w:rsidR="009B7E24" w:rsidRPr="009B7E24" w:rsidRDefault="00F271CB" w:rsidP="009B7E24">
      <w:pPr>
        <w:rPr>
          <w:rFonts w:ascii="Aptos" w:eastAsia="Aptos" w:hAnsi="Aptos" w:cs="Aptos"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0214532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[54:12 - 54:16] </w:t>
      </w:r>
      <w:r w:rsidRPr="009B7E24">
        <w:rPr>
          <w:rFonts w:ascii="Aptos" w:eastAsia="Aptos" w:hAnsi="Aptos" w:cs="Aptos"/>
          <w:color w:val="000000" w:themeColor="text1"/>
          <w:lang w:val="es-MX"/>
        </w:rPr>
        <w:t>Já quer anotar? Anota já.</w:t>
      </w:r>
    </w:p>
    <w:p w14:paraId="60C677E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8F29B02" w14:textId="1D7CE94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4E316E2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[54:16 - 54:18] </w:t>
      </w:r>
      <w:r w:rsidRPr="009B7E24">
        <w:rPr>
          <w:rFonts w:ascii="Aptos" w:eastAsia="Aptos" w:hAnsi="Aptos" w:cs="Aptos"/>
          <w:color w:val="000000" w:themeColor="text1"/>
          <w:lang w:val="es-MX"/>
        </w:rPr>
        <w:t>Ótimo. Sim, anoto sim. Pode falar.</w:t>
      </w:r>
    </w:p>
    <w:p w14:paraId="595B7A2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569F58C" w14:textId="49DA73F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CFDCB5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[54:18 - 54:31] </w:t>
      </w:r>
      <w:r w:rsidRPr="009B7E24">
        <w:rPr>
          <w:rFonts w:ascii="Aptos" w:eastAsia="Aptos" w:hAnsi="Aptos" w:cs="Aptos"/>
          <w:color w:val="000000" w:themeColor="text1"/>
          <w:lang w:val="es-MX"/>
        </w:rPr>
        <w:t>É 519928636. 3664. Dizem que quando a gente digita números,</w:t>
      </w:r>
    </w:p>
    <w:p w14:paraId="5F6F578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[54:31 - 54:33] </w:t>
      </w:r>
      <w:r w:rsidRPr="009B7E24">
        <w:rPr>
          <w:rFonts w:ascii="Aptos" w:eastAsia="Aptos" w:hAnsi="Aptos" w:cs="Aptos"/>
          <w:color w:val="000000" w:themeColor="text1"/>
          <w:lang w:val="es-MX"/>
        </w:rPr>
        <w:t>o sotaque aparece, né?</w:t>
      </w:r>
    </w:p>
    <w:p w14:paraId="4D7E688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57C041E" w14:textId="1A3E522C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01B6B1E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[54:35 - 54:37] </w:t>
      </w:r>
      <w:r w:rsidRPr="009B7E24">
        <w:rPr>
          <w:rFonts w:ascii="Aptos" w:eastAsia="Aptos" w:hAnsi="Aptos" w:cs="Aptos"/>
          <w:color w:val="000000" w:themeColor="text1"/>
          <w:lang w:val="es-MX"/>
        </w:rPr>
        <w:t>Não, o seu sotaque é bem nítido. Vamos lá.</w:t>
      </w:r>
    </w:p>
    <w:p w14:paraId="58D42EA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F0DC169" w14:textId="6E57A1C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DC1D1B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[54:42 - 54:43] </w:t>
      </w:r>
      <w:r w:rsidRPr="009B7E24">
        <w:rPr>
          <w:rFonts w:ascii="Aptos" w:eastAsia="Aptos" w:hAnsi="Aptos" w:cs="Aptos"/>
          <w:color w:val="000000" w:themeColor="text1"/>
          <w:lang w:val="es-MX"/>
        </w:rPr>
        <w:t>51992863664.</w:t>
      </w:r>
    </w:p>
    <w:p w14:paraId="7F96CA3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6D7B7E7" w14:textId="19CF40A3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2CB70DB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[54:44 - 54:56] </w:t>
      </w:r>
      <w:r w:rsidRPr="009B7E24">
        <w:rPr>
          <w:rFonts w:ascii="Aptos" w:eastAsia="Aptos" w:hAnsi="Aptos" w:cs="Aptos"/>
          <w:color w:val="000000" w:themeColor="text1"/>
          <w:lang w:val="es-MX"/>
        </w:rPr>
        <w:t>3664. Então anotei certinho. Vou te dar um oi. Tá. A minha empresa, a gente trabalha... A minha empresa é minha mesmo. É. Mas a gente trabalha com inovação e sustentabilidade</w:t>
      </w:r>
    </w:p>
    <w:p w14:paraId="05969F9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[54:56 - 55:09] 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de várias frentes. Tem a frente de pesquisa aplicada, na qual a gente atende a Universidade de Monterey, mas também tem a frente de blockchain. E os nossos </w:t>
      </w:r>
      <w:r w:rsidRPr="009B7E24">
        <w:rPr>
          <w:rFonts w:ascii="Aptos" w:eastAsia="Aptos" w:hAnsi="Aptos" w:cs="Aptos"/>
          <w:color w:val="000000" w:themeColor="text1"/>
          <w:lang w:val="es-MX"/>
        </w:rPr>
        <w:lastRenderedPageBreak/>
        <w:t>companheiros de blockchain, que fazem a parte mais de código mesmo, né? Porque eu sou socióloga, tenho meus limites.</w:t>
      </w:r>
    </w:p>
    <w:p w14:paraId="7E7549D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[55:11 - 55:22] </w:t>
      </w:r>
      <w:r w:rsidRPr="009B7E24">
        <w:rPr>
          <w:rFonts w:ascii="Aptos" w:eastAsia="Aptos" w:hAnsi="Aptos" w:cs="Aptos"/>
          <w:color w:val="000000" w:themeColor="text1"/>
          <w:lang w:val="es-MX"/>
        </w:rPr>
        <w:t>São daí, de Porto Alegre, pessoas incríveis. Ah, é? Que também fazem esse cross, né? Sabe, entre a ciência, o pessoal fazendo doutorado, sendo super reconhecido na academia,</w:t>
      </w:r>
    </w:p>
    <w:p w14:paraId="749E526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[55:22 - 55:33] </w:t>
      </w:r>
      <w:r w:rsidRPr="009B7E24">
        <w:rPr>
          <w:rFonts w:ascii="Aptos" w:eastAsia="Aptos" w:hAnsi="Aptos" w:cs="Aptos"/>
          <w:color w:val="000000" w:themeColor="text1"/>
          <w:lang w:val="es-MX"/>
        </w:rPr>
        <w:t>mas que desenvolve soluções para o mundo real, tentando aumentar o máximo de benefício social enquanto usa essa tecnologia avançada. Seria super bacana apresentá-la para eles também.</w:t>
      </w:r>
    </w:p>
    <w:p w14:paraId="78CB69E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EAB4100" w14:textId="76F855C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7AE974B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>[5</w:t>
      </w:r>
      <w:r w:rsidRPr="009B7E24">
        <w:rPr>
          <w:rFonts w:ascii="Aptos" w:eastAsia="Aptos" w:hAnsi="Aptos" w:cs="Aptos"/>
          <w:color w:val="000000" w:themeColor="text1"/>
          <w:lang w:val="es-MX"/>
        </w:rPr>
        <w:t>5:34 - 55:38] Ah, legal. Então tá. Então vem me visitar. Tá bom, querida?</w:t>
      </w:r>
    </w:p>
    <w:p w14:paraId="69306B6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19501E6" w14:textId="01B9085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4C767FD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[55:38 - 55:45] </w:t>
      </w:r>
      <w:r w:rsidRPr="009B7E24">
        <w:rPr>
          <w:rFonts w:ascii="Aptos" w:eastAsia="Aptos" w:hAnsi="Aptos" w:cs="Aptos"/>
          <w:color w:val="000000" w:themeColor="text1"/>
          <w:lang w:val="es-MX"/>
        </w:rPr>
        <w:t>Muito obrigada. A senhora também vai me visitar no meu escritório, viu? Ah, obrigada. Tá bom. Então tá bom. Ótimo dia para você. Igualmente.</w:t>
      </w:r>
    </w:p>
    <w:p w14:paraId="79141AA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350388A" w14:textId="08B1181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0795C9F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[55:45 - 55:46] </w:t>
      </w:r>
      <w:r w:rsidRPr="009B7E24">
        <w:rPr>
          <w:rFonts w:ascii="Aptos" w:eastAsia="Aptos" w:hAnsi="Aptos" w:cs="Aptos"/>
          <w:color w:val="000000" w:themeColor="text1"/>
          <w:lang w:val="es-MX"/>
        </w:rPr>
        <w:t>Feliz Páscoa.</w:t>
      </w:r>
    </w:p>
    <w:p w14:paraId="18710B2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3C5A086" w14:textId="21594F9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0FAC07D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[55:47 - 55:53] </w:t>
      </w:r>
      <w:r w:rsidRPr="009B7E24">
        <w:rPr>
          <w:rFonts w:ascii="Aptos" w:eastAsia="Aptos" w:hAnsi="Aptos" w:cs="Aptos"/>
          <w:color w:val="000000" w:themeColor="text1"/>
          <w:lang w:val="es-MX"/>
        </w:rPr>
        <w:t>Grata pelo seu tempo. Feliz Páscoa. Tá bom. Melhoras para os seus pais. E muita saúde, muita fé. Tchau, tchau.</w:t>
      </w:r>
    </w:p>
    <w:p w14:paraId="55B6017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2645408" w14:textId="3F62DD4E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1DF88A2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[55:53 - 55:55] </w:t>
      </w:r>
      <w:r w:rsidRPr="009B7E24">
        <w:rPr>
          <w:rFonts w:ascii="Aptos" w:eastAsia="Aptos" w:hAnsi="Aptos" w:cs="Aptos"/>
          <w:color w:val="000000" w:themeColor="text1"/>
          <w:lang w:val="es-MX"/>
        </w:rPr>
        <w:t>Que assim seja. Obrigada. Obrigada.</w:t>
      </w:r>
    </w:p>
    <w:p w14:paraId="62D8CC7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227CF76" w14:textId="51108CD8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3C4EB57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>[55:55 - 55:56] </w:t>
      </w:r>
      <w:r w:rsidRPr="009B7E24">
        <w:rPr>
          <w:rFonts w:ascii="Aptos" w:eastAsia="Aptos" w:hAnsi="Aptos" w:cs="Aptos"/>
          <w:color w:val="000000" w:themeColor="text1"/>
          <w:lang w:val="es-MX"/>
        </w:rPr>
        <w:t>Nice to ...</w:t>
      </w:r>
    </w:p>
    <w:p w14:paraId="32954B2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4713A10" w14:textId="3D700971" w:rsidR="009B7E24" w:rsidRPr="00CC37BA" w:rsidRDefault="00F271CB" w:rsidP="009B7E24">
      <w:pPr>
        <w:rPr>
          <w:rFonts w:ascii="Aptos" w:eastAsia="Aptos" w:hAnsi="Aptos" w:cs="Aptos"/>
          <w:b/>
          <w:bCs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t>Silvia Koller</w:t>
      </w:r>
    </w:p>
    <w:p w14:paraId="4F6D535D" w14:textId="26CD4D4F" w:rsidR="00BB0DA9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</w:rPr>
        <w:t xml:space="preserve">[55:56 - 56:03] </w:t>
      </w:r>
      <w:r w:rsidRPr="009B7E24">
        <w:rPr>
          <w:rFonts w:ascii="Aptos" w:eastAsia="Aptos" w:hAnsi="Aptos" w:cs="Aptos"/>
          <w:color w:val="000000" w:themeColor="text1"/>
        </w:rPr>
        <w:t xml:space="preserve">Nice to meet you too. Thank you so much. Have a good day. </w:t>
      </w:r>
      <w:r w:rsidRPr="009B7E24">
        <w:rPr>
          <w:rFonts w:ascii="Aptos" w:eastAsia="Aptos" w:hAnsi="Aptos" w:cs="Aptos"/>
          <w:color w:val="000000" w:themeColor="text1"/>
          <w:lang w:val="es-MX"/>
        </w:rPr>
        <w:t>Thank you too. Thank you. Muchas...</w:t>
      </w:r>
    </w:p>
    <w:p w14:paraId="6F234CAA" w14:textId="77777777" w:rsidR="00BB0DA9" w:rsidRDefault="00BB0DA9" w:rsidP="00EC488C">
      <w:pPr>
        <w:rPr>
          <w:rFonts w:ascii="Aptos" w:eastAsia="Aptos" w:hAnsi="Aptos" w:cs="Aptos"/>
          <w:color w:val="000000" w:themeColor="text1"/>
          <w:lang w:val="es-MX"/>
        </w:rPr>
      </w:pPr>
    </w:p>
    <w:p w14:paraId="4A2E066C" w14:textId="77777777" w:rsid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</w:p>
    <w:p w14:paraId="75381472" w14:textId="77777777" w:rsidR="00EC488C" w:rsidRP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</w:p>
    <w:p w14:paraId="7AFF46C0" w14:textId="77777777" w:rsidR="00EC488C" w:rsidRPr="00EC488C" w:rsidRDefault="00EC488C" w:rsidP="00EC488C">
      <w:pPr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s-MX"/>
        </w:rPr>
      </w:pPr>
    </w:p>
    <w:p w14:paraId="67FAB397" w14:textId="77777777" w:rsidR="00116135" w:rsidRPr="00EC488C" w:rsidRDefault="00116135" w:rsidP="00EC488C">
      <w:pPr>
        <w:rPr>
          <w:lang w:val="es-MX"/>
        </w:rPr>
      </w:pPr>
    </w:p>
    <w:sectPr w:rsidR="00116135" w:rsidRPr="00EC4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iara@nossaterrafirme.com" w:date="2024-07-17T05:05:00Z" w:initials="ia">
    <w:p w14:paraId="3C0BDBD8" w14:textId="52F23181" w:rsidR="566909F0" w:rsidRDefault="566909F0">
      <w:r>
        <w:t>Although SBPC is an important institution, she is just mentioning it casually as in the context of "during an SBPC event I went to this city and liked it...", so I would recommend removing the highlight</w:t>
      </w:r>
      <w:r>
        <w:annotationRef/>
      </w:r>
    </w:p>
  </w:comment>
  <w:comment w:id="1" w:author="iara@nossaterrafirme.com" w:date="2024-07-17T05:06:00Z" w:initials="ia">
    <w:p w14:paraId="7DC9E791" w14:textId="3F81516A" w:rsidR="566909F0" w:rsidRDefault="566909F0">
      <w:r>
        <w:t>Also not a Foundation as institution, we were commenting on the "founding" of a city, which in portuguese has the same spelling</w:t>
      </w:r>
      <w:r>
        <w:annotationRef/>
      </w:r>
    </w:p>
  </w:comment>
  <w:comment w:id="16" w:author="iara@nossaterrafirme.com" w:date="2024-07-17T05:12:00Z" w:initials="ia">
    <w:p w14:paraId="665B75FE" w14:textId="67B4A0C3" w:rsidR="566909F0" w:rsidRDefault="566909F0">
      <w:r>
        <w:t>Old data (over 20 years since this funding happened) and corruption scandal involving this company. I would not highlight it also.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C0BDBD8" w15:done="0"/>
  <w15:commentEx w15:paraId="7DC9E791" w15:done="0"/>
  <w15:commentEx w15:paraId="665B75F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E9CCB7A" w16cex:dateUtc="2024-07-17T08:05:00Z"/>
  <w16cex:commentExtensible w16cex:durableId="768A48EA" w16cex:dateUtc="2024-07-17T08:06:00Z"/>
  <w16cex:commentExtensible w16cex:durableId="600FCE40" w16cex:dateUtc="2024-07-17T08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C0BDBD8" w16cid:durableId="2E9CCB7A"/>
  <w16cid:commentId w16cid:paraId="7DC9E791" w16cid:durableId="768A48EA"/>
  <w16cid:commentId w16cid:paraId="665B75FE" w16cid:durableId="600FCE4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iara@nossaterrafirme.com">
    <w15:presenceInfo w15:providerId="AD" w15:userId="S::urn:spo:guest#iara@nossaterrafirme.com::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B52F6A"/>
    <w:rsid w:val="00017EE3"/>
    <w:rsid w:val="00030CC7"/>
    <w:rsid w:val="000443AB"/>
    <w:rsid w:val="00055BC7"/>
    <w:rsid w:val="00057D86"/>
    <w:rsid w:val="000630B9"/>
    <w:rsid w:val="00095687"/>
    <w:rsid w:val="000A4739"/>
    <w:rsid w:val="000C0E5A"/>
    <w:rsid w:val="000D6C1B"/>
    <w:rsid w:val="001105A7"/>
    <w:rsid w:val="00116135"/>
    <w:rsid w:val="001178E8"/>
    <w:rsid w:val="00141053"/>
    <w:rsid w:val="001A403F"/>
    <w:rsid w:val="001B56BC"/>
    <w:rsid w:val="001B575E"/>
    <w:rsid w:val="001F5967"/>
    <w:rsid w:val="00202496"/>
    <w:rsid w:val="0021031D"/>
    <w:rsid w:val="002152D3"/>
    <w:rsid w:val="00233A55"/>
    <w:rsid w:val="00240C88"/>
    <w:rsid w:val="00243E8F"/>
    <w:rsid w:val="00247E19"/>
    <w:rsid w:val="00252AF6"/>
    <w:rsid w:val="00280DDF"/>
    <w:rsid w:val="00290D4C"/>
    <w:rsid w:val="00293EFD"/>
    <w:rsid w:val="0029733A"/>
    <w:rsid w:val="002A0DD7"/>
    <w:rsid w:val="002F711F"/>
    <w:rsid w:val="00302A7E"/>
    <w:rsid w:val="0033332B"/>
    <w:rsid w:val="00344BF3"/>
    <w:rsid w:val="00352506"/>
    <w:rsid w:val="00354475"/>
    <w:rsid w:val="00385B34"/>
    <w:rsid w:val="003E1612"/>
    <w:rsid w:val="003F2C9A"/>
    <w:rsid w:val="00402FC6"/>
    <w:rsid w:val="004033AF"/>
    <w:rsid w:val="0040440D"/>
    <w:rsid w:val="00406CC8"/>
    <w:rsid w:val="004072D4"/>
    <w:rsid w:val="00412BCE"/>
    <w:rsid w:val="0041423A"/>
    <w:rsid w:val="0048445E"/>
    <w:rsid w:val="00485868"/>
    <w:rsid w:val="004B24BC"/>
    <w:rsid w:val="004F6651"/>
    <w:rsid w:val="005203C1"/>
    <w:rsid w:val="00523D30"/>
    <w:rsid w:val="005330B2"/>
    <w:rsid w:val="005473DB"/>
    <w:rsid w:val="00566D9B"/>
    <w:rsid w:val="00580AE2"/>
    <w:rsid w:val="005A61DB"/>
    <w:rsid w:val="005D1257"/>
    <w:rsid w:val="005F3E0D"/>
    <w:rsid w:val="005F5D0B"/>
    <w:rsid w:val="00614581"/>
    <w:rsid w:val="006207C4"/>
    <w:rsid w:val="00622F39"/>
    <w:rsid w:val="006532D5"/>
    <w:rsid w:val="00681E8E"/>
    <w:rsid w:val="006D3829"/>
    <w:rsid w:val="006D65A8"/>
    <w:rsid w:val="006E3A43"/>
    <w:rsid w:val="006E430A"/>
    <w:rsid w:val="006E7CD2"/>
    <w:rsid w:val="00734B58"/>
    <w:rsid w:val="007754F8"/>
    <w:rsid w:val="00775928"/>
    <w:rsid w:val="00786B55"/>
    <w:rsid w:val="007A0F45"/>
    <w:rsid w:val="007D06FF"/>
    <w:rsid w:val="007D133D"/>
    <w:rsid w:val="007D69C8"/>
    <w:rsid w:val="0080103F"/>
    <w:rsid w:val="00821A4B"/>
    <w:rsid w:val="00822047"/>
    <w:rsid w:val="008252F7"/>
    <w:rsid w:val="00826FE9"/>
    <w:rsid w:val="00831049"/>
    <w:rsid w:val="0084098F"/>
    <w:rsid w:val="00844445"/>
    <w:rsid w:val="008776E6"/>
    <w:rsid w:val="008849D3"/>
    <w:rsid w:val="008874C5"/>
    <w:rsid w:val="00906FC0"/>
    <w:rsid w:val="0092082B"/>
    <w:rsid w:val="00932B3D"/>
    <w:rsid w:val="0093508C"/>
    <w:rsid w:val="00937ED1"/>
    <w:rsid w:val="00946399"/>
    <w:rsid w:val="00947EB3"/>
    <w:rsid w:val="00953B5D"/>
    <w:rsid w:val="00990581"/>
    <w:rsid w:val="00993729"/>
    <w:rsid w:val="00996E81"/>
    <w:rsid w:val="009A7CC8"/>
    <w:rsid w:val="009B7E24"/>
    <w:rsid w:val="009F2CC8"/>
    <w:rsid w:val="00A01EE2"/>
    <w:rsid w:val="00A042EB"/>
    <w:rsid w:val="00A22E55"/>
    <w:rsid w:val="00A4558D"/>
    <w:rsid w:val="00A67E7F"/>
    <w:rsid w:val="00A82559"/>
    <w:rsid w:val="00A846CD"/>
    <w:rsid w:val="00B0266C"/>
    <w:rsid w:val="00B36E85"/>
    <w:rsid w:val="00B37E61"/>
    <w:rsid w:val="00B43C19"/>
    <w:rsid w:val="00B732D0"/>
    <w:rsid w:val="00B92488"/>
    <w:rsid w:val="00BB0DA9"/>
    <w:rsid w:val="00BC08C6"/>
    <w:rsid w:val="00BC2C1C"/>
    <w:rsid w:val="00BC3FF2"/>
    <w:rsid w:val="00BC482F"/>
    <w:rsid w:val="00BC6C6B"/>
    <w:rsid w:val="00BD3485"/>
    <w:rsid w:val="00C07446"/>
    <w:rsid w:val="00C20409"/>
    <w:rsid w:val="00C24A1B"/>
    <w:rsid w:val="00C27EB0"/>
    <w:rsid w:val="00C31926"/>
    <w:rsid w:val="00C5273D"/>
    <w:rsid w:val="00C727D5"/>
    <w:rsid w:val="00C776B7"/>
    <w:rsid w:val="00C87C69"/>
    <w:rsid w:val="00C917A3"/>
    <w:rsid w:val="00C934B6"/>
    <w:rsid w:val="00C946FF"/>
    <w:rsid w:val="00CA6FE5"/>
    <w:rsid w:val="00CC37BA"/>
    <w:rsid w:val="00CC7B37"/>
    <w:rsid w:val="00CF1372"/>
    <w:rsid w:val="00D027A1"/>
    <w:rsid w:val="00D07696"/>
    <w:rsid w:val="00D17AE1"/>
    <w:rsid w:val="00D302B7"/>
    <w:rsid w:val="00D709F4"/>
    <w:rsid w:val="00D75B32"/>
    <w:rsid w:val="00D75C42"/>
    <w:rsid w:val="00D87E6A"/>
    <w:rsid w:val="00DA1B64"/>
    <w:rsid w:val="00DA765C"/>
    <w:rsid w:val="00DB4A5B"/>
    <w:rsid w:val="00DE776E"/>
    <w:rsid w:val="00DF2CE1"/>
    <w:rsid w:val="00DF6B29"/>
    <w:rsid w:val="00E00EA9"/>
    <w:rsid w:val="00E04FE8"/>
    <w:rsid w:val="00E112E1"/>
    <w:rsid w:val="00E16AB0"/>
    <w:rsid w:val="00E17932"/>
    <w:rsid w:val="00E3319C"/>
    <w:rsid w:val="00E625F7"/>
    <w:rsid w:val="00E752D9"/>
    <w:rsid w:val="00E86320"/>
    <w:rsid w:val="00EC488C"/>
    <w:rsid w:val="00ED0CA9"/>
    <w:rsid w:val="00EF56B9"/>
    <w:rsid w:val="00F03BA3"/>
    <w:rsid w:val="00F122BC"/>
    <w:rsid w:val="00F22AF6"/>
    <w:rsid w:val="00F271CB"/>
    <w:rsid w:val="00F3139F"/>
    <w:rsid w:val="00F355C4"/>
    <w:rsid w:val="00F43624"/>
    <w:rsid w:val="00F5644B"/>
    <w:rsid w:val="00F6614B"/>
    <w:rsid w:val="00F75873"/>
    <w:rsid w:val="00F8207B"/>
    <w:rsid w:val="00F909C7"/>
    <w:rsid w:val="00FA52D8"/>
    <w:rsid w:val="00FC1F17"/>
    <w:rsid w:val="00FE33DB"/>
    <w:rsid w:val="0E836B42"/>
    <w:rsid w:val="121A30BA"/>
    <w:rsid w:val="1455B117"/>
    <w:rsid w:val="17631020"/>
    <w:rsid w:val="19972910"/>
    <w:rsid w:val="2407FCFF"/>
    <w:rsid w:val="252B6C1A"/>
    <w:rsid w:val="2979FEE0"/>
    <w:rsid w:val="2CB52F6A"/>
    <w:rsid w:val="3032C479"/>
    <w:rsid w:val="340E37F2"/>
    <w:rsid w:val="3C1E3E35"/>
    <w:rsid w:val="43B91C11"/>
    <w:rsid w:val="4C6FECD9"/>
    <w:rsid w:val="509E1D89"/>
    <w:rsid w:val="51D3FEA7"/>
    <w:rsid w:val="539ED89A"/>
    <w:rsid w:val="566909F0"/>
    <w:rsid w:val="642CAC43"/>
    <w:rsid w:val="6A0ED8D4"/>
    <w:rsid w:val="7128A837"/>
    <w:rsid w:val="7A9CB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2F6A"/>
  <w15:chartTrackingRefBased/>
  <w15:docId w15:val="{8244608C-649E-42D9-A797-B3F16848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vlaz4d">
    <w:name w:val="vlaz4d"/>
    <w:basedOn w:val="Normal"/>
    <w:rsid w:val="00B36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MX" w:eastAsia="es-MX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766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DBA37A83990149BCBEEC5FE89DEDEB" ma:contentTypeVersion="11" ma:contentTypeDescription="Crear nuevo documento." ma:contentTypeScope="" ma:versionID="9dd47725b16427b845ae3fe8b6689062">
  <xsd:schema xmlns:xsd="http://www.w3.org/2001/XMLSchema" xmlns:xs="http://www.w3.org/2001/XMLSchema" xmlns:p="http://schemas.microsoft.com/office/2006/metadata/properties" xmlns:ns2="9710a9c8-0067-48d2-b25f-61503faecee3" xmlns:ns3="a57dc0e5-05aa-463e-a8fb-54667b11f951" targetNamespace="http://schemas.microsoft.com/office/2006/metadata/properties" ma:root="true" ma:fieldsID="313b0bf9934d394dd3aeecad281da869" ns2:_="" ns3:_="">
    <xsd:import namespace="9710a9c8-0067-48d2-b25f-61503faecee3"/>
    <xsd:import namespace="a57dc0e5-05aa-463e-a8fb-54667b11f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10a9c8-0067-48d2-b25f-61503faec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dc0e5-05aa-463e-a8fb-54667b11f95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85438cc-fd53-44c0-9b9c-342e0d578aa3}" ma:internalName="TaxCatchAll" ma:showField="CatchAllData" ma:web="a57dc0e5-05aa-463e-a8fb-54667b11f9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10a9c8-0067-48d2-b25f-61503faecee3">
      <Terms xmlns="http://schemas.microsoft.com/office/infopath/2007/PartnerControls"/>
    </lcf76f155ced4ddcb4097134ff3c332f>
    <TaxCatchAll xmlns="a57dc0e5-05aa-463e-a8fb-54667b11f9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E7165B-B6BB-4A0C-A68E-97785741AA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10a9c8-0067-48d2-b25f-61503faecee3"/>
    <ds:schemaRef ds:uri="a57dc0e5-05aa-463e-a8fb-54667b11f9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763FFE-71FD-45E8-8725-6A31C78A6479}">
  <ds:schemaRefs>
    <ds:schemaRef ds:uri="http://schemas.microsoft.com/office/2006/metadata/properties"/>
    <ds:schemaRef ds:uri="http://schemas.microsoft.com/office/infopath/2007/PartnerControls"/>
    <ds:schemaRef ds:uri="9710a9c8-0067-48d2-b25f-61503faecee3"/>
    <ds:schemaRef ds:uri="a57dc0e5-05aa-463e-a8fb-54667b11f951"/>
  </ds:schemaRefs>
</ds:datastoreItem>
</file>

<file path=customXml/itemProps3.xml><?xml version="1.0" encoding="utf-8"?>
<ds:datastoreItem xmlns:ds="http://schemas.openxmlformats.org/officeDocument/2006/customXml" ds:itemID="{AE57F466-CDEB-4CAE-960C-A8B1C31788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7299</Words>
  <Characters>40149</Characters>
  <Application>Microsoft Office Word</Application>
  <DocSecurity>0</DocSecurity>
  <Lines>334</Lines>
  <Paragraphs>94</Paragraphs>
  <ScaleCrop>false</ScaleCrop>
  <Company/>
  <LinksUpToDate>false</LinksUpToDate>
  <CharactersWithSpaces>47354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Rengifo Salazar</dc:creator>
  <cp:keywords/>
  <dc:description/>
  <cp:lastModifiedBy>Alberto Hernández Baqueiro</cp:lastModifiedBy>
  <cp:revision>2</cp:revision>
  <dcterms:created xsi:type="dcterms:W3CDTF">2026-07-23T00:56:00Z</dcterms:created>
  <dcterms:modified xsi:type="dcterms:W3CDTF">2026-07-23T00:56:00Z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0x01010085DBA37A83990149BCBEEC5FE89DEDEB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