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57DC4" w14:textId="77777777" w:rsidR="00F43959" w:rsidRPr="00527E89" w:rsidRDefault="00F43959" w:rsidP="0AE5563A">
      <w:pPr>
        <w:pStyle w:val="paragraph"/>
        <w:spacing w:before="0" w:beforeAutospacing="0" w:after="0" w:afterAutospacing="0"/>
        <w:jc w:val="center"/>
        <w:textAlignment w:val="baseline"/>
        <w:rPr>
          <w:rFonts w:ascii="Arial" w:hAnsi="Arial" w:cs="Arial"/>
        </w:rPr>
      </w:pPr>
      <w:commentRangeStart w:id="0"/>
      <w:r w:rsidRPr="0AE5563A">
        <w:rPr>
          <w:rStyle w:val="normaltextrun"/>
          <w:rFonts w:ascii="Arial" w:hAnsi="Arial" w:cs="Arial"/>
          <w:b/>
          <w:bCs/>
        </w:rPr>
        <w:t>Transcripción entrevista</w:t>
      </w:r>
      <w:r w:rsidRPr="0AE5563A">
        <w:rPr>
          <w:rStyle w:val="eop"/>
          <w:rFonts w:ascii="Arial" w:hAnsi="Arial" w:cs="Arial"/>
        </w:rPr>
        <w:t> </w:t>
      </w:r>
      <w:commentRangeEnd w:id="0"/>
      <w:r w:rsidRPr="00527E89">
        <w:rPr>
          <w:rStyle w:val="Refdecomentario"/>
          <w:rFonts w:ascii="Arial" w:hAnsi="Arial" w:cs="Arial"/>
          <w:sz w:val="24"/>
          <w:szCs w:val="24"/>
        </w:rPr>
        <w:commentReference w:id="0"/>
      </w:r>
    </w:p>
    <w:p w14:paraId="59B6B719" w14:textId="77777777" w:rsidR="00F43959" w:rsidRPr="00527E89" w:rsidRDefault="00F43959" w:rsidP="00F43959">
      <w:pPr>
        <w:pStyle w:val="paragraph"/>
        <w:spacing w:before="0" w:beforeAutospacing="0" w:after="0" w:afterAutospacing="0"/>
        <w:jc w:val="center"/>
        <w:textAlignment w:val="baseline"/>
        <w:rPr>
          <w:rFonts w:ascii="Arial" w:hAnsi="Arial" w:cs="Arial"/>
        </w:rPr>
      </w:pPr>
      <w:r w:rsidRPr="00527E89">
        <w:rPr>
          <w:rStyle w:val="eop"/>
          <w:rFonts w:ascii="Arial" w:hAnsi="Arial" w:cs="Arial"/>
        </w:rPr>
        <w:t> </w:t>
      </w:r>
    </w:p>
    <w:p w14:paraId="519B0D54" w14:textId="64AE5EAB" w:rsidR="00F43959" w:rsidRPr="00527E89" w:rsidRDefault="00F43959" w:rsidP="7ACE5EE4">
      <w:pPr>
        <w:pStyle w:val="paragraph"/>
        <w:spacing w:before="0" w:beforeAutospacing="0" w:after="0" w:afterAutospacing="0"/>
        <w:textAlignment w:val="baseline"/>
        <w:rPr>
          <w:rStyle w:val="normaltextrun"/>
          <w:rFonts w:ascii="Arial" w:hAnsi="Arial" w:cs="Arial"/>
        </w:rPr>
      </w:pPr>
      <w:r w:rsidRPr="7ACE5EE4">
        <w:rPr>
          <w:rStyle w:val="normaltextrun"/>
          <w:rFonts w:ascii="Arial" w:hAnsi="Arial" w:cs="Arial"/>
          <w:b/>
          <w:bCs/>
        </w:rPr>
        <w:t xml:space="preserve">Nombre entrevistado: </w:t>
      </w:r>
      <w:r w:rsidR="00EA222A" w:rsidRPr="7ACE5EE4">
        <w:rPr>
          <w:rStyle w:val="normaltextrun"/>
          <w:rFonts w:ascii="Arial" w:hAnsi="Arial" w:cs="Arial"/>
        </w:rPr>
        <w:t xml:space="preserve">Andre </w:t>
      </w:r>
      <w:r w:rsidR="037EB34C" w:rsidRPr="7ACE5EE4">
        <w:rPr>
          <w:rStyle w:val="normaltextrun"/>
          <w:rFonts w:ascii="Arial" w:hAnsi="Arial" w:cs="Arial"/>
        </w:rPr>
        <w:t>Baniwa</w:t>
      </w:r>
      <w:r w:rsidRPr="7ACE5EE4">
        <w:rPr>
          <w:rStyle w:val="normaltextrun"/>
          <w:rFonts w:ascii="Arial" w:hAnsi="Arial" w:cs="Arial"/>
        </w:rPr>
        <w:t xml:space="preserve"> </w:t>
      </w:r>
    </w:p>
    <w:p w14:paraId="445B21C9" w14:textId="2997415A" w:rsidR="00F43959" w:rsidRPr="00527E89" w:rsidRDefault="00F43959" w:rsidP="00F43959">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País entrevistado: </w:t>
      </w:r>
      <w:r>
        <w:rPr>
          <w:rStyle w:val="normaltextrun"/>
          <w:rFonts w:ascii="Arial" w:hAnsi="Arial" w:cs="Arial"/>
        </w:rPr>
        <w:t>Brasil</w:t>
      </w:r>
    </w:p>
    <w:p w14:paraId="772C06CA" w14:textId="7D15DD42" w:rsidR="00F43959" w:rsidRPr="00527E89" w:rsidRDefault="00F43959" w:rsidP="00F43959">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Fecha entrevista:</w:t>
      </w:r>
      <w:r w:rsidR="00510EB1">
        <w:rPr>
          <w:rStyle w:val="normaltextrun"/>
          <w:rFonts w:ascii="Arial" w:hAnsi="Arial" w:cs="Arial"/>
          <w:b/>
          <w:bCs/>
        </w:rPr>
        <w:t xml:space="preserve"> </w:t>
      </w:r>
      <w:r w:rsidR="00010998" w:rsidRPr="00010998">
        <w:rPr>
          <w:rStyle w:val="normaltextrun"/>
          <w:rFonts w:ascii="Arial" w:hAnsi="Arial" w:cs="Arial"/>
        </w:rPr>
        <w:t>13-abri-2024</w:t>
      </w:r>
      <w:r w:rsidRPr="00527E89">
        <w:rPr>
          <w:rStyle w:val="normaltextrun"/>
          <w:rFonts w:ascii="Arial" w:hAnsi="Arial" w:cs="Arial"/>
          <w:b/>
          <w:bCs/>
        </w:rPr>
        <w:t xml:space="preserve"> </w:t>
      </w:r>
    </w:p>
    <w:p w14:paraId="6F0D6D5D" w14:textId="62E2735F" w:rsidR="00F43959" w:rsidRPr="00527E89" w:rsidRDefault="00F43959" w:rsidP="00F43959">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Nombre entrevistador: </w:t>
      </w:r>
      <w:r w:rsidR="00B1347E">
        <w:rPr>
          <w:rStyle w:val="normaltextrun"/>
          <w:rFonts w:ascii="Arial" w:hAnsi="Arial" w:cs="Arial"/>
        </w:rPr>
        <w:t>Iara Vicente</w:t>
      </w:r>
    </w:p>
    <w:p w14:paraId="71297DE5" w14:textId="177E90D6" w:rsidR="00F43959" w:rsidRPr="00527E89" w:rsidRDefault="00F43959" w:rsidP="00F43959">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Duración entrevista:</w:t>
      </w:r>
      <w:r w:rsidRPr="00527E89">
        <w:rPr>
          <w:rStyle w:val="normaltextrun"/>
          <w:rFonts w:ascii="Arial" w:hAnsi="Arial" w:cs="Arial"/>
        </w:rPr>
        <w:t xml:space="preserve"> </w:t>
      </w:r>
      <w:r w:rsidR="00DC3320">
        <w:rPr>
          <w:rStyle w:val="normaltextrun"/>
          <w:rFonts w:ascii="Arial" w:hAnsi="Arial" w:cs="Arial"/>
        </w:rPr>
        <w:t>1:35:47</w:t>
      </w:r>
    </w:p>
    <w:p w14:paraId="5FCFB6CC" w14:textId="2E05E3DC" w:rsidR="00F43959" w:rsidRPr="00527E89" w:rsidRDefault="00F43959" w:rsidP="47DF6F43">
      <w:pPr>
        <w:pStyle w:val="paragraph"/>
        <w:spacing w:before="0" w:beforeAutospacing="0" w:after="0" w:afterAutospacing="0"/>
        <w:textAlignment w:val="baseline"/>
        <w:rPr>
          <w:rFonts w:ascii="Arial" w:hAnsi="Arial" w:cs="Arial"/>
        </w:rPr>
      </w:pPr>
      <w:r w:rsidRPr="47DF6F43">
        <w:rPr>
          <w:rStyle w:val="normaltextrun"/>
          <w:rFonts w:ascii="Arial" w:hAnsi="Arial" w:cs="Arial"/>
          <w:b/>
          <w:bCs/>
        </w:rPr>
        <w:t xml:space="preserve">Nombre asistente: </w:t>
      </w:r>
      <w:r w:rsidR="00510EB1" w:rsidRPr="47DF6F43">
        <w:rPr>
          <w:rStyle w:val="normaltextrun"/>
          <w:rFonts w:ascii="Arial" w:hAnsi="Arial" w:cs="Arial"/>
        </w:rPr>
        <w:t>Aida Martínez</w:t>
      </w:r>
      <w:r w:rsidR="36DA39CF" w:rsidRPr="47DF6F43">
        <w:rPr>
          <w:rStyle w:val="normaltextrun"/>
          <w:rFonts w:ascii="Arial" w:hAnsi="Arial" w:cs="Arial"/>
        </w:rPr>
        <w:t>, Grissel Galicia</w:t>
      </w:r>
    </w:p>
    <w:p w14:paraId="3EA48CA5" w14:textId="77777777" w:rsidR="00F43959" w:rsidRDefault="00F43959" w:rsidP="00F43959">
      <w:pPr>
        <w:pStyle w:val="paragraph"/>
        <w:spacing w:before="0" w:beforeAutospacing="0" w:after="0" w:afterAutospacing="0"/>
        <w:textAlignment w:val="baseline"/>
        <w:rPr>
          <w:rStyle w:val="eop"/>
          <w:rFonts w:ascii="Arial" w:hAnsi="Arial" w:cs="Arial"/>
        </w:rPr>
      </w:pPr>
      <w:r w:rsidRPr="00527E89">
        <w:rPr>
          <w:rStyle w:val="normaltextrun"/>
          <w:rFonts w:ascii="Arial" w:hAnsi="Arial" w:cs="Arial"/>
          <w:b/>
          <w:bCs/>
        </w:rPr>
        <w:t xml:space="preserve">Nombre transcriptor: </w:t>
      </w:r>
      <w:r w:rsidRPr="00527E89">
        <w:rPr>
          <w:rStyle w:val="normaltextrun"/>
          <w:rFonts w:ascii="Arial" w:hAnsi="Arial" w:cs="Arial"/>
        </w:rPr>
        <w:t>Astrid López González</w:t>
      </w:r>
      <w:r w:rsidRPr="00527E89">
        <w:rPr>
          <w:rStyle w:val="eop"/>
          <w:rFonts w:ascii="Arial" w:hAnsi="Arial" w:cs="Arial"/>
        </w:rPr>
        <w:t> </w:t>
      </w:r>
    </w:p>
    <w:p w14:paraId="66A7FC5E" w14:textId="77777777" w:rsidR="00F43959" w:rsidRDefault="00F43959" w:rsidP="007A2351">
      <w:pPr>
        <w:jc w:val="both"/>
        <w:rPr>
          <w:rFonts w:ascii="Arial" w:hAnsi="Arial" w:cs="Arial"/>
          <w:b/>
          <w:bCs/>
          <w:sz w:val="24"/>
          <w:szCs w:val="24"/>
        </w:rPr>
      </w:pPr>
    </w:p>
    <w:p w14:paraId="75E63D3C" w14:textId="12A6A926"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1CC81C2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Muito obrigada, e qualquer dúvida, a gente... Ah, como é bom estar com alguém que fala espanhol, porque temos algumas palavras similares, não é, Ada?</w:t>
      </w:r>
    </w:p>
    <w:p w14:paraId="43EC2F9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você pode gravar, não é?</w:t>
      </w:r>
    </w:p>
    <w:p w14:paraId="56E9F178" w14:textId="77777777" w:rsidR="005F77FE" w:rsidRPr="007A2351" w:rsidRDefault="005F77FE" w:rsidP="007A2351">
      <w:pPr>
        <w:jc w:val="both"/>
        <w:rPr>
          <w:rFonts w:ascii="Arial" w:hAnsi="Arial" w:cs="Arial"/>
          <w:sz w:val="24"/>
          <w:szCs w:val="24"/>
        </w:rPr>
      </w:pPr>
    </w:p>
    <w:p w14:paraId="67E164FA" w14:textId="2CCD44AB"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4CEBC99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Sim, obrigada.</w:t>
      </w:r>
    </w:p>
    <w:p w14:paraId="0CA1D950" w14:textId="77777777" w:rsidR="005F77FE" w:rsidRPr="007A2351" w:rsidRDefault="005F77FE" w:rsidP="007A2351">
      <w:pPr>
        <w:jc w:val="both"/>
        <w:rPr>
          <w:rFonts w:ascii="Arial" w:hAnsi="Arial" w:cs="Arial"/>
          <w:sz w:val="24"/>
          <w:szCs w:val="24"/>
        </w:rPr>
      </w:pPr>
    </w:p>
    <w:p w14:paraId="381A86AA" w14:textId="75F8F492"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613C5A56" w14:textId="368E398B" w:rsidR="005F77FE" w:rsidRPr="007A2351" w:rsidRDefault="005F77FE" w:rsidP="007A2351">
      <w:pPr>
        <w:jc w:val="both"/>
        <w:rPr>
          <w:rFonts w:ascii="Arial" w:hAnsi="Arial" w:cs="Arial"/>
          <w:sz w:val="24"/>
          <w:szCs w:val="24"/>
        </w:rPr>
      </w:pPr>
      <w:r w:rsidRPr="6D8B3772">
        <w:rPr>
          <w:rFonts w:ascii="Arial" w:hAnsi="Arial" w:cs="Arial"/>
          <w:sz w:val="24"/>
          <w:szCs w:val="24"/>
        </w:rPr>
        <w:t>Ela pegou no ar, não precisei pedir. Então, querido, vamos começar. Vamos começar entendendo o florescimento humano</w:t>
      </w:r>
      <w:r w:rsidR="69AE2882" w:rsidRPr="6D8B3772">
        <w:rPr>
          <w:rFonts w:ascii="Arial" w:hAnsi="Arial" w:cs="Arial"/>
          <w:sz w:val="24"/>
          <w:szCs w:val="24"/>
        </w:rPr>
        <w:t xml:space="preserve"> </w:t>
      </w:r>
      <w:r w:rsidRPr="6D8B3772">
        <w:rPr>
          <w:rFonts w:ascii="Arial" w:hAnsi="Arial" w:cs="Arial"/>
          <w:sz w:val="24"/>
          <w:szCs w:val="24"/>
        </w:rPr>
        <w:t>como essa frente de pesquisas que tem como foco ver como é que a gente permite que o florescimento das pessoas, a qualidade de vida das pessoas,</w:t>
      </w:r>
      <w:r w:rsidR="0FD036E6" w:rsidRPr="6D8B3772">
        <w:rPr>
          <w:rFonts w:ascii="Arial" w:hAnsi="Arial" w:cs="Arial"/>
          <w:sz w:val="24"/>
          <w:szCs w:val="24"/>
        </w:rPr>
        <w:t xml:space="preserve"> </w:t>
      </w:r>
      <w:r w:rsidRPr="6D8B3772">
        <w:rPr>
          <w:rFonts w:ascii="Arial" w:hAnsi="Arial" w:cs="Arial"/>
          <w:sz w:val="24"/>
          <w:szCs w:val="24"/>
        </w:rPr>
        <w:t>construam um futuro melhor, uma sociedade melhor. Como é que o senhor diria que a sua pesquisa atual está relacionada a esse tema? Conta um pouquinho para a gente, por favor.</w:t>
      </w:r>
    </w:p>
    <w:p w14:paraId="636278E5" w14:textId="77777777" w:rsidR="005F77FE" w:rsidRPr="007A2351" w:rsidRDefault="005F77FE" w:rsidP="007A2351">
      <w:pPr>
        <w:jc w:val="both"/>
        <w:rPr>
          <w:rFonts w:ascii="Arial" w:hAnsi="Arial" w:cs="Arial"/>
          <w:sz w:val="24"/>
          <w:szCs w:val="24"/>
        </w:rPr>
      </w:pPr>
    </w:p>
    <w:p w14:paraId="53C4D95C" w14:textId="198C78B0"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41D3750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Bom, eu não sei, eu nunca vi. Quando você fala de florescimento, eu fico lá...</w:t>
      </w:r>
    </w:p>
    <w:p w14:paraId="0AAA7431" w14:textId="07101550" w:rsidR="005F77FE" w:rsidRPr="007A2351" w:rsidRDefault="005F77FE" w:rsidP="007A2351">
      <w:pPr>
        <w:jc w:val="both"/>
        <w:rPr>
          <w:rFonts w:ascii="Arial" w:hAnsi="Arial" w:cs="Arial"/>
          <w:sz w:val="24"/>
          <w:szCs w:val="24"/>
        </w:rPr>
      </w:pPr>
      <w:r w:rsidRPr="6D8B3772">
        <w:rPr>
          <w:rFonts w:ascii="Arial" w:hAnsi="Arial" w:cs="Arial"/>
          <w:sz w:val="24"/>
          <w:szCs w:val="24"/>
        </w:rPr>
        <w:t>Tipo, é como o nascimento, não é? Sei lá. Talvez, não sei, você contou um pouco aí,</w:t>
      </w:r>
      <w:r w:rsidR="7CFD1C1D" w:rsidRPr="6D8B3772">
        <w:rPr>
          <w:rFonts w:ascii="Arial" w:hAnsi="Arial" w:cs="Arial"/>
          <w:sz w:val="24"/>
          <w:szCs w:val="24"/>
        </w:rPr>
        <w:t xml:space="preserve"> </w:t>
      </w:r>
      <w:r w:rsidRPr="6D8B3772">
        <w:rPr>
          <w:rFonts w:ascii="Arial" w:hAnsi="Arial" w:cs="Arial"/>
          <w:sz w:val="24"/>
          <w:szCs w:val="24"/>
        </w:rPr>
        <w:t>mas eu não consegui entender o significado desse florescimento humano, não é? Talvez tenha sentido com novos tipos de pensamentos, novos tipos de abordagens,</w:t>
      </w:r>
      <w:r w:rsidR="08BCCA7E" w:rsidRPr="6D8B3772">
        <w:rPr>
          <w:rFonts w:ascii="Arial" w:hAnsi="Arial" w:cs="Arial"/>
          <w:sz w:val="24"/>
          <w:szCs w:val="24"/>
        </w:rPr>
        <w:t xml:space="preserve"> </w:t>
      </w:r>
      <w:r w:rsidRPr="6D8B3772">
        <w:rPr>
          <w:rFonts w:ascii="Arial" w:hAnsi="Arial" w:cs="Arial"/>
          <w:sz w:val="24"/>
          <w:szCs w:val="24"/>
        </w:rPr>
        <w:t>novos tipos de conceitos, nascimento dessas pessoas que encaram novos questionamentos para o contexto atual que estamos vivendo, não é?</w:t>
      </w:r>
    </w:p>
    <w:p w14:paraId="4838458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não sei se tem esse sentido, mas, assim, nesta perspectiva,</w:t>
      </w:r>
    </w:p>
    <w:p w14:paraId="31D0420E" w14:textId="3A763897" w:rsidR="005F77FE" w:rsidRPr="007A2351" w:rsidRDefault="005F77FE" w:rsidP="007A2351">
      <w:pPr>
        <w:jc w:val="both"/>
        <w:rPr>
          <w:rFonts w:ascii="Arial" w:hAnsi="Arial" w:cs="Arial"/>
          <w:sz w:val="24"/>
          <w:szCs w:val="24"/>
        </w:rPr>
      </w:pPr>
      <w:r w:rsidRPr="6D8B3772">
        <w:rPr>
          <w:rFonts w:ascii="Arial" w:hAnsi="Arial" w:cs="Arial"/>
          <w:sz w:val="24"/>
          <w:szCs w:val="24"/>
        </w:rPr>
        <w:t xml:space="preserve">talvez o livrinho, o livro que eu escrevi, esse que vocês conhecem, que vocês conhecem como Bem Viver, do povo </w:t>
      </w:r>
      <w:r w:rsidR="038EC3F9" w:rsidRPr="6D8B3772">
        <w:rPr>
          <w:rFonts w:ascii="Arial" w:hAnsi="Arial" w:cs="Arial"/>
          <w:sz w:val="24"/>
          <w:szCs w:val="24"/>
        </w:rPr>
        <w:t>Baniwa</w:t>
      </w:r>
    </w:p>
    <w:p w14:paraId="1D82F02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mas escrevi outro também, não é? Outro que é da associativismo, que também foi a primeira vez escrevendo a experiência de uma associação também, não é?</w:t>
      </w:r>
    </w:p>
    <w:p w14:paraId="16325542" w14:textId="03BD315C" w:rsidR="005F77FE" w:rsidRPr="007A2351" w:rsidRDefault="005F77FE" w:rsidP="007A2351">
      <w:pPr>
        <w:jc w:val="both"/>
        <w:rPr>
          <w:rFonts w:ascii="Arial" w:hAnsi="Arial" w:cs="Arial"/>
          <w:sz w:val="24"/>
          <w:szCs w:val="24"/>
        </w:rPr>
      </w:pPr>
      <w:r w:rsidRPr="6D8B3772">
        <w:rPr>
          <w:rFonts w:ascii="Arial" w:hAnsi="Arial" w:cs="Arial"/>
          <w:sz w:val="24"/>
          <w:szCs w:val="24"/>
        </w:rPr>
        <w:t>Eu acho que deve haver uma relação com isso, não é? Porque esse Bem Viver tem nascido na América Latina,</w:t>
      </w:r>
      <w:r w:rsidR="514DA0F6" w:rsidRPr="6D8B3772">
        <w:rPr>
          <w:rFonts w:ascii="Arial" w:hAnsi="Arial" w:cs="Arial"/>
          <w:sz w:val="24"/>
          <w:szCs w:val="24"/>
        </w:rPr>
        <w:t xml:space="preserve"> </w:t>
      </w:r>
      <w:r w:rsidRPr="6D8B3772">
        <w:rPr>
          <w:rFonts w:ascii="Arial" w:hAnsi="Arial" w:cs="Arial"/>
          <w:sz w:val="24"/>
          <w:szCs w:val="24"/>
        </w:rPr>
        <w:t>não é? como vocês sabem que são pesquisadores, na verdade, a gente se inspirou de lá, os que incluíram bem viver nas suas constituições e tal, mas</w:t>
      </w:r>
    </w:p>
    <w:p w14:paraId="23FD7CF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acho que o trabalho que eu faço é uma coisa interna, a gente discutiu muito isso com as pessoas que me assessoraram, no caso,</w:t>
      </w:r>
    </w:p>
    <w:p w14:paraId="4EAF440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muita coisa interna do povo urbano, para a gente entender, porque o meu entendimento é que esse bem viver estava no ar, estava na América Latina,</w:t>
      </w:r>
    </w:p>
    <w:p w14:paraId="34D2956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também o Papa retomou isso como economia do bem comum, talvez essa economia verde, eu procuro entender</w:t>
      </w:r>
    </w:p>
    <w:p w14:paraId="0DBA020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tem o mesmo significado, mas abordagem diferente, contexto diferente, realidade, esse bem viver</w:t>
      </w:r>
    </w:p>
    <w:p w14:paraId="33ECCB8B" w14:textId="2DCFF374" w:rsidR="005F77FE" w:rsidRPr="007A2351" w:rsidRDefault="005F77FE" w:rsidP="007A2351">
      <w:pPr>
        <w:jc w:val="both"/>
        <w:rPr>
          <w:rFonts w:ascii="Arial" w:hAnsi="Arial" w:cs="Arial"/>
          <w:sz w:val="24"/>
          <w:szCs w:val="24"/>
        </w:rPr>
      </w:pPr>
      <w:r w:rsidRPr="7ACE5EE4">
        <w:rPr>
          <w:rFonts w:ascii="Arial" w:hAnsi="Arial" w:cs="Arial"/>
          <w:sz w:val="24"/>
          <w:szCs w:val="24"/>
        </w:rPr>
        <w:t xml:space="preserve">tenta trazer a nossa realidade indígena. O que é bem viver para nós, </w:t>
      </w:r>
      <w:r w:rsidR="037EB34C" w:rsidRPr="7ACE5EE4">
        <w:rPr>
          <w:rFonts w:ascii="Arial" w:hAnsi="Arial" w:cs="Arial"/>
          <w:sz w:val="24"/>
          <w:szCs w:val="24"/>
        </w:rPr>
        <w:t>Baniwa</w:t>
      </w:r>
      <w:r w:rsidRPr="7ACE5EE4">
        <w:rPr>
          <w:rFonts w:ascii="Arial" w:hAnsi="Arial" w:cs="Arial"/>
          <w:sz w:val="24"/>
          <w:szCs w:val="24"/>
        </w:rPr>
        <w:t>? Eu acho que deve haver com isso, porque ela tem sido</w:t>
      </w:r>
    </w:p>
    <w:p w14:paraId="1E4956C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essas que, inicialmente, você me falou, me incentiva bastante, reconhecimento, indicações. Esse ano, houve uma</w:t>
      </w:r>
    </w:p>
    <w:p w14:paraId="7E9314D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reimpressão desse livro, terceira reimpressão, acabei aqui em Brasília mostrando isso, e as pessoas vão contando para mim e gostando do livro,</w:t>
      </w:r>
    </w:p>
    <w:p w14:paraId="6B93624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aos poucos, mas eu acho que ela colabora bastante, eu acho que colabora muito na reflexão das nossas realidades. Hoje também estou no</w:t>
      </w:r>
    </w:p>
    <w:p w14:paraId="102F414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Ministério dos Povos Indígenas, acaba sendo, base da reflexão para entendimento do que eu estou fazendo hoje e o que deveria ser feito. É um processo</w:t>
      </w:r>
    </w:p>
    <w:p w14:paraId="7FE6F1E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um pouco mais lento, assim, que o governo pressiona para você colocar, como eles dizem, para fazer entrega, só que essa pressa, ou você</w:t>
      </w:r>
    </w:p>
    <w:p w14:paraId="59DB8AA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faz bem feito, ou faz ele mal elaborado. E o bem viver é exatamente, se você, no caso, da política pública, se você fazer ele, tipo,</w:t>
      </w:r>
    </w:p>
    <w:p w14:paraId="5663113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muito bem elaborado, ele vai ter impacto. Bem elaborado também vai ter impacto, então é muito cuidado, né? Então, esse bem viver para mim deve se</w:t>
      </w:r>
    </w:p>
    <w:p w14:paraId="31976D8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relacionar com esse surgimento de novos pensamentos, de argumentos, no contexto que a gente está vivendo. Ela está sendo bastante... Nos eventos que eu vou,</w:t>
      </w:r>
    </w:p>
    <w:p w14:paraId="1952918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eles pedem para falar, mas eu não vou falar sobre isso. Ano passado mesmo, me deram uma hora para falar sobre isso. Esse ano ainda não, mas ela está surgindo e eu acho que ela vai se tornar,</w:t>
      </w:r>
    </w:p>
    <w:p w14:paraId="3183F905" w14:textId="476207C7" w:rsidR="005F77FE" w:rsidRDefault="005F77FE" w:rsidP="007A2351">
      <w:pPr>
        <w:jc w:val="both"/>
        <w:rPr>
          <w:rFonts w:ascii="Arial" w:hAnsi="Arial" w:cs="Arial"/>
          <w:sz w:val="24"/>
          <w:szCs w:val="24"/>
        </w:rPr>
      </w:pPr>
      <w:r w:rsidRPr="007A2351">
        <w:rPr>
          <w:rFonts w:ascii="Arial" w:hAnsi="Arial" w:cs="Arial"/>
          <w:sz w:val="24"/>
          <w:szCs w:val="24"/>
        </w:rPr>
        <w:t>tipo, falamos para a elaboração de indicadores do bem viver dos povos indígenas do Brasil, né? Dá uma ideia, assim. Então, é baseado nisso.</w:t>
      </w:r>
    </w:p>
    <w:p w14:paraId="70AD8282" w14:textId="77777777" w:rsidR="00C42D62" w:rsidRPr="007A2351" w:rsidRDefault="00C42D62" w:rsidP="007A2351">
      <w:pPr>
        <w:jc w:val="both"/>
        <w:rPr>
          <w:rFonts w:ascii="Arial" w:hAnsi="Arial" w:cs="Arial"/>
          <w:sz w:val="24"/>
          <w:szCs w:val="24"/>
        </w:rPr>
      </w:pPr>
    </w:p>
    <w:p w14:paraId="2EF50537" w14:textId="1B285FB1"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08D5E50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é incrível. Eu já quero ver esses indicadores. Vai ser muito importante. Porque é uma revolução na forma de mensurar políticas públicas, né? Ao invés de ficar tentando homogeneizar</w:t>
      </w:r>
    </w:p>
    <w:p w14:paraId="10BEF88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aos diferentes territórios, naqueles indicadores básicos, aos diferentes territórios, naqueles indicadores básicos, ter um conjunto de indicadores proposto por um intelectual orgânico proposto por um intelectual orgânico do povo banheiro. Meu Deus, isso vai ser muito legal.</w:t>
      </w:r>
    </w:p>
    <w:p w14:paraId="09524B5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sobre essa questão de... A gente está chamando do florescimento humano como um grande guarda-chuva para esses temas que são de nosso interesse. Então, a gente está entrevistando desde economistas,</w:t>
      </w:r>
    </w:p>
    <w:p w14:paraId="3520DD5D" w14:textId="5115695D" w:rsidR="005F77FE" w:rsidRPr="007A2351" w:rsidRDefault="005F77FE" w:rsidP="7ACE5EE4">
      <w:pPr>
        <w:jc w:val="both"/>
        <w:rPr>
          <w:rFonts w:ascii="Arial" w:hAnsi="Arial" w:cs="Arial"/>
          <w:sz w:val="24"/>
          <w:szCs w:val="24"/>
          <w:lang w:val="pt-BR"/>
        </w:rPr>
      </w:pPr>
      <w:r w:rsidRPr="6D8B3772">
        <w:rPr>
          <w:rFonts w:ascii="Arial" w:hAnsi="Arial" w:cs="Arial"/>
          <w:sz w:val="24"/>
          <w:szCs w:val="24"/>
          <w:lang w:val="pt-BR"/>
        </w:rPr>
        <w:t xml:space="preserve">e aí, no caso deles, a gente vai falar sobre economia sustentável. No teu caso, a ideia é justamente te ouvir nesses temas seus da economia indígena e do bem viver </w:t>
      </w:r>
      <w:r w:rsidR="10011673" w:rsidRPr="6D8B3772">
        <w:rPr>
          <w:rFonts w:ascii="Arial" w:hAnsi="Arial" w:cs="Arial"/>
          <w:sz w:val="24"/>
          <w:szCs w:val="24"/>
          <w:lang w:val="pt-BR"/>
        </w:rPr>
        <w:t>B</w:t>
      </w:r>
      <w:r w:rsidR="038EC3F9" w:rsidRPr="6D8B3772">
        <w:rPr>
          <w:rFonts w:ascii="Arial" w:hAnsi="Arial" w:cs="Arial"/>
          <w:sz w:val="24"/>
          <w:szCs w:val="24"/>
          <w:lang w:val="pt-BR"/>
        </w:rPr>
        <w:t>aniwa</w:t>
      </w:r>
      <w:r w:rsidRPr="6D8B3772">
        <w:rPr>
          <w:rFonts w:ascii="Arial" w:hAnsi="Arial" w:cs="Arial"/>
          <w:sz w:val="24"/>
          <w:szCs w:val="24"/>
          <w:lang w:val="pt-BR"/>
        </w:rPr>
        <w:t>.</w:t>
      </w:r>
    </w:p>
    <w:p w14:paraId="48D8F85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a gente já acha que isso enquadra, a gente pode seguir a entrevista já falando sobre essa perspectiva, bem viver e caça-se ativista. Não se preocupa.</w:t>
      </w:r>
    </w:p>
    <w:p w14:paraId="46BB633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você sabe que de vez em quando surgem esses sinônimos na academia, a gente viu também o surgimento do bioeconomia, que é a mesma coisa que desenvolvimento sustentável.</w:t>
      </w:r>
    </w:p>
    <w:p w14:paraId="1DD91CE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Só que sobre outra lente, com florescimento humano é algo similar. Mas que tem muita... Se inspira muito nesse debate sobre o bem viver, sabe? Por isso, para a gente foi essencial te ouvir nesse processo</w:t>
      </w:r>
    </w:p>
    <w:p w14:paraId="2D35A18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como o pesquisador que construiu um dos livros que marcou. Essa produção dentro do bem viver. Então, te agradeço muito por compartilhar e analisando</w:t>
      </w:r>
    </w:p>
    <w:p w14:paraId="7D8398C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compartilhando essas reflexões com a gente. E aí, André, eu queria te perguntar também como é que você escolhe os seus tópicos de pesquisa</w:t>
      </w:r>
    </w:p>
    <w:p w14:paraId="3C89F6F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dentro desses temas do bem viver e da economia indígena de base, do associativismo? Como é que você chegou nesses recordes?</w:t>
      </w:r>
    </w:p>
    <w:p w14:paraId="13D463BC" w14:textId="77777777" w:rsidR="005F77FE" w:rsidRPr="007A2351" w:rsidRDefault="005F77FE" w:rsidP="007A2351">
      <w:pPr>
        <w:jc w:val="both"/>
        <w:rPr>
          <w:rFonts w:ascii="Arial" w:hAnsi="Arial" w:cs="Arial"/>
          <w:sz w:val="24"/>
          <w:szCs w:val="24"/>
        </w:rPr>
      </w:pPr>
    </w:p>
    <w:p w14:paraId="5602DC64" w14:textId="45C64D8F"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lastRenderedPageBreak/>
        <w:t xml:space="preserve">Andre </w:t>
      </w:r>
      <w:r w:rsidR="037EB34C" w:rsidRPr="7ACE5EE4">
        <w:rPr>
          <w:rFonts w:ascii="Arial" w:hAnsi="Arial" w:cs="Arial"/>
          <w:b/>
          <w:bCs/>
          <w:sz w:val="24"/>
          <w:szCs w:val="24"/>
        </w:rPr>
        <w:t>Baniwa</w:t>
      </w:r>
    </w:p>
    <w:p w14:paraId="46CDD1E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Olha, o... Como é a reflexão? Ela é um pouco longa, talvez, para tentar te explicar. Pode falar.</w:t>
      </w:r>
    </w:p>
    <w:p w14:paraId="60FA6222" w14:textId="77777777" w:rsidR="005F77FE" w:rsidRPr="007A2351" w:rsidRDefault="005F77FE" w:rsidP="007A2351">
      <w:pPr>
        <w:jc w:val="both"/>
        <w:rPr>
          <w:rFonts w:ascii="Arial" w:hAnsi="Arial" w:cs="Arial"/>
          <w:sz w:val="24"/>
          <w:szCs w:val="24"/>
        </w:rPr>
      </w:pPr>
    </w:p>
    <w:p w14:paraId="00939CAE" w14:textId="4EBB58B0"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39EE690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mas estamos aqui para ouvir mesmo.</w:t>
      </w:r>
    </w:p>
    <w:p w14:paraId="0A3FCC4C" w14:textId="77777777" w:rsidR="005F77FE" w:rsidRPr="007A2351" w:rsidRDefault="005F77FE" w:rsidP="007A2351">
      <w:pPr>
        <w:jc w:val="both"/>
        <w:rPr>
          <w:rFonts w:ascii="Arial" w:hAnsi="Arial" w:cs="Arial"/>
          <w:sz w:val="24"/>
          <w:szCs w:val="24"/>
        </w:rPr>
      </w:pPr>
    </w:p>
    <w:p w14:paraId="4C8D38A1" w14:textId="2B814C0B"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60C25B18" w14:textId="03A4CEB8"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É, o </w:t>
      </w:r>
      <w:r w:rsidR="006074A1">
        <w:rPr>
          <w:rFonts w:ascii="Arial" w:hAnsi="Arial" w:cs="Arial"/>
          <w:sz w:val="24"/>
          <w:szCs w:val="24"/>
        </w:rPr>
        <w:t>I</w:t>
      </w:r>
      <w:r w:rsidRPr="007A2351">
        <w:rPr>
          <w:rFonts w:ascii="Arial" w:hAnsi="Arial" w:cs="Arial"/>
          <w:sz w:val="24"/>
          <w:szCs w:val="24"/>
        </w:rPr>
        <w:t>ara, assim, como é que eu chego a escrever isso? Tem uma coisa muito profunda em mim, que é muito particular, tem a ver muito com o meu pai.</w:t>
      </w:r>
    </w:p>
    <w:p w14:paraId="1B2D830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O meu pai, ele participou de uma assembleia em 1974, Primeira </w:t>
      </w:r>
      <w:r w:rsidRPr="00D70488">
        <w:rPr>
          <w:rFonts w:ascii="Arial" w:hAnsi="Arial" w:cs="Arial"/>
          <w:sz w:val="24"/>
          <w:szCs w:val="24"/>
          <w:highlight w:val="yellow"/>
        </w:rPr>
        <w:t>Assembleia Geral de Líderes Indígenas do Alto Rio Negro</w:t>
      </w:r>
      <w:r w:rsidRPr="007A2351">
        <w:rPr>
          <w:rFonts w:ascii="Arial" w:hAnsi="Arial" w:cs="Arial"/>
          <w:sz w:val="24"/>
          <w:szCs w:val="24"/>
        </w:rPr>
        <w:t>. Esse é o nome.</w:t>
      </w:r>
    </w:p>
    <w:p w14:paraId="3C099A0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nessa... Eu me lembro já, alguma memória me diz que alguns líderes tucanos, os indígenas do povo tucano de Paricachoeira, especialmente,</w:t>
      </w:r>
    </w:p>
    <w:p w14:paraId="57671EF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eles já tinham entendido o que estava acontecendo com os povos indígenas do Rio Negro. Eles já tinham organizado um movimento. No início de...</w:t>
      </w:r>
    </w:p>
    <w:p w14:paraId="2A1BBF7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Da década de 70, mas eles lutavam, só eles. E eles perceberam que precisavam se juntar com outros povos.</w:t>
      </w:r>
    </w:p>
    <w:p w14:paraId="058C70D4" w14:textId="21E49E2E" w:rsidR="005F77FE" w:rsidRPr="007A2351" w:rsidRDefault="005F77FE" w:rsidP="007A2351">
      <w:pPr>
        <w:jc w:val="both"/>
        <w:rPr>
          <w:rFonts w:ascii="Arial" w:hAnsi="Arial" w:cs="Arial"/>
          <w:sz w:val="24"/>
          <w:szCs w:val="24"/>
        </w:rPr>
      </w:pPr>
      <w:r w:rsidRPr="7ACE5EE4">
        <w:rPr>
          <w:rFonts w:ascii="Arial" w:hAnsi="Arial" w:cs="Arial"/>
          <w:sz w:val="24"/>
          <w:szCs w:val="24"/>
        </w:rPr>
        <w:t xml:space="preserve">E eles pensaram, na época, no povo </w:t>
      </w:r>
      <w:ins w:id="1" w:author="iara@nossaterrafirme.com" w:date="2024-07-17T08:21:00Z">
        <w:r w:rsidR="038EC3F9" w:rsidRPr="7ACE5EE4">
          <w:rPr>
            <w:rFonts w:ascii="Arial" w:hAnsi="Arial" w:cs="Arial"/>
            <w:sz w:val="24"/>
            <w:szCs w:val="24"/>
          </w:rPr>
          <w:t>Baniwa</w:t>
        </w:r>
      </w:ins>
      <w:r w:rsidRPr="7ACE5EE4">
        <w:rPr>
          <w:rFonts w:ascii="Arial" w:hAnsi="Arial" w:cs="Arial"/>
          <w:sz w:val="24"/>
          <w:szCs w:val="24"/>
        </w:rPr>
        <w:t xml:space="preserve"> e no povo Yanomami. No nosso caso, éramos muito isolados, a gente...</w:t>
      </w:r>
    </w:p>
    <w:p w14:paraId="77D1248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Os mais velhos amedrontavam para a gente não chegar muito nos brancos e tal. E Yanomami também não falava bem português, mas tinha algumas que se sobressaíram,</w:t>
      </w:r>
    </w:p>
    <w:p w14:paraId="2D72E24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juntaram isso. E eu, pelo relato já, como isso me marcou muito, ouvindo meu pai, meus tios falando,</w:t>
      </w:r>
    </w:p>
    <w:p w14:paraId="2B6071A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esses líderes associavam isso com a cosmologia nossa, as histórias da humanidade, do que está na...</w:t>
      </w:r>
    </w:p>
    <w:p w14:paraId="2DF5BB3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Meus tios eram os pajés, um já se foi e o outro ainda está vivo, mas eles falavam muito disso, com muita admiração.</w:t>
      </w:r>
    </w:p>
    <w:p w14:paraId="471AE2E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eu sou um dos que colava no meu pai alguns momentos das conversas dos mais velhos, e ficava interessado, querendo ver o que esses velhos contam aqui.</w:t>
      </w:r>
    </w:p>
    <w:p w14:paraId="6D7F6FD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além da bagunça, eles falavam essas reflexões dele, como é que vai ser, como é que se relaciona isso e tal.</w:t>
      </w:r>
    </w:p>
    <w:p w14:paraId="4CF16BB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Mas o que mais me marcou nessa história é que meu pai ficava muito angustiado com os patrões, né? Do que estava acontecendo, o que ele via de errado.</w:t>
      </w:r>
    </w:p>
    <w:p w14:paraId="64BED7C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Ele procurava entender isso e não conseguia. Perguntava dos freiras, dos padres, dos missionários evangélicos, e não explicava isso para eles.</w:t>
      </w:r>
    </w:p>
    <w:p w14:paraId="0869986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falava assim, não, se tu deixar teus filhos estudarem, talvez um dia eles vão te explicar. Hoje, se a gente explicar para você, você não vai entender.</w:t>
      </w:r>
    </w:p>
    <w:p w14:paraId="5608ABD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isso ele comentava com meus irmãos. Só que eu... Eu ficava com certa pena do meu pai de ver ele angustiado,</w:t>
      </w:r>
    </w:p>
    <w:p w14:paraId="25B4493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querendo fazer valer o que ele ouvia de direito, né? Contra exploração e tal. Mas assim, muito pequeno. Aí eu fui estudando. Isso que me motivou a estudar, no caso, né?</w:t>
      </w:r>
    </w:p>
    <w:p w14:paraId="1068B59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tenho que explicar isso aqui para o meu pai. Sem falar isso para ele. Acho que eu nem falei isso ainda para ele. Mas ele já ouviu explicando isso. Mas nunca falei isso para ele.</w:t>
      </w:r>
    </w:p>
    <w:p w14:paraId="1C0B451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conforme eu fui estudando, e voltava, pai, talvez isso aqui é isso aqui. Então, meu pai é muito referência para mim contar as coisas</w:t>
      </w:r>
    </w:p>
    <w:p w14:paraId="77653D2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estava aprendendo da sociedade não indígena. E assim foi até o primário todo. Depois eu saí para Manaus.</w:t>
      </w:r>
    </w:p>
    <w:p w14:paraId="01E889F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fiquei longe dele uns quatro anos. Depois eu voltei. Só que isso ficou na minha cabeça. Quando eu voltei, dando aula na comunidade,</w:t>
      </w:r>
    </w:p>
    <w:p w14:paraId="51019F9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eu percebi os meus tios. Porque eu cresci no Rio Negro. Depois meu pai voltou com a gente para o Rio Isana, que é nosso território tradicional.</w:t>
      </w:r>
    </w:p>
    <w:p w14:paraId="465391E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para lá que tinha voltado quando voltei da escola, do ensino fundamental, que era uma escola profissionalizante em agroajutecnia. Aí ficava com isso.</w:t>
      </w:r>
    </w:p>
    <w:p w14:paraId="0F1086E3" w14:textId="1929F096"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E isso na cabeça, olhava todas as comunidades, para o </w:t>
      </w:r>
      <w:r w:rsidR="038EC3F9" w:rsidRPr="6D8B3772">
        <w:rPr>
          <w:rFonts w:ascii="Arial" w:hAnsi="Arial" w:cs="Arial"/>
          <w:sz w:val="24"/>
          <w:szCs w:val="24"/>
          <w:lang w:val="pt-BR"/>
        </w:rPr>
        <w:t>Baniwa</w:t>
      </w:r>
      <w:r w:rsidRPr="6D8B3772">
        <w:rPr>
          <w:rFonts w:ascii="Arial" w:hAnsi="Arial" w:cs="Arial"/>
          <w:sz w:val="24"/>
          <w:szCs w:val="24"/>
          <w:lang w:val="pt-BR"/>
        </w:rPr>
        <w:t>, que não estava muito ligado com a educação escolar, porque os missionários nunca incentivaram isso, que eram evangélicos.</w:t>
      </w:r>
    </w:p>
    <w:p w14:paraId="081368A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quando eu cheguei dando aula, eu, meu irmão, meu primo também, eu via essa necessidade. Eu queria que eles aprendessem e tivessem noção da língua portuguesa.</w:t>
      </w:r>
    </w:p>
    <w:p w14:paraId="6BA21B9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Comecei a organizar para dar aula para eles no final de semana. No final de semana, no domingo. Consegui ler, eu fiz isso. Então, é um processo que eu fui fazendo.</w:t>
      </w:r>
    </w:p>
    <w:p w14:paraId="4508682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tenho muito interesse do meu povo saber disso. Saber, aprender, ter noção. Não ser enganado, assim que meu pai fala. Não ser explorado.</w:t>
      </w:r>
    </w:p>
    <w:p w14:paraId="6E90C8A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Porque precisa entender a linguagem portuguesa para, de fato, não ser enganado. Então, eu estava trabalhando isso.</w:t>
      </w:r>
    </w:p>
    <w:p w14:paraId="436FA89B" w14:textId="0B67EF95"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Seis meses depois, eu estava na associação. O povo </w:t>
      </w:r>
      <w:r w:rsidR="038EC3F9" w:rsidRPr="6D8B3772">
        <w:rPr>
          <w:rFonts w:ascii="Arial" w:hAnsi="Arial" w:cs="Arial"/>
          <w:sz w:val="24"/>
          <w:szCs w:val="24"/>
          <w:lang w:val="pt-BR"/>
        </w:rPr>
        <w:t>Baniwa</w:t>
      </w:r>
      <w:r w:rsidRPr="6D8B3772">
        <w:rPr>
          <w:rFonts w:ascii="Arial" w:hAnsi="Arial" w:cs="Arial"/>
          <w:sz w:val="24"/>
          <w:szCs w:val="24"/>
          <w:lang w:val="pt-BR"/>
        </w:rPr>
        <w:t xml:space="preserve"> tinha se mobilizado, outras lideranças. E viam essa necessidade.</w:t>
      </w:r>
    </w:p>
    <w:p w14:paraId="2DA423A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tinha entendido muito bem o que tinha acontecido com a gente. Mas acabei entrando por uma pessoa que foi... Apareceu no evento evangélico enorme, de 60 pessoas.</w:t>
      </w:r>
    </w:p>
    <w:p w14:paraId="0CF8228C" w14:textId="760EA7B4" w:rsidR="005F77FE" w:rsidRPr="007A2351" w:rsidRDefault="005F77FE" w:rsidP="007A2351">
      <w:pPr>
        <w:jc w:val="both"/>
        <w:rPr>
          <w:rFonts w:ascii="Arial" w:hAnsi="Arial" w:cs="Arial"/>
          <w:sz w:val="24"/>
          <w:szCs w:val="24"/>
        </w:rPr>
      </w:pPr>
      <w:r w:rsidRPr="6D8B3772">
        <w:rPr>
          <w:rFonts w:ascii="Arial" w:hAnsi="Arial" w:cs="Arial"/>
          <w:sz w:val="24"/>
          <w:szCs w:val="24"/>
        </w:rPr>
        <w:t xml:space="preserve">Ele viu isso como espaço de ir lá contar o que precisa fazer a associação e tal. Mas ele não soube explicar. A associação, quando o </w:t>
      </w:r>
      <w:r w:rsidR="038EC3F9" w:rsidRPr="6D8B3772">
        <w:rPr>
          <w:rFonts w:ascii="Arial" w:hAnsi="Arial" w:cs="Arial"/>
          <w:sz w:val="24"/>
          <w:szCs w:val="24"/>
        </w:rPr>
        <w:t>Baniwa</w:t>
      </w:r>
      <w:r w:rsidRPr="6D8B3772">
        <w:rPr>
          <w:rFonts w:ascii="Arial" w:hAnsi="Arial" w:cs="Arial"/>
          <w:sz w:val="24"/>
          <w:szCs w:val="24"/>
        </w:rPr>
        <w:t xml:space="preserve"> pergunta, o que é a associação? Nunca tinha ouvido falar.</w:t>
      </w:r>
    </w:p>
    <w:p w14:paraId="265211C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eu estava junto com meu irmão, que a gente tinha se afastado bastante tempo por causa desse estudo. E eu estava sempre muito junto com ele. Eu falei, vou ajudar esse parente ali.</w:t>
      </w:r>
    </w:p>
    <w:p w14:paraId="3580CC9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eu saí na frente. Eu fui, ah, eu sei o que é a associação. Eu aprendi isso e tal. Só que os velhos de autoridades, assim, vou criar uma imagem para você.</w:t>
      </w:r>
    </w:p>
    <w:p w14:paraId="2936B49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Um salão grande, feito por... Sempre tem um banco de autoridades. Aí, falaram, bom, se você falar, vai demorar muito.</w:t>
      </w:r>
    </w:p>
    <w:p w14:paraId="32BC0ED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gente vai recomendar a vocês se juntarem, saiam para fora, conversa melhor, depois volta e explica aqui. Aí, meu irmão, vou ajudar. E nós fomos, eu e meu irmão, conversando com ele. Para depois explicar.</w:t>
      </w:r>
    </w:p>
    <w:p w14:paraId="7391B76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Só que depois, na volta de explicar para eles o que é a associação, eles falaram assim, bom, parece coisa boa. A partir daqui, vocês que vão nos conduzir.</w:t>
      </w:r>
    </w:p>
    <w:p w14:paraId="3835C2D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Assim que eu entrei na liderança. Eu estava com 21 anos. Assim, eu vendo hoje, é muito novo. Muito novo, mas já estava com o coração valente, eu acho.</w:t>
      </w:r>
    </w:p>
    <w:p w14:paraId="01804C1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Bom, eu acho assim, eu vou encortar agora. Depois, na Assembleia, eu fui indicado. A gente conduziu os mais velhos da gente. Mais velhos da tradição.</w:t>
      </w:r>
    </w:p>
    <w:p w14:paraId="31F482C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Desde os tios mais novos. A gente acabou virando referência. E na Assembleia, fomos eleitos. Meu irmão foi eleito presidente e eu fiquei no tesoureiro. Ficamos os dois na mesma diretoria.</w:t>
      </w:r>
    </w:p>
    <w:p w14:paraId="0C49AD0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Quatro anos depois, fui eleito presidente. E quando fui eleito presidente, a observação sobre mim, que eu me lembro, esse menino parece que tem...</w:t>
      </w:r>
    </w:p>
    <w:p w14:paraId="0180261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Vamos apostar nele. Tipo assim, não é? Aí, quando planejamos, já depois de eleito, eles falavam, a gente quer isso, a gente quer isso.</w:t>
      </w:r>
    </w:p>
    <w:p w14:paraId="2C41630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falava assim, vocês não sabem o que estão pedindo. Vocês... Porque eu não vou fazer isso pessoalmente. Vocês vão fazer. Eu vou orientar vocês. Vocês vão me obedecer?</w:t>
      </w:r>
    </w:p>
    <w:p w14:paraId="63810DF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 xml:space="preserve">Eu falava assim, vamos obedecer. Tá bom? Então vamos lá, não é? </w:t>
      </w:r>
      <w:r w:rsidRPr="007A2351">
        <w:rPr>
          <w:rFonts w:ascii="Arial" w:hAnsi="Arial" w:cs="Arial"/>
          <w:sz w:val="24"/>
          <w:szCs w:val="24"/>
          <w:lang w:val="en-US"/>
        </w:rPr>
        <w:t xml:space="preserve">Bom, foi assim. Foi uma construção longa. </w:t>
      </w:r>
      <w:r w:rsidRPr="007A2351">
        <w:rPr>
          <w:rFonts w:ascii="Arial" w:hAnsi="Arial" w:cs="Arial"/>
          <w:sz w:val="24"/>
          <w:szCs w:val="24"/>
        </w:rPr>
        <w:t>E percebia que...</w:t>
      </w:r>
    </w:p>
    <w:p w14:paraId="6901F1E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Foi criando projetos atrás do outro evento. Até o meu povo falar, não, segura um pouco aí. Esse ritmo está muito acelerado.</w:t>
      </w:r>
    </w:p>
    <w:p w14:paraId="0AAA331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gente parou um pouco quando comecei a sair fora também. Eu fui avaliado, eu acho, no movimento.</w:t>
      </w:r>
    </w:p>
    <w:p w14:paraId="3E75C83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Começaram a me chamar para organizações maiores. Mas o meu foco era sempre local, assim. Educação, saúde, medicina tradicional, a questão cultural, identidade.</w:t>
      </w:r>
    </w:p>
    <w:p w14:paraId="478F23A0" w14:textId="7BB31A1B" w:rsidR="005F77FE" w:rsidRPr="007A2351" w:rsidRDefault="005F77FE" w:rsidP="007A2351">
      <w:pPr>
        <w:jc w:val="both"/>
        <w:rPr>
          <w:rFonts w:ascii="Arial" w:hAnsi="Arial" w:cs="Arial"/>
          <w:sz w:val="24"/>
          <w:szCs w:val="24"/>
        </w:rPr>
      </w:pPr>
      <w:r w:rsidRPr="7ACE5EE4">
        <w:rPr>
          <w:rFonts w:ascii="Arial" w:hAnsi="Arial" w:cs="Arial"/>
          <w:sz w:val="24"/>
          <w:szCs w:val="24"/>
        </w:rPr>
        <w:t xml:space="preserve">Eu queria isso. Eu tinha visto que o povo </w:t>
      </w:r>
      <w:r w:rsidR="037EB34C" w:rsidRPr="7ACE5EE4">
        <w:rPr>
          <w:rFonts w:ascii="Arial" w:hAnsi="Arial" w:cs="Arial"/>
          <w:sz w:val="24"/>
          <w:szCs w:val="24"/>
        </w:rPr>
        <w:t>Baniwa</w:t>
      </w:r>
      <w:r w:rsidRPr="7ACE5EE4">
        <w:rPr>
          <w:rFonts w:ascii="Arial" w:hAnsi="Arial" w:cs="Arial"/>
          <w:sz w:val="24"/>
          <w:szCs w:val="24"/>
        </w:rPr>
        <w:t>, ela não era conhecida. Ou mal conhecida.</w:t>
      </w:r>
    </w:p>
    <w:p w14:paraId="595680B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Ou conhecida como significados negativos, né? Eu queria promover imagem positiva para o meu povo. Esse era o meu objetivo. Claro, evidentemente, não.</w:t>
      </w:r>
    </w:p>
    <w:p w14:paraId="6694291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fiquei conversando o tempo inteiro com meu pai, com meus tios. E ganhei muitos apoiadores dos meus tios, dos meus avós.</w:t>
      </w:r>
    </w:p>
    <w:p w14:paraId="5CFA58C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Comecei a conversar com ele, entender nossa cultura para poder defender. E decidi totalmente que minhas referências seriam</w:t>
      </w:r>
    </w:p>
    <w:p w14:paraId="0B2CFEA6" w14:textId="7B63C099" w:rsidR="005F77FE" w:rsidRPr="007A2351" w:rsidRDefault="005F77FE" w:rsidP="007A2351">
      <w:pPr>
        <w:jc w:val="both"/>
        <w:rPr>
          <w:rFonts w:ascii="Arial" w:hAnsi="Arial" w:cs="Arial"/>
          <w:sz w:val="24"/>
          <w:szCs w:val="24"/>
        </w:rPr>
      </w:pPr>
      <w:r w:rsidRPr="7ACE5EE4">
        <w:rPr>
          <w:rFonts w:ascii="Arial" w:hAnsi="Arial" w:cs="Arial"/>
          <w:sz w:val="24"/>
          <w:szCs w:val="24"/>
        </w:rPr>
        <w:t xml:space="preserve">ou o meu pai, os meus tios, ou os meus avós. Significa a cultura </w:t>
      </w:r>
      <w:r w:rsidR="037EB34C" w:rsidRPr="7ACE5EE4">
        <w:rPr>
          <w:rFonts w:ascii="Arial" w:hAnsi="Arial" w:cs="Arial"/>
          <w:sz w:val="24"/>
          <w:szCs w:val="24"/>
        </w:rPr>
        <w:t>Baniwa</w:t>
      </w:r>
      <w:r w:rsidRPr="7ACE5EE4">
        <w:rPr>
          <w:rFonts w:ascii="Arial" w:hAnsi="Arial" w:cs="Arial"/>
          <w:sz w:val="24"/>
          <w:szCs w:val="24"/>
        </w:rPr>
        <w:t>, nesse sentido. Eu decidi...</w:t>
      </w:r>
    </w:p>
    <w:p w14:paraId="5831E1C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Isso muito pessoalmente, assim, para lutar pelo povo. E no ano 2000, eles me convidaram para organizar, implantar</w:t>
      </w:r>
    </w:p>
    <w:p w14:paraId="0CB0317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o </w:t>
      </w:r>
      <w:r w:rsidRPr="003074D4">
        <w:rPr>
          <w:rFonts w:ascii="Arial" w:hAnsi="Arial" w:cs="Arial"/>
          <w:sz w:val="24"/>
          <w:szCs w:val="24"/>
          <w:highlight w:val="yellow"/>
        </w:rPr>
        <w:t>Conselho Local de Saúde do Distrito Sanitário</w:t>
      </w:r>
      <w:r w:rsidRPr="007A2351">
        <w:rPr>
          <w:rFonts w:ascii="Arial" w:hAnsi="Arial" w:cs="Arial"/>
          <w:sz w:val="24"/>
          <w:szCs w:val="24"/>
        </w:rPr>
        <w:t>. E eu fui. Quando terminamos, tivemos sucesso. Muita gente duvidava. A gente tinha um projeto de um milhão e pouco, 500 mil.</w:t>
      </w:r>
    </w:p>
    <w:p w14:paraId="5E67753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E muitos falavam, esses índios não vão gastar esse dinheiro, porque vai terminar o ano. Era para um ano. Gastavam todo o dinheiro. Prestamos conta. E renovamos o contrato com a </w:t>
      </w:r>
      <w:r w:rsidRPr="003074D4">
        <w:rPr>
          <w:rFonts w:ascii="Arial" w:hAnsi="Arial" w:cs="Arial"/>
          <w:sz w:val="24"/>
          <w:szCs w:val="24"/>
          <w:highlight w:val="yellow"/>
        </w:rPr>
        <w:t>FUNASA</w:t>
      </w:r>
      <w:r w:rsidRPr="007A2351">
        <w:rPr>
          <w:rFonts w:ascii="Arial" w:hAnsi="Arial" w:cs="Arial"/>
          <w:sz w:val="24"/>
          <w:szCs w:val="24"/>
        </w:rPr>
        <w:t xml:space="preserve"> na época.</w:t>
      </w:r>
    </w:p>
    <w:p w14:paraId="4208423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chega outro tipo de presidência na federação onde eu estava trabalhando e muda completamente. Eu falei, não, não vou ficar aqui, não.</w:t>
      </w:r>
    </w:p>
    <w:p w14:paraId="51E0977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Por isso chamou a atenção da assessoria. O </w:t>
      </w:r>
      <w:r w:rsidRPr="003074D4">
        <w:rPr>
          <w:rFonts w:ascii="Arial" w:hAnsi="Arial" w:cs="Arial"/>
          <w:sz w:val="24"/>
          <w:szCs w:val="24"/>
          <w:highlight w:val="yellow"/>
        </w:rPr>
        <w:t>Beto Ricardo</w:t>
      </w:r>
      <w:r w:rsidRPr="007A2351">
        <w:rPr>
          <w:rFonts w:ascii="Arial" w:hAnsi="Arial" w:cs="Arial"/>
          <w:sz w:val="24"/>
          <w:szCs w:val="24"/>
        </w:rPr>
        <w:t>, principalmente, que foi meu parceiro. Aí, a partir de 1987, parceiro firme.</w:t>
      </w:r>
    </w:p>
    <w:p w14:paraId="301F6A2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Firme mesmo, constante troca de conhecimento o tempo inteiro. Eles perceberam isso. Não, porque você desistiu. Falei, olha, os caras baixaram o seu salário.</w:t>
      </w:r>
    </w:p>
    <w:p w14:paraId="40381D4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Me falaram isso. Eu não gostei, não. Se eu ficar, eu vou ficar preso. Eu quero continuar tocando meus projetos. Vai parar. E aí ficou...</w:t>
      </w:r>
    </w:p>
    <w:p w14:paraId="43C9099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Me entrevistou de várias maneiras, que ele conhecia. E ele disse, não, eu acho que... Eu vou te recomendar para... Como é que chama?</w:t>
      </w:r>
    </w:p>
    <w:p w14:paraId="1281879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Empreendedorismo social.</w:t>
      </w:r>
    </w:p>
    <w:p w14:paraId="0E3AE234" w14:textId="77777777" w:rsidR="005F77FE" w:rsidRPr="007A2351" w:rsidRDefault="005F77FE" w:rsidP="007A2351">
      <w:pPr>
        <w:jc w:val="both"/>
        <w:rPr>
          <w:rFonts w:ascii="Arial" w:hAnsi="Arial" w:cs="Arial"/>
          <w:sz w:val="24"/>
          <w:szCs w:val="24"/>
        </w:rPr>
      </w:pPr>
    </w:p>
    <w:p w14:paraId="0404A987" w14:textId="11F687BB"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41E8623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Choca.</w:t>
      </w:r>
    </w:p>
    <w:p w14:paraId="0B0C4DA5" w14:textId="77777777" w:rsidR="005F77FE" w:rsidRPr="007A2351" w:rsidRDefault="005F77FE" w:rsidP="007A2351">
      <w:pPr>
        <w:jc w:val="both"/>
        <w:rPr>
          <w:rFonts w:ascii="Arial" w:hAnsi="Arial" w:cs="Arial"/>
          <w:sz w:val="24"/>
          <w:szCs w:val="24"/>
        </w:rPr>
      </w:pPr>
    </w:p>
    <w:p w14:paraId="720B63DE" w14:textId="1CD20045" w:rsidR="005F77FE" w:rsidRPr="007A2351" w:rsidRDefault="00EA222A" w:rsidP="7ACE5EE4">
      <w:pPr>
        <w:jc w:val="both"/>
        <w:rPr>
          <w:rFonts w:ascii="Arial" w:hAnsi="Arial" w:cs="Arial"/>
          <w:b/>
          <w:bCs/>
          <w:sz w:val="24"/>
          <w:szCs w:val="24"/>
        </w:rPr>
      </w:pPr>
      <w:r w:rsidRPr="7ACE5EE4">
        <w:rPr>
          <w:rFonts w:ascii="Arial" w:hAnsi="Arial" w:cs="Arial"/>
          <w:b/>
          <w:bCs/>
          <w:sz w:val="24"/>
          <w:szCs w:val="24"/>
        </w:rPr>
        <w:t xml:space="preserve">Andre </w:t>
      </w:r>
      <w:r w:rsidR="70A1234E" w:rsidRPr="7ACE5EE4">
        <w:rPr>
          <w:rFonts w:ascii="Arial" w:hAnsi="Arial" w:cs="Arial"/>
          <w:b/>
          <w:bCs/>
          <w:sz w:val="24"/>
          <w:szCs w:val="24"/>
        </w:rPr>
        <w:t>Baniwawa</w:t>
      </w:r>
    </w:p>
    <w:p w14:paraId="3A032CF1" w14:textId="28AEC7EB" w:rsidR="005F77FE" w:rsidRPr="007A2351" w:rsidRDefault="43DD091E" w:rsidP="0AE5563A">
      <w:pPr>
        <w:jc w:val="both"/>
        <w:rPr>
          <w:rFonts w:ascii="Arial" w:hAnsi="Arial" w:cs="Arial"/>
          <w:sz w:val="24"/>
          <w:szCs w:val="24"/>
          <w:lang w:val="pt-BR"/>
        </w:rPr>
      </w:pPr>
      <w:r w:rsidRPr="6D8B3772">
        <w:rPr>
          <w:rFonts w:ascii="Arial" w:hAnsi="Arial" w:cs="Arial"/>
          <w:sz w:val="24"/>
          <w:szCs w:val="24"/>
          <w:highlight w:val="yellow"/>
          <w:lang w:val="pt-BR"/>
          <w:rPrChange w:id="2" w:author="iara@nossaterrafirme.com" w:date="2024-07-17T08:19:00Z">
            <w:rPr>
              <w:rFonts w:ascii="Arial" w:hAnsi="Arial" w:cs="Arial"/>
              <w:sz w:val="24"/>
              <w:szCs w:val="24"/>
              <w:lang w:val="pt-BR"/>
            </w:rPr>
          </w:rPrChange>
        </w:rPr>
        <w:t xml:space="preserve">(Fundação) </w:t>
      </w:r>
      <w:r w:rsidR="005F77FE" w:rsidRPr="6D8B3772">
        <w:rPr>
          <w:rFonts w:ascii="Arial" w:hAnsi="Arial" w:cs="Arial"/>
          <w:sz w:val="24"/>
          <w:szCs w:val="24"/>
          <w:highlight w:val="yellow"/>
          <w:lang w:val="pt-BR"/>
          <w:rPrChange w:id="3" w:author="iara@nossaterrafirme.com" w:date="2024-07-17T08:19:00Z">
            <w:rPr>
              <w:rFonts w:ascii="Arial" w:hAnsi="Arial" w:cs="Arial"/>
              <w:sz w:val="24"/>
              <w:szCs w:val="24"/>
              <w:lang w:val="pt-BR"/>
            </w:rPr>
          </w:rPrChange>
        </w:rPr>
        <w:t>A</w:t>
      </w:r>
      <w:r w:rsidR="3BB94F48" w:rsidRPr="6D8B3772">
        <w:rPr>
          <w:rFonts w:ascii="Arial" w:hAnsi="Arial" w:cs="Arial"/>
          <w:sz w:val="24"/>
          <w:szCs w:val="24"/>
          <w:highlight w:val="yellow"/>
          <w:lang w:val="pt-BR"/>
          <w:rPrChange w:id="4" w:author="iara@nossaterrafirme.com" w:date="2024-07-17T08:19:00Z">
            <w:rPr>
              <w:rFonts w:ascii="Arial" w:hAnsi="Arial" w:cs="Arial"/>
              <w:sz w:val="24"/>
              <w:szCs w:val="24"/>
              <w:lang w:val="pt-BR"/>
            </w:rPr>
          </w:rPrChange>
        </w:rPr>
        <w:t>shoka</w:t>
      </w:r>
      <w:r w:rsidR="005F77FE" w:rsidRPr="6D8B3772">
        <w:rPr>
          <w:rFonts w:ascii="Arial" w:hAnsi="Arial" w:cs="Arial"/>
          <w:sz w:val="24"/>
          <w:szCs w:val="24"/>
          <w:lang w:val="pt-BR"/>
        </w:rPr>
        <w:t>. Aí ele falou... Aí eu falei, tá bom. Se quiser me ajudar, né? Aí ele passou a leitura, escreve a proposta. Aí eu escrevi, mandei. Ah, tá muito bom. Ele fez a recomendação.</w:t>
      </w:r>
    </w:p>
    <w:p w14:paraId="26DFE59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Depois eu fui para duas entrevistas. A última foi no Rio de Janeiro. Acabei sendo aprovado. E isso me levou a conhecer mais.</w:t>
      </w:r>
    </w:p>
    <w:p w14:paraId="76782CC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nessa proposta eu falei que tinha feito o relatório que chamou a atenção dele de chamar a associação como ferramenta de luta. Como terçado.</w:t>
      </w:r>
    </w:p>
    <w:p w14:paraId="7B5B5E8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Esse terçado que serve para fazer roça, né? Fazer muita coisa com terçado, com machado. Eu comparava isso. Assim que a associativa 1 entrou na minha vida.</w:t>
      </w:r>
    </w:p>
    <w:p w14:paraId="7B45775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Assim, com a ajuda dele. Que tal? Esse aqui é o máximo, não sei o quê. Ele foi o incentivador. Depois do meu pai para entendimento desse associativismo.</w:t>
      </w:r>
    </w:p>
    <w:p w14:paraId="32FF5364" w14:textId="47F2FB4F" w:rsidR="005F77FE" w:rsidRPr="007A2351" w:rsidRDefault="005F77FE" w:rsidP="007A2351">
      <w:pPr>
        <w:jc w:val="both"/>
        <w:rPr>
          <w:rFonts w:ascii="Arial" w:hAnsi="Arial" w:cs="Arial"/>
          <w:sz w:val="24"/>
          <w:szCs w:val="24"/>
        </w:rPr>
      </w:pPr>
      <w:r w:rsidRPr="6D8B3772">
        <w:rPr>
          <w:rFonts w:ascii="Arial" w:hAnsi="Arial" w:cs="Arial"/>
          <w:sz w:val="24"/>
          <w:szCs w:val="24"/>
        </w:rPr>
        <w:t xml:space="preserve">Assim como acho que ele me potencializou em relação à economia indígena. Que eu chamava assim de arte </w:t>
      </w:r>
      <w:r w:rsidR="038EC3F9" w:rsidRPr="6D8B3772">
        <w:rPr>
          <w:rFonts w:ascii="Arial" w:hAnsi="Arial" w:cs="Arial"/>
          <w:sz w:val="24"/>
          <w:szCs w:val="24"/>
        </w:rPr>
        <w:t>Baniwa</w:t>
      </w:r>
      <w:r w:rsidRPr="6D8B3772">
        <w:rPr>
          <w:rFonts w:ascii="Arial" w:hAnsi="Arial" w:cs="Arial"/>
          <w:sz w:val="24"/>
          <w:szCs w:val="24"/>
        </w:rPr>
        <w:t>. E analisava assim mais arte.</w:t>
      </w:r>
    </w:p>
    <w:p w14:paraId="082EEBA3" w14:textId="1CBACF98" w:rsidR="005F77FE" w:rsidRPr="007A2351" w:rsidRDefault="005F77FE" w:rsidP="007A2351">
      <w:pPr>
        <w:jc w:val="both"/>
        <w:rPr>
          <w:rFonts w:ascii="Arial" w:hAnsi="Arial" w:cs="Arial"/>
          <w:sz w:val="24"/>
          <w:szCs w:val="24"/>
        </w:rPr>
      </w:pPr>
      <w:r w:rsidRPr="6D8B3772">
        <w:rPr>
          <w:rFonts w:ascii="Arial" w:hAnsi="Arial" w:cs="Arial"/>
          <w:sz w:val="24"/>
          <w:szCs w:val="24"/>
        </w:rPr>
        <w:t xml:space="preserve">Tinha viajado a alguns momentos. Já quando se definiu isso, junto com ele. Eu falei, Beto, esse aqui é arte </w:t>
      </w:r>
      <w:r w:rsidR="038EC3F9" w:rsidRPr="6D8B3772">
        <w:rPr>
          <w:rFonts w:ascii="Arial" w:hAnsi="Arial" w:cs="Arial"/>
          <w:sz w:val="24"/>
          <w:szCs w:val="24"/>
        </w:rPr>
        <w:t>Baniwa</w:t>
      </w:r>
      <w:r w:rsidRPr="6D8B3772">
        <w:rPr>
          <w:rFonts w:ascii="Arial" w:hAnsi="Arial" w:cs="Arial"/>
          <w:sz w:val="24"/>
          <w:szCs w:val="24"/>
        </w:rPr>
        <w:t>. Ele tinha falado do Brasil. Ele tinha me contado.</w:t>
      </w:r>
    </w:p>
    <w:p w14:paraId="0B128A8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 Brasil é campeão de não valorizar os seus, vamos dizer assim. Brasileiros e brasileiras.</w:t>
      </w:r>
    </w:p>
    <w:p w14:paraId="615A483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Para valorizar tem que sair para a Europa. Ficar famoso ali. Depois é que reconhece. Eu falei, vamos educar esse país, Beto. Está errado esse negócio aqui.</w:t>
      </w:r>
    </w:p>
    <w:p w14:paraId="5F9175FE" w14:textId="4D57F0B1" w:rsidR="005F77FE" w:rsidRPr="007A2351" w:rsidRDefault="005F77FE" w:rsidP="007A2351">
      <w:pPr>
        <w:jc w:val="both"/>
        <w:rPr>
          <w:rFonts w:ascii="Arial" w:hAnsi="Arial" w:cs="Arial"/>
          <w:sz w:val="24"/>
          <w:szCs w:val="24"/>
        </w:rPr>
      </w:pPr>
      <w:r w:rsidRPr="6D8B3772">
        <w:rPr>
          <w:rFonts w:ascii="Arial" w:hAnsi="Arial" w:cs="Arial"/>
          <w:sz w:val="24"/>
          <w:szCs w:val="24"/>
        </w:rPr>
        <w:t xml:space="preserve">E falava isso para ele. Mas ele falou, mas por que arte </w:t>
      </w:r>
      <w:r w:rsidR="038EC3F9" w:rsidRPr="6D8B3772">
        <w:rPr>
          <w:rFonts w:ascii="Arial" w:hAnsi="Arial" w:cs="Arial"/>
          <w:sz w:val="24"/>
          <w:szCs w:val="24"/>
        </w:rPr>
        <w:t>Baniwa</w:t>
      </w:r>
      <w:r w:rsidRPr="6D8B3772">
        <w:rPr>
          <w:rFonts w:ascii="Arial" w:hAnsi="Arial" w:cs="Arial"/>
          <w:sz w:val="24"/>
          <w:szCs w:val="24"/>
        </w:rPr>
        <w:t>?</w:t>
      </w:r>
    </w:p>
    <w:p w14:paraId="6A686F7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Beto, você já me levou a alguns museus, mas eu vejo um quadro assim rabiscado, eu pergunto o que significa isso?</w:t>
      </w:r>
    </w:p>
    <w:p w14:paraId="4388C1B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tem que... você que vai olhar o significado dele para você, eu falei, muito fácil ser artista aqui no Brasil, né?</w:t>
      </w:r>
    </w:p>
    <w:p w14:paraId="707C0D4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Eu vou rabiscar aqui no quadro e coloco aí, interpreta o que significa para ti, Beto, senão vai ser uma palhaçada.</w:t>
      </w:r>
    </w:p>
    <w:p w14:paraId="621726E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falei, o nosso é mais que arte, né? Ela sempre vem da origem da humanidade, desde a criação do mundo, tem sentido, tem sentido,</w:t>
      </w:r>
    </w:p>
    <w:p w14:paraId="2D3D37E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a partir desse conhecimento a gente pega a arumã do mato, verde, quem não sabe não vai fazer nada com ele,</w:t>
      </w:r>
    </w:p>
    <w:p w14:paraId="2097532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como nós sabemos que tem conhecimento, pega, corta, raspa, pinta, deixa secar, tira, nós vamos fazer uma cestaria,</w:t>
      </w:r>
    </w:p>
    <w:p w14:paraId="685E6AD1" w14:textId="1D5C713E"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com grafismo, vindo. Isso, não é arte? Ah, então vai ser arte </w:t>
      </w:r>
      <w:r w:rsidR="038EC3F9" w:rsidRPr="6D8B3772">
        <w:rPr>
          <w:rFonts w:ascii="Arial" w:hAnsi="Arial" w:cs="Arial"/>
          <w:sz w:val="24"/>
          <w:szCs w:val="24"/>
          <w:lang w:val="pt-BR"/>
        </w:rPr>
        <w:t>Baniwa</w:t>
      </w:r>
      <w:r w:rsidR="3273AB1E" w:rsidRPr="6D8B3772">
        <w:rPr>
          <w:rFonts w:ascii="Arial" w:hAnsi="Arial" w:cs="Arial"/>
          <w:sz w:val="24"/>
          <w:szCs w:val="24"/>
          <w:lang w:val="pt-BR"/>
        </w:rPr>
        <w:t>wa</w:t>
      </w:r>
      <w:r w:rsidRPr="6D8B3772">
        <w:rPr>
          <w:rFonts w:ascii="Arial" w:hAnsi="Arial" w:cs="Arial"/>
          <w:sz w:val="24"/>
          <w:szCs w:val="24"/>
          <w:lang w:val="pt-BR"/>
        </w:rPr>
        <w:t>.</w:t>
      </w:r>
    </w:p>
    <w:p w14:paraId="0934B7B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foi assim, então, foi muito importante esse processo, são vários processos, tem essa, que tem da medicina tradicional,</w:t>
      </w:r>
    </w:p>
    <w:p w14:paraId="467958A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são outros atores com que eu me envolvo, e a gente ganha prêmio em 1998, mas com quem trabalhei não participaram, o Beto foi lá ouvir, que foi em São Paulo.</w:t>
      </w:r>
    </w:p>
    <w:p w14:paraId="384BB33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Uhum. Ah, eu tenho que ser seu parceiro, ele trabalhava em outra região, no Rio Negro, ele mudou para o Rio Insano, por causa de mim, para trabalhar junto comigo.</w:t>
      </w:r>
    </w:p>
    <w:p w14:paraId="4B276B65" w14:textId="77777777" w:rsidR="005F77FE" w:rsidRPr="007A2351" w:rsidRDefault="005F77FE" w:rsidP="007A2351">
      <w:pPr>
        <w:jc w:val="both"/>
        <w:rPr>
          <w:rFonts w:ascii="Arial" w:hAnsi="Arial" w:cs="Arial"/>
          <w:sz w:val="24"/>
          <w:szCs w:val="24"/>
        </w:rPr>
      </w:pPr>
    </w:p>
    <w:p w14:paraId="424FEBCA" w14:textId="58FD88CC"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0F15860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Sim, ele fez uma...</w:t>
      </w:r>
    </w:p>
    <w:p w14:paraId="47C314EE" w14:textId="77777777" w:rsidR="005F77FE" w:rsidRPr="007A2351" w:rsidRDefault="005F77FE" w:rsidP="007A2351">
      <w:pPr>
        <w:jc w:val="both"/>
        <w:rPr>
          <w:rFonts w:ascii="Arial" w:hAnsi="Arial" w:cs="Arial"/>
          <w:sz w:val="24"/>
          <w:szCs w:val="24"/>
        </w:rPr>
      </w:pPr>
    </w:p>
    <w:p w14:paraId="2206C142" w14:textId="63143D98"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7830CFC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tinha movimento pela educação também, a gente criamos nossa escola, unificamos nossa grafia,</w:t>
      </w:r>
    </w:p>
    <w:p w14:paraId="03A0C89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influenciamos o município para a criação de magistério indígena, transformação de escolas orais para escolas indígenas, professores orais para escolas indígenas. Assim, a gente não...</w:t>
      </w:r>
    </w:p>
    <w:p w14:paraId="4A3CDA1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100%, mas contribuímos nessa mudança do município de São Gabriel, tudo por meio da associação.</w:t>
      </w:r>
    </w:p>
    <w:p w14:paraId="1B889BC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por isso que eu chamo de associativismo, de como ferramenta na mão dos povos indígenas, na mão de quem sabe usar o associativismo. Eu chamo ele de como ferramenta.</w:t>
      </w:r>
    </w:p>
    <w:p w14:paraId="62CBC8F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Bom, está vendo que é longa para caramba para responder.</w:t>
      </w:r>
    </w:p>
    <w:p w14:paraId="3EE9E973" w14:textId="77777777" w:rsidR="005F77FE" w:rsidRPr="007A2351" w:rsidRDefault="005F77FE" w:rsidP="007A2351">
      <w:pPr>
        <w:jc w:val="both"/>
        <w:rPr>
          <w:rFonts w:ascii="Arial" w:hAnsi="Arial" w:cs="Arial"/>
          <w:b/>
          <w:bCs/>
          <w:sz w:val="24"/>
          <w:szCs w:val="24"/>
        </w:rPr>
      </w:pPr>
    </w:p>
    <w:p w14:paraId="2EADB752" w14:textId="74DA2EB3"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595E96C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Não, mas isso para mim é uma honra. É? Eu fiquei pensando aqui, quantas pessoas nunca ouviram, tiveram essa oportunidade? Para mim é uma honra, de verdade, pode falar. Eu estou aqui para eu estudar.</w:t>
      </w:r>
    </w:p>
    <w:p w14:paraId="1CCA85BE" w14:textId="77777777" w:rsidR="005F77FE" w:rsidRPr="007A2351" w:rsidRDefault="005F77FE" w:rsidP="007A2351">
      <w:pPr>
        <w:jc w:val="both"/>
        <w:rPr>
          <w:rFonts w:ascii="Arial" w:hAnsi="Arial" w:cs="Arial"/>
          <w:sz w:val="24"/>
          <w:szCs w:val="24"/>
        </w:rPr>
      </w:pPr>
    </w:p>
    <w:p w14:paraId="207987C4" w14:textId="61AB41BB"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715A3774" w14:textId="1695ECE5" w:rsidR="005F77FE" w:rsidRPr="007A2351" w:rsidRDefault="005F77FE" w:rsidP="007A2351">
      <w:pPr>
        <w:jc w:val="both"/>
        <w:rPr>
          <w:rFonts w:ascii="Arial" w:hAnsi="Arial" w:cs="Arial"/>
          <w:sz w:val="24"/>
          <w:szCs w:val="24"/>
        </w:rPr>
      </w:pPr>
      <w:r w:rsidRPr="6D8B3772">
        <w:rPr>
          <w:rFonts w:ascii="Arial" w:hAnsi="Arial" w:cs="Arial"/>
          <w:sz w:val="24"/>
          <w:szCs w:val="24"/>
        </w:rPr>
        <w:t xml:space="preserve">Mas, assim, até essa, para chegar à economia indígena, eu trabalhava basicamente arte </w:t>
      </w:r>
      <w:r w:rsidR="038EC3F9" w:rsidRPr="6D8B3772">
        <w:rPr>
          <w:rFonts w:ascii="Arial" w:hAnsi="Arial" w:cs="Arial"/>
          <w:sz w:val="24"/>
          <w:szCs w:val="24"/>
        </w:rPr>
        <w:t>Baniwa</w:t>
      </w:r>
      <w:r w:rsidRPr="6D8B3772">
        <w:rPr>
          <w:rFonts w:ascii="Arial" w:hAnsi="Arial" w:cs="Arial"/>
          <w:sz w:val="24"/>
          <w:szCs w:val="24"/>
        </w:rPr>
        <w:t>, para valorizar o meu povo.</w:t>
      </w:r>
    </w:p>
    <w:p w14:paraId="2D0E416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Só que, quando nós ganhamos prêmio no ano de 2001, meio nervoso, eu sofri para caramba, meu coração sofreu para caramba. Se eu contar esse lado muito particular...</w:t>
      </w:r>
    </w:p>
    <w:p w14:paraId="16EF9B0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eu andava sozinho, mas eu ia, encarava.</w:t>
      </w:r>
    </w:p>
    <w:p w14:paraId="011B457F" w14:textId="4E46F55A"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Aí ganhamos primeiro lugar no projeto </w:t>
      </w:r>
      <w:r w:rsidRPr="6D8B3772">
        <w:rPr>
          <w:rFonts w:ascii="Arial" w:hAnsi="Arial" w:cs="Arial"/>
          <w:sz w:val="24"/>
          <w:szCs w:val="24"/>
          <w:highlight w:val="yellow"/>
          <w:lang w:val="pt-BR"/>
        </w:rPr>
        <w:t xml:space="preserve">Arte </w:t>
      </w:r>
      <w:r w:rsidR="038EC3F9" w:rsidRPr="6D8B3772">
        <w:rPr>
          <w:rFonts w:ascii="Arial" w:hAnsi="Arial" w:cs="Arial"/>
          <w:sz w:val="24"/>
          <w:szCs w:val="24"/>
          <w:highlight w:val="yellow"/>
          <w:lang w:val="pt-BR"/>
        </w:rPr>
        <w:t>Baniwa</w:t>
      </w:r>
      <w:r w:rsidR="6A804F3A" w:rsidRPr="6D8B3772">
        <w:rPr>
          <w:rFonts w:ascii="Arial" w:hAnsi="Arial" w:cs="Arial"/>
          <w:sz w:val="24"/>
          <w:szCs w:val="24"/>
          <w:highlight w:val="yellow"/>
          <w:lang w:val="pt-BR"/>
        </w:rPr>
        <w:t>wa</w:t>
      </w:r>
      <w:r w:rsidRPr="6D8B3772">
        <w:rPr>
          <w:rFonts w:ascii="Arial" w:hAnsi="Arial" w:cs="Arial"/>
          <w:sz w:val="24"/>
          <w:szCs w:val="24"/>
          <w:lang w:val="pt-BR"/>
        </w:rPr>
        <w:t xml:space="preserve"> no Rio de Janeiro, na sede da </w:t>
      </w:r>
      <w:r w:rsidRPr="6D8B3772">
        <w:rPr>
          <w:rFonts w:ascii="Arial" w:hAnsi="Arial" w:cs="Arial"/>
          <w:sz w:val="24"/>
          <w:szCs w:val="24"/>
          <w:highlight w:val="yellow"/>
          <w:lang w:val="pt-BR"/>
        </w:rPr>
        <w:t>BNDES</w:t>
      </w:r>
      <w:r w:rsidRPr="6D8B3772">
        <w:rPr>
          <w:rFonts w:ascii="Arial" w:hAnsi="Arial" w:cs="Arial"/>
          <w:sz w:val="24"/>
          <w:szCs w:val="24"/>
          <w:lang w:val="pt-BR"/>
        </w:rPr>
        <w:t>.</w:t>
      </w:r>
    </w:p>
    <w:p w14:paraId="0E45C67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as pessoas que me tinham visto, me viram em São Paulo em 1998, no final da minha apresentação, eu falei, rapaz, você melhorou muito.</w:t>
      </w:r>
    </w:p>
    <w:p w14:paraId="25DBBF5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Lá em São Paulo, eu não sabia se estava pisando no chão daquela vez. Eu sou, naturalmente, tímido, assim, desde sempre, assim.</w:t>
      </w:r>
    </w:p>
    <w:p w14:paraId="7A473D9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Hoje não parece tanto, mas eu continuo sentindo isso, não transparece mais tanto, assim. E falaram, e a gente ganhamos em destaque.</w:t>
      </w:r>
    </w:p>
    <w:p w14:paraId="1A136E3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Chamou a atenção do pessoal da premiação, eles fizeram uma investigação, um aprofundamento sobre a nossa experiência. Nós chamaram para Recife para discutir.</w:t>
      </w:r>
    </w:p>
    <w:p w14:paraId="767707DE" w14:textId="60E21570" w:rsidR="005F77FE" w:rsidRPr="007A2351" w:rsidRDefault="005F77FE" w:rsidP="0AE5563A">
      <w:pPr>
        <w:jc w:val="both"/>
        <w:rPr>
          <w:rFonts w:ascii="Arial" w:hAnsi="Arial" w:cs="Arial"/>
          <w:sz w:val="24"/>
          <w:szCs w:val="24"/>
          <w:lang w:val="pt-BR"/>
        </w:rPr>
      </w:pPr>
      <w:r w:rsidRPr="6D8B3772">
        <w:rPr>
          <w:rFonts w:ascii="Arial" w:hAnsi="Arial" w:cs="Arial"/>
          <w:sz w:val="24"/>
          <w:szCs w:val="24"/>
          <w:lang w:val="pt-BR"/>
        </w:rPr>
        <w:t xml:space="preserve">Para falar o que Arte </w:t>
      </w:r>
      <w:r w:rsidR="038EC3F9" w:rsidRPr="6D8B3772">
        <w:rPr>
          <w:rFonts w:ascii="Arial" w:hAnsi="Arial" w:cs="Arial"/>
          <w:sz w:val="24"/>
          <w:szCs w:val="24"/>
          <w:lang w:val="pt-BR"/>
        </w:rPr>
        <w:t>Baniwa</w:t>
      </w:r>
      <w:r w:rsidR="7B43738F" w:rsidRPr="6D8B3772">
        <w:rPr>
          <w:rFonts w:ascii="Arial" w:hAnsi="Arial" w:cs="Arial"/>
          <w:sz w:val="24"/>
          <w:szCs w:val="24"/>
          <w:lang w:val="pt-BR"/>
        </w:rPr>
        <w:t xml:space="preserve"> </w:t>
      </w:r>
      <w:r w:rsidRPr="6D8B3772">
        <w:rPr>
          <w:rFonts w:ascii="Arial" w:hAnsi="Arial" w:cs="Arial"/>
          <w:sz w:val="24"/>
          <w:szCs w:val="24"/>
          <w:lang w:val="pt-BR"/>
        </w:rPr>
        <w:t xml:space="preserve">deu certo. Porque antes, os projetos indígenas não davam certo. Já tinha alguns projetos </w:t>
      </w:r>
      <w:r w:rsidR="3241B65D" w:rsidRPr="6D8B3772">
        <w:rPr>
          <w:rFonts w:ascii="Arial" w:hAnsi="Arial" w:cs="Arial"/>
          <w:sz w:val="24"/>
          <w:szCs w:val="24"/>
          <w:lang w:val="pt-BR"/>
        </w:rPr>
        <w:t>já tinham</w:t>
      </w:r>
      <w:r w:rsidRPr="6D8B3772">
        <w:rPr>
          <w:rFonts w:ascii="Arial" w:hAnsi="Arial" w:cs="Arial"/>
          <w:sz w:val="24"/>
          <w:szCs w:val="24"/>
          <w:lang w:val="pt-BR"/>
        </w:rPr>
        <w:t>. Daí escutei pela primeira vez.</w:t>
      </w:r>
    </w:p>
    <w:p w14:paraId="4F75C71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a pesquisadora que foi lá e que apresentou o caso ela falou, não, esse projeto tem uma engenharia.</w:t>
      </w:r>
    </w:p>
    <w:p w14:paraId="74635F2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a primeira vez que escutei tal de engenharia, não sabia o que que era. Perguntava do Velho Internamento, que tchau esse de engenharia. mas de fato a gente</w:t>
      </w:r>
    </w:p>
    <w:p w14:paraId="23460B9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nós somos do extremo ali no Oeste, próximo da Colômbia e a gente conseguiu fazer nosso produto chegar em São Paulo sei lá quantos 8 mil quilômetros, sei lá quantos</w:t>
      </w:r>
    </w:p>
    <w:p w14:paraId="5136C71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quilômetros, 6 mil quilômetros por aí e a gente conseguiu fazer isso porque fomos construindo parceiros o meu entendimento já daquela época é que também</w:t>
      </w:r>
    </w:p>
    <w:p w14:paraId="3D7FA7A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podia fazer sozinho isso foi construído porque os políticos me criticavam o André não é nada como é que ele vai conseguir fazer o que ele está falando</w:t>
      </w:r>
    </w:p>
    <w:p w14:paraId="654F684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os missionários também, o André não vai fazer escola ele não sabe que escola é indígena e levava folhas formulário entregando na mão da comunidade</w:t>
      </w:r>
    </w:p>
    <w:p w14:paraId="3260C8A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para eles preencherem para ver se eles conseguiam descrever o que é escola indígena a sorte que eu tenho é que na época</w:t>
      </w:r>
    </w:p>
    <w:p w14:paraId="45FFA75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eu visitava o tempo inteiro as comunidades subindo e descendo para São Gabriel o tempo inteiro eles me falavam, olha aqui eu falei, não responda esse negócio</w:t>
      </w:r>
    </w:p>
    <w:p w14:paraId="7BC345D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responde não, deixa aí joga para fora a ele, de fato meu povo me ouviria muito apesar de muito jovem e outros</w:t>
      </w:r>
    </w:p>
    <w:p w14:paraId="0D5B1A6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os políticos diziam André não é nada eu que falo todo dia com o prefeito vou com o governador, não consigo esse aí não vai fazer nada e alguns</w:t>
      </w:r>
    </w:p>
    <w:p w14:paraId="7B10BE6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meus avós mais acho que mais críticos sobre mim eu tinha muito amigo meus avós também apoiadores e tal um falou, não me lembro se teve mais</w:t>
      </w:r>
    </w:p>
    <w:p w14:paraId="4C655F3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um que resistiu, mas logo depois me ajudou mas esse por longe me criticou esse menino aí vai fazer o que está dizendo esse aí é tipo vou traduzir</w:t>
      </w:r>
    </w:p>
    <w:p w14:paraId="6802AD1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esse menino nasceu ontem a merda dele ainda está na saia da mãe tipo assim é uma expressão mas culturalmente existe essa expressão</w:t>
      </w:r>
    </w:p>
    <w:p w14:paraId="49B79C6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não sei sei português de uma forma mais engraçada mas eu acho que é uma expressão é uma expressão mas ele ainda viu a gente começar a escola e ele chorou e pediu desculpa de mim</w:t>
      </w:r>
    </w:p>
    <w:p w14:paraId="23F8131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muitos outros muitos outros de outros povos também dos Curipaco enfrentaram meu irmão, meus primos nunca tinha ido para lá</w:t>
      </w:r>
    </w:p>
    <w:p w14:paraId="7F00C32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quando eu fui a gente conseguiu destravar depois desse eu pedi desculpa do povo banhão então eu fui superando muitas barreiras eu tenho muita paciência de dizer</w:t>
      </w:r>
    </w:p>
    <w:p w14:paraId="5B4C782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enfrentar as coisas tudo por causa do associativismo eu tive muitos enfrentamentos internos com assim enfrentamentos externos mas a gente conseguiu provar o que</w:t>
      </w:r>
    </w:p>
    <w:p w14:paraId="1FAB46A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tínhamos idealizado por ocupar uma direção da associação maioria são minhas ideias mas nunca digo que são minhas ideias porque consigo pensar isso por causa do meu povo</w:t>
      </w:r>
    </w:p>
    <w:p w14:paraId="08C2CC5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do meu povo é isso então eu acho que é isso então a economia a origem de hoje falar da economia da bioeconomia mas eu falo principalmente da economia indígena</w:t>
      </w:r>
    </w:p>
    <w:p w14:paraId="3424E9C3" w14:textId="205F140E" w:rsidR="005F77FE" w:rsidRPr="007A2351" w:rsidRDefault="005F77FE" w:rsidP="007A2351">
      <w:pPr>
        <w:jc w:val="both"/>
        <w:rPr>
          <w:rFonts w:ascii="Arial" w:hAnsi="Arial" w:cs="Arial"/>
          <w:sz w:val="24"/>
          <w:szCs w:val="24"/>
        </w:rPr>
      </w:pPr>
      <w:r w:rsidRPr="7ACE5EE4">
        <w:rPr>
          <w:rFonts w:ascii="Arial" w:hAnsi="Arial" w:cs="Arial"/>
          <w:sz w:val="24"/>
          <w:szCs w:val="24"/>
        </w:rPr>
        <w:t xml:space="preserve">economia indígena economia </w:t>
      </w:r>
      <w:r w:rsidR="037EB34C" w:rsidRPr="7ACE5EE4">
        <w:rPr>
          <w:rFonts w:ascii="Arial" w:hAnsi="Arial" w:cs="Arial"/>
          <w:sz w:val="24"/>
          <w:szCs w:val="24"/>
        </w:rPr>
        <w:t>Baniwa</w:t>
      </w:r>
      <w:r w:rsidRPr="7ACE5EE4">
        <w:rPr>
          <w:rFonts w:ascii="Arial" w:hAnsi="Arial" w:cs="Arial"/>
          <w:sz w:val="24"/>
          <w:szCs w:val="24"/>
        </w:rPr>
        <w:t xml:space="preserve"> eu tento fugir dessas nomenclaturas aí bioeconomia, socio-bioeconomia é </w:t>
      </w:r>
      <w:r w:rsidR="037EB34C" w:rsidRPr="7ACE5EE4">
        <w:rPr>
          <w:rFonts w:ascii="Arial" w:hAnsi="Arial" w:cs="Arial"/>
          <w:sz w:val="24"/>
          <w:szCs w:val="24"/>
        </w:rPr>
        <w:t>Baniwa</w:t>
      </w:r>
      <w:r w:rsidRPr="7ACE5EE4">
        <w:rPr>
          <w:rFonts w:ascii="Arial" w:hAnsi="Arial" w:cs="Arial"/>
          <w:sz w:val="24"/>
          <w:szCs w:val="24"/>
        </w:rPr>
        <w:t xml:space="preserve"> mesmo é indígena</w:t>
      </w:r>
    </w:p>
    <w:p w14:paraId="0728A95F" w14:textId="27B9EDD7" w:rsidR="005F77FE" w:rsidRPr="007A2351" w:rsidRDefault="005F77FE" w:rsidP="007A2351">
      <w:pPr>
        <w:jc w:val="both"/>
        <w:rPr>
          <w:rFonts w:ascii="Arial" w:hAnsi="Arial" w:cs="Arial"/>
          <w:sz w:val="24"/>
          <w:szCs w:val="24"/>
        </w:rPr>
      </w:pPr>
      <w:r w:rsidRPr="7ACE5EE4">
        <w:rPr>
          <w:rFonts w:ascii="Arial" w:hAnsi="Arial" w:cs="Arial"/>
          <w:sz w:val="24"/>
          <w:szCs w:val="24"/>
        </w:rPr>
        <w:lastRenderedPageBreak/>
        <w:t xml:space="preserve">para os outros pode ser bioeconomia socio-bioeconomia mas para mim quando falo da experiência de economia indígena falo da experiência da economia </w:t>
      </w:r>
      <w:r w:rsidR="037EB34C" w:rsidRPr="7ACE5EE4">
        <w:rPr>
          <w:rFonts w:ascii="Arial" w:hAnsi="Arial" w:cs="Arial"/>
          <w:sz w:val="24"/>
          <w:szCs w:val="24"/>
        </w:rPr>
        <w:t>Baniwa</w:t>
      </w:r>
      <w:r w:rsidRPr="7ACE5EE4">
        <w:rPr>
          <w:rFonts w:ascii="Arial" w:hAnsi="Arial" w:cs="Arial"/>
          <w:sz w:val="24"/>
          <w:szCs w:val="24"/>
        </w:rPr>
        <w:t xml:space="preserve"> hoje eu tento formular isso</w:t>
      </w:r>
    </w:p>
    <w:p w14:paraId="3DF6589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 causa da política pública onde eu estou mas eu faço ele de uma forma transversal a partir da perspectiva de racismo que os povos indígenas sofrem</w:t>
      </w:r>
    </w:p>
    <w:p w14:paraId="2EB1396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assim como os negros sofrem procurei entender o máximo da origem dessa desgraça de racismo já entendi de onde ela vem porque que ela é</w:t>
      </w:r>
    </w:p>
    <w:p w14:paraId="5FF2EB4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já identifiquei essa peça direitinho mas assim o bioeconomia é isso e conforme as coisas foram andando né</w:t>
      </w:r>
    </w:p>
    <w:p w14:paraId="0538964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começou a ter outro tipo de disputa antes nós tínhamos disputa sobre nós pelos missionários católicos evangélicos que a gente conseguiu resolver com a unificação da grafia</w:t>
      </w:r>
    </w:p>
    <w:p w14:paraId="66E9DDF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todos esses projetos começaram antes da demarcação das terras indígenas mas como já estava na fase de amadurecimento quando foi demarcado nossas terras indígenas</w:t>
      </w:r>
    </w:p>
    <w:p w14:paraId="34F4FAB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em 1997 e 98 quando conheci o Beto Ricardo colocaram como se fosse projetos pós demarcação mas nós começamos elas bem antes disso</w:t>
      </w:r>
    </w:p>
    <w:p w14:paraId="3543EC5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o bem viver vem tentar resolver a questão de conflitos porque outro tipo de conflitos começaram a aparecer vários personagens começaram a aparecer</w:t>
      </w:r>
    </w:p>
    <w:p w14:paraId="09CFA57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agentes de saúde, professor indígena, escola indígena e outros personagens começaram a aparecer, agentes de saúde, professor indígena, escola indígena, e quem mais aí se soma a </w:t>
      </w:r>
      <w:r w:rsidRPr="00A87C66">
        <w:rPr>
          <w:rFonts w:ascii="Arial" w:hAnsi="Arial" w:cs="Arial"/>
          <w:sz w:val="24"/>
          <w:szCs w:val="24"/>
          <w:highlight w:val="yellow"/>
        </w:rPr>
        <w:t>FUNAI</w:t>
      </w:r>
    </w:p>
    <w:p w14:paraId="7E0BC5D4" w14:textId="50A10015" w:rsidR="005F77FE" w:rsidRPr="007A2351" w:rsidRDefault="005F77FE" w:rsidP="779A3EA4">
      <w:pPr>
        <w:jc w:val="both"/>
        <w:rPr>
          <w:rFonts w:ascii="Arial" w:hAnsi="Arial" w:cs="Arial"/>
          <w:sz w:val="24"/>
          <w:szCs w:val="24"/>
          <w:lang w:val="pt-BR"/>
        </w:rPr>
      </w:pPr>
      <w:r w:rsidRPr="779A3EA4">
        <w:rPr>
          <w:rFonts w:ascii="Arial" w:hAnsi="Arial" w:cs="Arial"/>
          <w:sz w:val="24"/>
          <w:szCs w:val="24"/>
          <w:lang w:val="pt-BR"/>
        </w:rPr>
        <w:t>a vereadores, a prefeito, aos deputados, às religiões</w:t>
      </w:r>
      <w:r w:rsidR="5BB55631" w:rsidRPr="779A3EA4">
        <w:rPr>
          <w:rFonts w:ascii="Arial" w:hAnsi="Arial" w:cs="Arial"/>
          <w:sz w:val="24"/>
          <w:szCs w:val="24"/>
          <w:lang w:val="pt-BR"/>
        </w:rPr>
        <w:t>. A</w:t>
      </w:r>
      <w:r w:rsidRPr="779A3EA4">
        <w:rPr>
          <w:rFonts w:ascii="Arial" w:hAnsi="Arial" w:cs="Arial"/>
          <w:sz w:val="24"/>
          <w:szCs w:val="24"/>
          <w:lang w:val="pt-BR"/>
        </w:rPr>
        <w:t>s religiões continuam na disputa mas a gente tinha feito acordo com eles</w:t>
      </w:r>
    </w:p>
    <w:p w14:paraId="24B1630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os próprios militares começaram a disputar o nosso território, o território politicamente e tal porque o que consegui produzir</w:t>
      </w:r>
    </w:p>
    <w:p w14:paraId="4430FE0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criou medo nos políticos também porque ocuparia o lugar deles eu não sabia, eu fui trabalhando sem me preocupar com isso</w:t>
      </w:r>
    </w:p>
    <w:p w14:paraId="268F11E4" w14:textId="77777777" w:rsidR="005F77FE" w:rsidRPr="007A2351" w:rsidRDefault="005F77FE" w:rsidP="007A2351">
      <w:pPr>
        <w:jc w:val="both"/>
        <w:rPr>
          <w:rFonts w:ascii="Arial" w:hAnsi="Arial" w:cs="Arial"/>
          <w:sz w:val="24"/>
          <w:szCs w:val="24"/>
        </w:rPr>
      </w:pPr>
      <w:r w:rsidRPr="6D8B3772">
        <w:rPr>
          <w:rFonts w:ascii="Arial" w:hAnsi="Arial" w:cs="Arial"/>
          <w:sz w:val="24"/>
          <w:szCs w:val="24"/>
        </w:rPr>
        <w:t>aí vem a história do bem viver e depois participei da eleição eu fui ocupando outros cargos maiores no movimento indígena cheguei na federação</w:t>
      </w:r>
    </w:p>
    <w:p w14:paraId="59AE112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cheguei a ser vice-presidente da federação fizemos alguns trabalhos ali aí decidi participar não, eu perdi meu irmão perdi meu irmão</w:t>
      </w:r>
    </w:p>
    <w:p w14:paraId="05D4B6E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 meio de acidente ou assassinato, sei lá o que aconteceu em Manaus ele era uma pessoa que a gente tinha treinado para nos assessorar para a gente transformar nossos projetos em projetos maiores</w:t>
      </w:r>
    </w:p>
    <w:p w14:paraId="4C7A469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isso foi uma parte muito quase acabou comigo, vamos dizer assim quer dizer, acabou, paralisou e isso que fez decidir sair para a política</w:t>
      </w:r>
    </w:p>
    <w:p w14:paraId="09F2D3F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ganhamos na política em 2008 eu fui vice-prefeito vice-presidente de São Gabriel enfrentei tantos conflitos ali porque o prefeito, a gente fez uma campanha</w:t>
      </w:r>
    </w:p>
    <w:p w14:paraId="43B98A2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vamos dizer assim, bonita na perspectiva do movimento indígena a partir das nossas experiências transformar a escala que a gente tinha tido como sucesso e tal</w:t>
      </w:r>
    </w:p>
    <w:p w14:paraId="3FF616E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ele mudou completamente eu fiquei brigando quatro anos com ele aí depois eu retorno eu tinha acabado politicamente assim, para muitos adversários</w:t>
      </w:r>
    </w:p>
    <w:p w14:paraId="5EDA0EE9" w14:textId="25BADDE1"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não, André, </w:t>
      </w:r>
      <w:r w:rsidR="038EC3F9" w:rsidRPr="6D8B3772">
        <w:rPr>
          <w:rFonts w:ascii="Arial" w:hAnsi="Arial" w:cs="Arial"/>
          <w:sz w:val="24"/>
          <w:szCs w:val="24"/>
          <w:lang w:val="pt-BR"/>
        </w:rPr>
        <w:t>Baniwa</w:t>
      </w:r>
      <w:r w:rsidR="40F5875E" w:rsidRPr="6D8B3772">
        <w:rPr>
          <w:rFonts w:ascii="Arial" w:hAnsi="Arial" w:cs="Arial"/>
          <w:sz w:val="24"/>
          <w:szCs w:val="24"/>
          <w:lang w:val="pt-BR"/>
        </w:rPr>
        <w:t xml:space="preserve"> </w:t>
      </w:r>
      <w:r w:rsidRPr="6D8B3772">
        <w:rPr>
          <w:rFonts w:ascii="Arial" w:hAnsi="Arial" w:cs="Arial"/>
          <w:sz w:val="24"/>
          <w:szCs w:val="24"/>
          <w:lang w:val="pt-BR"/>
        </w:rPr>
        <w:t xml:space="preserve">acabou bem feito para ele só que tinha uma marca que eu tinha ajudado a criar que é a Arte </w:t>
      </w:r>
      <w:r w:rsidR="038EC3F9" w:rsidRPr="6D8B3772">
        <w:rPr>
          <w:rFonts w:ascii="Arial" w:hAnsi="Arial" w:cs="Arial"/>
          <w:sz w:val="24"/>
          <w:szCs w:val="24"/>
          <w:lang w:val="pt-BR"/>
        </w:rPr>
        <w:t>Baniwa</w:t>
      </w:r>
      <w:r w:rsidRPr="6D8B3772">
        <w:rPr>
          <w:rFonts w:ascii="Arial" w:hAnsi="Arial" w:cs="Arial"/>
          <w:sz w:val="24"/>
          <w:szCs w:val="24"/>
          <w:lang w:val="pt-BR"/>
        </w:rPr>
        <w:t>l eu tinha entendido que a marca</w:t>
      </w:r>
    </w:p>
    <w:p w14:paraId="6E7ADCC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 os parceiros como o Tóquio Histórico, principalmente Natura que a gente convidou, nos visitou estava no meio do processo de elaboração do Instituto do Conhecimento Indígena do Rio de Janeiro</w:t>
      </w:r>
    </w:p>
    <w:p w14:paraId="7A75B4B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tinha participado ativamente mesmo da prefeitura a partir da prefeitura o único lugar onde eu respirava um pouco e quando terminou</w:t>
      </w:r>
    </w:p>
    <w:p w14:paraId="10A276E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fiquei com essa situação bem endividado porque enfrentei fui para a campanha fiz campanha com o salário mas quase ganhamos, perdemos no final</w:t>
      </w:r>
    </w:p>
    <w:p w14:paraId="43B8F64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voltei querendo pegar a marca porque a associação de onde eu saí tinha acabado tudo paralisado, parcerias, produção, comercialização</w:t>
      </w:r>
    </w:p>
    <w:p w14:paraId="29CBF02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escola estava começando em decadência que era o nosso projeto assim, eu não tinha ganhado prêmio com isso todos os projetos estavam totalmente paralisados</w:t>
      </w:r>
    </w:p>
    <w:p w14:paraId="0FC81DF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quando eu saí, tinha passado para o outro meu substituto, quase 600 mil projetos e não estava mais funcionando nada</w:t>
      </w:r>
    </w:p>
    <w:p w14:paraId="0B338AB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prestação de conta, tudo pendente também aí eu falei, não, esse aqui acabou aí peguei carona com o Isa para voltar</w:t>
      </w:r>
    </w:p>
    <w:p w14:paraId="535D687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queria pegar essa marca para mim assim, de qual? já que ninguém mais trabalha eu vou lá pegar para mim vou solicitar da assembleia eu vou cuidar dele</w:t>
      </w:r>
    </w:p>
    <w:p w14:paraId="417DA33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isso que vai me salvar aqui depois só que quando apareci na assembleia e começou a movimentação não, André está aqui, André está aqui</w:t>
      </w:r>
    </w:p>
    <w:p w14:paraId="0BEAD30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será que ele pode ser nosso presidente de novo? eu resisti, porque eles me queriam na escola porque eles queriam que eu coordenasse a escola</w:t>
      </w:r>
    </w:p>
    <w:p w14:paraId="4AAEF59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falei, não, não vou aceitar aí que queria que eu fosse presidente da associação da escola também, não, não, não vou aceitar</w:t>
      </w:r>
    </w:p>
    <w:p w14:paraId="3511266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por negar isso então vamos fazer assembleia extraordinária aí fizeram assembleia extraordinária porque para eles tinha acabado a associação</w:t>
      </w:r>
    </w:p>
    <w:p w14:paraId="6DFA46B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nossa associação, organização indígena da bacia dos santos eles combinaram sei que passaram a noite inteira conseguiram fazer</w:t>
      </w:r>
    </w:p>
    <w:p w14:paraId="35785890" w14:textId="568A6A64" w:rsidR="005F77FE" w:rsidRPr="007A2351" w:rsidRDefault="005F77FE" w:rsidP="007A2351">
      <w:pPr>
        <w:jc w:val="both"/>
        <w:rPr>
          <w:rFonts w:ascii="Arial" w:hAnsi="Arial" w:cs="Arial"/>
          <w:sz w:val="24"/>
          <w:szCs w:val="24"/>
        </w:rPr>
      </w:pPr>
      <w:r w:rsidRPr="007A2351">
        <w:rPr>
          <w:rFonts w:ascii="Arial" w:hAnsi="Arial" w:cs="Arial"/>
          <w:sz w:val="24"/>
          <w:szCs w:val="24"/>
        </w:rPr>
        <w:t>cumprir o estatuto mais de 50% de comunidades presentes anunc</w:t>
      </w:r>
      <w:r w:rsidR="00EA222A">
        <w:rPr>
          <w:rFonts w:ascii="Arial" w:hAnsi="Arial" w:cs="Arial"/>
          <w:sz w:val="24"/>
          <w:szCs w:val="24"/>
        </w:rPr>
        <w:t>i</w:t>
      </w:r>
      <w:r w:rsidR="00B1347E">
        <w:rPr>
          <w:rFonts w:ascii="Arial" w:hAnsi="Arial" w:cs="Arial"/>
          <w:sz w:val="24"/>
          <w:szCs w:val="24"/>
        </w:rPr>
        <w:t>ara</w:t>
      </w:r>
      <w:r w:rsidRPr="007A2351">
        <w:rPr>
          <w:rFonts w:ascii="Arial" w:hAnsi="Arial" w:cs="Arial"/>
          <w:sz w:val="24"/>
          <w:szCs w:val="24"/>
        </w:rPr>
        <w:t>m, convocaram e quando aí os velhos que me convidaram</w:t>
      </w:r>
    </w:p>
    <w:p w14:paraId="64EA640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me convenceram os de maior idade disseram, não, você tem que voltar com você a gente teve sucesso com a entrada de outro acabou acho que você vai ser trabalhoso</w:t>
      </w:r>
    </w:p>
    <w:p w14:paraId="0F0D3B7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vai ser fácil, mas você vai ter que fazer isso e acabei aceitando então voltei, que era para tomar a marca e voltei presidente de novo da associação</w:t>
      </w:r>
    </w:p>
    <w:p w14:paraId="09AEF78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doutora Luiza, se você quiser ela... mas ela acompanhou sempre minha vida por ela ter feito trabalho junto comigo</w:t>
      </w:r>
    </w:p>
    <w:p w14:paraId="185BECB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fez doutorado lá a equipe dela também ela acompanha ela falava, meu André, você acabou você vai ter que se virar aí</w:t>
      </w:r>
    </w:p>
    <w:p w14:paraId="1993D73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bom, conflito que eu enfrentei na prefeitura várias situações que me escapei aí aparece essa história do bem viver a história do bem viver</w:t>
      </w:r>
    </w:p>
    <w:p w14:paraId="57B3D9B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veio de um assessor nosso como voltei a ser presidente ele me copiou teve uma reportagem, acho que da Bolívia falou esse bem viver, né</w:t>
      </w:r>
    </w:p>
    <w:p w14:paraId="29B4ADBB" w14:textId="49CA4538"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aí ele fez essa pergunta os </w:t>
      </w:r>
      <w:r w:rsidR="1D3C56D2" w:rsidRPr="6D8B3772">
        <w:rPr>
          <w:rFonts w:ascii="Arial" w:hAnsi="Arial" w:cs="Arial"/>
          <w:sz w:val="24"/>
          <w:szCs w:val="24"/>
          <w:lang w:val="pt-BR"/>
        </w:rPr>
        <w:t>Baniwas</w:t>
      </w:r>
      <w:r w:rsidRPr="6D8B3772">
        <w:rPr>
          <w:rFonts w:ascii="Arial" w:hAnsi="Arial" w:cs="Arial"/>
          <w:sz w:val="24"/>
          <w:szCs w:val="24"/>
          <w:lang w:val="pt-BR"/>
        </w:rPr>
        <w:t xml:space="preserve"> tem bem viver? ele manda o texto aí fiquei pensando ah, não sei se tem</w:t>
      </w:r>
    </w:p>
    <w:p w14:paraId="1379ADC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converso com minha esposa, com meu pai de novo eu vou conversando com muitas pessoas e as vezes tem acho que tem aí envolvo várias lideranças</w:t>
      </w:r>
    </w:p>
    <w:p w14:paraId="3E0BC89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levei alguns anos 13, 14 levei acho que dois anos conversando com as pessoas sobre bem viver aí teve 2016</w:t>
      </w:r>
    </w:p>
    <w:p w14:paraId="651C006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fui fazendo reflexão sobre associação e voltei a receber reconhecimento dentro do meu povo</w:t>
      </w:r>
    </w:p>
    <w:p w14:paraId="7E4879A8" w14:textId="29D9F565"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eu estava apagado na política aí fizeram não, André, eu acho que aprendi alguma coisa tu vai falar sobre o </w:t>
      </w:r>
      <w:r w:rsidRPr="00A92107">
        <w:rPr>
          <w:rFonts w:ascii="Arial" w:hAnsi="Arial" w:cs="Arial"/>
          <w:sz w:val="24"/>
          <w:szCs w:val="24"/>
          <w:highlight w:val="yellow"/>
        </w:rPr>
        <w:t>PGTA</w:t>
      </w:r>
      <w:r w:rsidRPr="007A2351">
        <w:rPr>
          <w:rFonts w:ascii="Arial" w:hAnsi="Arial" w:cs="Arial"/>
          <w:sz w:val="24"/>
          <w:szCs w:val="24"/>
        </w:rPr>
        <w:t xml:space="preserve"> tu vai falar sobre as experiências do </w:t>
      </w:r>
      <w:r w:rsidRPr="00A92107">
        <w:rPr>
          <w:rFonts w:ascii="Arial" w:hAnsi="Arial" w:cs="Arial"/>
          <w:sz w:val="24"/>
          <w:szCs w:val="24"/>
          <w:highlight w:val="yellow"/>
        </w:rPr>
        <w:t>INSSAN</w:t>
      </w:r>
      <w:r w:rsidRPr="007A2351">
        <w:rPr>
          <w:rFonts w:ascii="Arial" w:hAnsi="Arial" w:cs="Arial"/>
          <w:sz w:val="24"/>
          <w:szCs w:val="24"/>
        </w:rPr>
        <w:t xml:space="preserve"> e volto a falar sobre isso</w:t>
      </w:r>
    </w:p>
    <w:p w14:paraId="3D70271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recomendo o bem viver falar sobre isso em 2016 eu pautei ele na assembleia por eles me convidarem para falar</w:t>
      </w:r>
    </w:p>
    <w:p w14:paraId="12990111" w14:textId="49F4D854" w:rsidR="005F77FE" w:rsidRPr="007A2351" w:rsidRDefault="005F77FE" w:rsidP="007A2351">
      <w:pPr>
        <w:jc w:val="both"/>
        <w:rPr>
          <w:rFonts w:ascii="Arial" w:hAnsi="Arial" w:cs="Arial"/>
          <w:sz w:val="24"/>
          <w:szCs w:val="24"/>
        </w:rPr>
      </w:pPr>
      <w:r w:rsidRPr="007A2351">
        <w:rPr>
          <w:rFonts w:ascii="Arial" w:hAnsi="Arial" w:cs="Arial"/>
          <w:sz w:val="24"/>
          <w:szCs w:val="24"/>
        </w:rPr>
        <w:t>aí aprovaram a ideia da gente falar especificamente sobre isso porque a minha visão do movimento do INSSAN tinha paralisado tinha se dispersado</w:t>
      </w:r>
    </w:p>
    <w:p w14:paraId="12CA9CE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precisava reunificar novamente por eu ter saído e promovido crise no Rio Negro inteiro por causa das minhas brigas na prefeitura</w:t>
      </w:r>
    </w:p>
    <w:p w14:paraId="01F123F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isso teve influência negativa assim, mais em termos de vamos dizer assim em termos de ética e manter opiniões</w:t>
      </w:r>
    </w:p>
    <w:p w14:paraId="1AFD14A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bem, bem firmes na perspectiva indígena eu tenho mantido reconhecimento eu estava lascado em outro ambiente</w:t>
      </w:r>
    </w:p>
    <w:p w14:paraId="7A0EB37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tinha gente que me reconhecia que eu tinha me permanecido firme nessa luta não tinha desviado de alguma forma assim</w:t>
      </w:r>
    </w:p>
    <w:p w14:paraId="21080126" w14:textId="0D0E3C03" w:rsidR="005F77FE" w:rsidRPr="007A2351" w:rsidRDefault="005F77FE" w:rsidP="007A2351">
      <w:pPr>
        <w:jc w:val="both"/>
        <w:rPr>
          <w:rFonts w:ascii="Arial" w:hAnsi="Arial" w:cs="Arial"/>
          <w:sz w:val="24"/>
          <w:szCs w:val="24"/>
        </w:rPr>
      </w:pPr>
      <w:r w:rsidRPr="6D8B3772">
        <w:rPr>
          <w:rFonts w:ascii="Arial" w:hAnsi="Arial" w:cs="Arial"/>
          <w:sz w:val="24"/>
          <w:szCs w:val="24"/>
        </w:rPr>
        <w:t xml:space="preserve">e no mesmo ano em setembro a gente organiza esse seminário a gente chamou de conferência do povo </w:t>
      </w:r>
      <w:r w:rsidR="038EC3F9" w:rsidRPr="6D8B3772">
        <w:rPr>
          <w:rFonts w:ascii="Arial" w:hAnsi="Arial" w:cs="Arial"/>
          <w:sz w:val="24"/>
          <w:szCs w:val="24"/>
        </w:rPr>
        <w:t>Baniwa</w:t>
      </w:r>
      <w:r w:rsidR="08B45185" w:rsidRPr="6D8B3772">
        <w:rPr>
          <w:rFonts w:ascii="Arial" w:hAnsi="Arial" w:cs="Arial"/>
          <w:sz w:val="24"/>
          <w:szCs w:val="24"/>
        </w:rPr>
        <w:t xml:space="preserve"> </w:t>
      </w:r>
      <w:r w:rsidRPr="6D8B3772">
        <w:rPr>
          <w:rFonts w:ascii="Arial" w:hAnsi="Arial" w:cs="Arial"/>
          <w:sz w:val="24"/>
          <w:szCs w:val="24"/>
        </w:rPr>
        <w:t>sobre organização social e educação escolar</w:t>
      </w:r>
    </w:p>
    <w:p w14:paraId="4B20E0B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a pauta central era bem viver aí começamos a falar sobre isso e eu tinha mais gente comigo falando de bem viver mas ele sofreu crítica</w:t>
      </w:r>
    </w:p>
    <w:p w14:paraId="4759215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ele está assim porque ele já está bem tem muito dinheiro e não sei o que e eu sinto lascado junto com a minha família endividado na política</w:t>
      </w:r>
    </w:p>
    <w:p w14:paraId="41602F0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eu encarei não, não é assim e aí eu fiz muita conversa com meu pai busquei os conselhos antigos da nossa tradição</w:t>
      </w:r>
    </w:p>
    <w:p w14:paraId="21F8795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juntei essas informações conversei mais com alguns dos meus avós com meus primos, outras lideranças não é isso mesmo então eu fui principal para introduzir a conversa do bem viver</w:t>
      </w:r>
    </w:p>
    <w:p w14:paraId="5453734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levei nessa conferência um questionamento mas não só questionamento eu acho que bem viver é isso aqui pesquisei assim como ele na Bíblia</w:t>
      </w:r>
    </w:p>
    <w:p w14:paraId="207ACDAE" w14:textId="65E649FA"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na Palavra de Deus também que os </w:t>
      </w:r>
      <w:r w:rsidR="038EC3F9" w:rsidRPr="6D8B3772">
        <w:rPr>
          <w:rFonts w:ascii="Arial" w:hAnsi="Arial" w:cs="Arial"/>
          <w:sz w:val="24"/>
          <w:szCs w:val="24"/>
          <w:lang w:val="pt-BR"/>
        </w:rPr>
        <w:t>Baniwa</w:t>
      </w:r>
      <w:r w:rsidR="267D0D12" w:rsidRPr="6D8B3772">
        <w:rPr>
          <w:rFonts w:ascii="Arial" w:hAnsi="Arial" w:cs="Arial"/>
          <w:sz w:val="24"/>
          <w:szCs w:val="24"/>
          <w:lang w:val="pt-BR"/>
        </w:rPr>
        <w:t>wa</w:t>
      </w:r>
      <w:r w:rsidRPr="6D8B3772">
        <w:rPr>
          <w:rFonts w:ascii="Arial" w:hAnsi="Arial" w:cs="Arial"/>
          <w:sz w:val="24"/>
          <w:szCs w:val="24"/>
          <w:lang w:val="pt-BR"/>
        </w:rPr>
        <w:t xml:space="preserve"> são religiosos e eu trouxe o conflito que a gente estava vivendo eu falei, Mãe</w:t>
      </w:r>
    </w:p>
    <w:p w14:paraId="22313FF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 que a gente está brigando entre nós a igreja nos condena porque nós defendemos o resgate cultural eu entrei em muitas conversas</w:t>
      </w:r>
    </w:p>
    <w:p w14:paraId="56709417" w14:textId="62C04429" w:rsidR="005F77FE" w:rsidRPr="007A2351" w:rsidRDefault="005F77FE" w:rsidP="007A2351">
      <w:pPr>
        <w:jc w:val="both"/>
        <w:rPr>
          <w:rFonts w:ascii="Arial" w:hAnsi="Arial" w:cs="Arial"/>
          <w:sz w:val="24"/>
          <w:szCs w:val="24"/>
        </w:rPr>
      </w:pPr>
      <w:r w:rsidRPr="6D8B3772">
        <w:rPr>
          <w:rFonts w:ascii="Arial" w:hAnsi="Arial" w:cs="Arial"/>
          <w:sz w:val="24"/>
          <w:szCs w:val="24"/>
        </w:rPr>
        <w:t xml:space="preserve">não sabia se voltaria vivo de lá tipo assim porque do jeito que a Palavra de Deus é colocada para o meu povo </w:t>
      </w:r>
      <w:r w:rsidR="038EC3F9" w:rsidRPr="6D8B3772">
        <w:rPr>
          <w:rFonts w:ascii="Arial" w:hAnsi="Arial" w:cs="Arial"/>
          <w:sz w:val="24"/>
          <w:szCs w:val="24"/>
        </w:rPr>
        <w:t>Baniwa</w:t>
      </w:r>
      <w:r w:rsidRPr="6D8B3772">
        <w:rPr>
          <w:rFonts w:ascii="Arial" w:hAnsi="Arial" w:cs="Arial"/>
          <w:sz w:val="24"/>
          <w:szCs w:val="24"/>
        </w:rPr>
        <w:t xml:space="preserve"> é assim é outra coisa</w:t>
      </w:r>
    </w:p>
    <w:p w14:paraId="37EE25A0" w14:textId="48CA38F7"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não tem nada a ver com a cultura </w:t>
      </w:r>
      <w:r w:rsidR="038EC3F9" w:rsidRPr="6D8B3772">
        <w:rPr>
          <w:rFonts w:ascii="Arial" w:hAnsi="Arial" w:cs="Arial"/>
          <w:sz w:val="24"/>
          <w:szCs w:val="24"/>
          <w:lang w:val="pt-BR"/>
        </w:rPr>
        <w:t>Baniwa</w:t>
      </w:r>
      <w:r w:rsidRPr="6D8B3772">
        <w:rPr>
          <w:rFonts w:ascii="Arial" w:hAnsi="Arial" w:cs="Arial"/>
          <w:sz w:val="24"/>
          <w:szCs w:val="24"/>
          <w:lang w:val="pt-BR"/>
        </w:rPr>
        <w:t xml:space="preserve"> tudo que é cultura </w:t>
      </w:r>
      <w:r w:rsidR="038EC3F9" w:rsidRPr="6D8B3772">
        <w:rPr>
          <w:rFonts w:ascii="Arial" w:hAnsi="Arial" w:cs="Arial"/>
          <w:sz w:val="24"/>
          <w:szCs w:val="24"/>
          <w:lang w:val="pt-BR"/>
        </w:rPr>
        <w:t>Baniwa</w:t>
      </w:r>
      <w:r w:rsidRPr="6D8B3772">
        <w:rPr>
          <w:rFonts w:ascii="Arial" w:hAnsi="Arial" w:cs="Arial"/>
          <w:sz w:val="24"/>
          <w:szCs w:val="24"/>
          <w:lang w:val="pt-BR"/>
        </w:rPr>
        <w:t xml:space="preserve"> é satânico é diabólica e leva para o inferno é assim que fala por isso eles deixam muitos conhecimentos</w:t>
      </w:r>
    </w:p>
    <w:p w14:paraId="46263AD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que tem prejudicado muito o sistema de manejo atinge segurança alimentar ou soberania alimentar muitas implicações nessa história</w:t>
      </w:r>
    </w:p>
    <w:p w14:paraId="43AC7AD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falei para eles Jesus veio para reafirmar e acrescentar a cultura judeu por que aqui ela chega para nos destruir então aprofundei, irmão</w:t>
      </w:r>
    </w:p>
    <w:p w14:paraId="4AF2369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muita coisa assim eu estava meio mas foi muito legal porque a gente ouviu várias camadas de jovens de idosos também</w:t>
      </w:r>
    </w:p>
    <w:p w14:paraId="4924410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escutamos, inclusive levei meu pai para ele falar sobre isso eu queria que ele ouvisse o que eu estava falando se eu estava na direção certa porque se fosse errado meu pai levantaria ele</w:t>
      </w:r>
    </w:p>
    <w:p w14:paraId="0EE06A8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foi legal isso assim que eu entrei acabei sendo tipo um pesquisador do bem viver</w:t>
      </w:r>
    </w:p>
    <w:p w14:paraId="5263E94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conforme eu vou lendo os relatórios que a gente produzia que tinha produzido eu percebi uma palavra o tempo inteiro</w:t>
      </w:r>
    </w:p>
    <w:p w14:paraId="5DFA1F83" w14:textId="763DF14A"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que é o emakajumatiá as vezes escrevo em</w:t>
      </w:r>
      <w:r w:rsidR="0B5F4E36" w:rsidRPr="6D8B3772">
        <w:rPr>
          <w:rFonts w:ascii="Arial" w:hAnsi="Arial" w:cs="Arial"/>
          <w:sz w:val="24"/>
          <w:szCs w:val="24"/>
          <w:lang w:val="pt-BR"/>
        </w:rPr>
        <w:t xml:space="preserve"> </w:t>
      </w:r>
      <w:r w:rsidR="038EC3F9" w:rsidRPr="6D8B3772">
        <w:rPr>
          <w:rFonts w:ascii="Arial" w:hAnsi="Arial" w:cs="Arial"/>
          <w:sz w:val="24"/>
          <w:szCs w:val="24"/>
          <w:lang w:val="pt-BR"/>
        </w:rPr>
        <w:t>Baniwa</w:t>
      </w:r>
      <w:r w:rsidRPr="6D8B3772">
        <w:rPr>
          <w:rFonts w:ascii="Arial" w:hAnsi="Arial" w:cs="Arial"/>
          <w:sz w:val="24"/>
          <w:szCs w:val="24"/>
          <w:lang w:val="pt-BR"/>
        </w:rPr>
        <w:t xml:space="preserve">l e deixo ela porque é difícil traduzir o emakajumatiá mas é esse aqui que é o bem viver o </w:t>
      </w:r>
      <w:commentRangeStart w:id="5"/>
      <w:r w:rsidRPr="6D8B3772">
        <w:rPr>
          <w:rFonts w:ascii="Arial" w:hAnsi="Arial" w:cs="Arial"/>
          <w:sz w:val="24"/>
          <w:szCs w:val="24"/>
          <w:lang w:val="pt-BR"/>
        </w:rPr>
        <w:t>emakajumatiá em</w:t>
      </w:r>
      <w:r w:rsidR="038EC3F9" w:rsidRPr="6D8B3772">
        <w:rPr>
          <w:rFonts w:ascii="Arial" w:hAnsi="Arial" w:cs="Arial"/>
          <w:sz w:val="24"/>
          <w:szCs w:val="24"/>
          <w:lang w:val="pt-BR"/>
        </w:rPr>
        <w:t>Baniwa</w:t>
      </w:r>
      <w:r w:rsidRPr="6D8B3772">
        <w:rPr>
          <w:rFonts w:ascii="Arial" w:hAnsi="Arial" w:cs="Arial"/>
          <w:sz w:val="24"/>
          <w:szCs w:val="24"/>
          <w:lang w:val="pt-BR"/>
        </w:rPr>
        <w:t>l é bem viver</w:t>
      </w:r>
      <w:commentRangeEnd w:id="5"/>
      <w:r w:rsidRPr="007A2351">
        <w:rPr>
          <w:rStyle w:val="Refdecomentario"/>
          <w:rFonts w:ascii="Arial" w:hAnsi="Arial" w:cs="Arial"/>
          <w:sz w:val="24"/>
          <w:szCs w:val="24"/>
          <w:lang w:val="pt-BR"/>
        </w:rPr>
        <w:commentReference w:id="5"/>
      </w:r>
    </w:p>
    <w:p w14:paraId="5F97DE0C" w14:textId="77777777" w:rsidR="005F77FE" w:rsidRPr="007A2351" w:rsidRDefault="005F77FE" w:rsidP="007A2351">
      <w:pPr>
        <w:jc w:val="both"/>
        <w:rPr>
          <w:rFonts w:ascii="Arial" w:hAnsi="Arial" w:cs="Arial"/>
          <w:sz w:val="24"/>
          <w:szCs w:val="24"/>
        </w:rPr>
      </w:pPr>
    </w:p>
    <w:p w14:paraId="602E5D0E" w14:textId="00EC80F0"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6DB4D51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André, você pode escrever no chat? porque eu não vou saber escrever a palavra no idioma você pode escrever</w:t>
      </w:r>
    </w:p>
    <w:p w14:paraId="4D601951" w14:textId="77777777" w:rsidR="005F77FE" w:rsidRPr="007A2351" w:rsidRDefault="005F77FE" w:rsidP="007A2351">
      <w:pPr>
        <w:jc w:val="both"/>
        <w:rPr>
          <w:rFonts w:ascii="Arial" w:hAnsi="Arial" w:cs="Arial"/>
          <w:sz w:val="24"/>
          <w:szCs w:val="24"/>
        </w:rPr>
      </w:pPr>
    </w:p>
    <w:p w14:paraId="7AB80E5E" w14:textId="30E516B1"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020C131B" w14:textId="2545E345"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eu gosto de escrever eu gosto de dar para você depois esse </w:t>
      </w:r>
      <w:commentRangeStart w:id="6"/>
      <w:r w:rsidRPr="6D8B3772">
        <w:rPr>
          <w:rFonts w:ascii="Arial" w:hAnsi="Arial" w:cs="Arial"/>
          <w:sz w:val="24"/>
          <w:szCs w:val="24"/>
          <w:lang w:val="pt-BR"/>
        </w:rPr>
        <w:t xml:space="preserve">matiácaro </w:t>
      </w:r>
      <w:commentRangeEnd w:id="6"/>
      <w:r w:rsidRPr="6D8B3772">
        <w:rPr>
          <w:rStyle w:val="Refdecomentario"/>
          <w:rFonts w:ascii="Arial" w:hAnsi="Arial" w:cs="Arial"/>
          <w:sz w:val="24"/>
          <w:szCs w:val="24"/>
          <w:lang w:val="pt-BR"/>
        </w:rPr>
        <w:commentReference w:id="6"/>
      </w:r>
      <w:r w:rsidRPr="6D8B3772">
        <w:rPr>
          <w:rFonts w:ascii="Arial" w:hAnsi="Arial" w:cs="Arial"/>
          <w:sz w:val="24"/>
          <w:szCs w:val="24"/>
          <w:lang w:val="pt-BR"/>
        </w:rPr>
        <w:t>é da cultura a</w:t>
      </w:r>
      <w:r w:rsidR="038EC3F9" w:rsidRPr="6D8B3772">
        <w:rPr>
          <w:rFonts w:ascii="Arial" w:hAnsi="Arial" w:cs="Arial"/>
          <w:sz w:val="24"/>
          <w:szCs w:val="24"/>
          <w:lang w:val="pt-BR"/>
        </w:rPr>
        <w:t>Baniwa</w:t>
      </w:r>
      <w:r w:rsidRPr="6D8B3772">
        <w:rPr>
          <w:rFonts w:ascii="Arial" w:hAnsi="Arial" w:cs="Arial"/>
          <w:sz w:val="24"/>
          <w:szCs w:val="24"/>
          <w:lang w:val="pt-BR"/>
        </w:rPr>
        <w:t>l</w:t>
      </w:r>
    </w:p>
    <w:p w14:paraId="2445961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comecei a lembrar algumas coisas inclusive fazendo cestaria você vai ver o colega fazer</w:t>
      </w:r>
    </w:p>
    <w:p w14:paraId="1C9C2C2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você sabe fazer, né? quer dizer, eu vou fazer melhor do que você eu não tenho inveja dele só que eu quero mostrar que eu faço melhor do que ele</w:t>
      </w:r>
    </w:p>
    <w:p w14:paraId="2E55BFD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esse é o bem viver vamos dizer assim inveja sadio, assim vamos dizer, né? aí o cara viu alguma coisa volta e faz o que você está fazendo?</w:t>
      </w:r>
    </w:p>
    <w:p w14:paraId="2AAC4F8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vou lá conversar ah, que legal eu vou fazer melhor do que ele acho que eu sei também fazer então o bem viver é isso em termos bem simplificados</w:t>
      </w:r>
    </w:p>
    <w:p w14:paraId="2F73B40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por que eu quero fazer? qual que é a origem disso? qual que é a explicação cultural disso?</w:t>
      </w:r>
    </w:p>
    <w:p w14:paraId="04CE3D0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quem que pode explicar essas coisas para nós? quando faço essas perguntas já estava de alguma forma eu tinha ouvido muitas histórias dos meus avós</w:t>
      </w:r>
    </w:p>
    <w:p w14:paraId="7708BA4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ficaram 100% em memória 5% alguma coisa ficou porque eu utilizava eles muito para o fim político não para recontar não para recontar a história</w:t>
      </w:r>
    </w:p>
    <w:p w14:paraId="24DFAD48" w14:textId="20AC3D83" w:rsidR="005F77FE" w:rsidRPr="007A2351" w:rsidRDefault="005F77FE" w:rsidP="007A2351">
      <w:pPr>
        <w:jc w:val="both"/>
        <w:rPr>
          <w:rFonts w:ascii="Arial" w:hAnsi="Arial" w:cs="Arial"/>
          <w:sz w:val="24"/>
          <w:szCs w:val="24"/>
        </w:rPr>
      </w:pPr>
      <w:r w:rsidRPr="7ACE5EE4">
        <w:rPr>
          <w:rFonts w:ascii="Arial" w:hAnsi="Arial" w:cs="Arial"/>
          <w:sz w:val="24"/>
          <w:szCs w:val="24"/>
        </w:rPr>
        <w:t xml:space="preserve">e percebia muito claramente que os </w:t>
      </w:r>
      <w:r w:rsidR="037EB34C" w:rsidRPr="7ACE5EE4">
        <w:rPr>
          <w:rFonts w:ascii="Arial" w:hAnsi="Arial" w:cs="Arial"/>
          <w:sz w:val="24"/>
          <w:szCs w:val="24"/>
        </w:rPr>
        <w:t>Baniwa</w:t>
      </w:r>
      <w:r w:rsidRPr="7ACE5EE4">
        <w:rPr>
          <w:rFonts w:ascii="Arial" w:hAnsi="Arial" w:cs="Arial"/>
          <w:sz w:val="24"/>
          <w:szCs w:val="24"/>
        </w:rPr>
        <w:t xml:space="preserve"> tem tem uma coisa lá da criação da humanidade</w:t>
      </w:r>
    </w:p>
    <w:p w14:paraId="34077B7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época de facilidade pensou, existia então tinha só que por meio da curiosidade do ser humano</w:t>
      </w:r>
    </w:p>
    <w:p w14:paraId="1E1996E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a gente representou mais para a humanidade, assim e e essa recebia castigo que não era para ter curiosidade</w:t>
      </w:r>
    </w:p>
    <w:p w14:paraId="56BEAE4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era para confiar nas coisas que estavam acontecendo e esse processo de conhecimento ela foi deteriorando, vamos dizer assim</w:t>
      </w:r>
    </w:p>
    <w:p w14:paraId="6C30A08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ficava na alma demarcava a roça e ainda tinha alguma oração de como que chama em português? de evocação, assim e voltava</w:t>
      </w:r>
    </w:p>
    <w:p w14:paraId="208B208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no outro dia a roça estava derrubada toda prontinha queimava pegava uma maniva, jogava fazia</w:t>
      </w:r>
    </w:p>
    <w:p w14:paraId="146AB70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uma pronúncia de uma oração estava tudo feito plantado com diversidade porque você não imaginava naquela época existiu isso</w:t>
      </w:r>
    </w:p>
    <w:p w14:paraId="5CFC49E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por isso essa busca constante e subentendida mas está na alma da gente essa é da humanidade, né? tudo que está acontecendo</w:t>
      </w:r>
    </w:p>
    <w:p w14:paraId="55AD06C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uma tentativa de chegar a isso eu falo sempre às pessoas assim você é preguiçoso? você é preguiçosa? ou sou eu que sou preguiçoso, né?</w:t>
      </w:r>
    </w:p>
    <w:p w14:paraId="69E8E50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por causa dessa época a gente gostaria de ter facilidade a gente não consegue mais mas esse processo foi sendo deteriorado</w:t>
      </w:r>
    </w:p>
    <w:p w14:paraId="26A7A30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ou a gente recebendo em troca disso o castigo nós temos que se lascar para trabalhar, para ter algumas coisas para comer em casa e tal</w:t>
      </w:r>
    </w:p>
    <w:p w14:paraId="0826EB3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essas coisas tem explicações na nossa mitologia porque as coisas assim a gente fala o tempo inteiro</w:t>
      </w:r>
    </w:p>
    <w:p w14:paraId="581A470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a gente nunca faz assim uma coisa bem feita para sempre a gente sempre é superado por outro a gente se supera nós mesmos fazendo sempre o melhor</w:t>
      </w:r>
    </w:p>
    <w:p w14:paraId="03233A7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esse é o sentido do bem viver mas essa é uma parte tem muitas partes do bem viver</w:t>
      </w:r>
    </w:p>
    <w:p w14:paraId="7986FB8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muitas ações que precisam ser feitas para você alcançar esse bem viver desde parte do respeito da ética mas para você ter ética você tem que receber conselho</w:t>
      </w:r>
    </w:p>
    <w:p w14:paraId="4A6BBC5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quem que repassa esses conselhos? quais são esses conselhos? ao contrário disso você vai ter também resultado de ambos os sujeitos você tem resultado positivo ou negativo o tempo inteiro</w:t>
      </w:r>
    </w:p>
    <w:p w14:paraId="222527C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o bem viver não é uma coisa estável ele é como se fosse uma missão de uma instituição uma missão não é aquele que você todo dia quer cumprir e nunca chega</w:t>
      </w:r>
    </w:p>
    <w:p w14:paraId="0674C74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é sua inspiração em que você quer chegar e quando você vê que já está querendo chegar perto demais faz a missão</w:t>
      </w:r>
    </w:p>
    <w:p w14:paraId="490DC68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para você continuar se motivando o tempo inteiro então o bem viver é isso você precisa cumprir várias ações positivas para você alcançar esse bem viver</w:t>
      </w:r>
    </w:p>
    <w:p w14:paraId="3086442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não sei se consigo falar mais mas por exemplo assim só dar um exemplo aqui culturalmente esse dia estou enfrentando dilema ali</w:t>
      </w:r>
    </w:p>
    <w:p w14:paraId="29F1192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estou fazendo um mestrado ainda em meio desse dia André, você tem que falar de ti eu falo, está difícil eu não consigo falar de mim</w:t>
      </w:r>
    </w:p>
    <w:p w14:paraId="215DF11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a minha vida inteira é coletividade nós, nós nós, banhio nós, povos indígenas nós, banhio nós, povos indígenas do Rio Negro, do Brasil</w:t>
      </w:r>
    </w:p>
    <w:p w14:paraId="2BF6BAA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o tempo inteiro é difícil demais essa essa história de individualizar como se tivesse como se eu estivesse traindo o meu povo</w:t>
      </w:r>
    </w:p>
    <w:p w14:paraId="3362599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né porque ser representante não é falar de si é falar do coletivo claro, eu tenho os meus desejos muito pessoais</w:t>
      </w:r>
    </w:p>
    <w:p w14:paraId="5F143BB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nunca se cumpriram na vida tudo o que eu fiz é o contrário do que pensei para mim mesmo então tem essa tem essa questão</w:t>
      </w:r>
    </w:p>
    <w:p w14:paraId="2644B6DA" w14:textId="77777777" w:rsidR="005F77FE" w:rsidRPr="007A2351" w:rsidRDefault="005F77FE" w:rsidP="007A2351">
      <w:pPr>
        <w:jc w:val="both"/>
        <w:rPr>
          <w:rFonts w:ascii="Arial" w:hAnsi="Arial" w:cs="Arial"/>
          <w:sz w:val="24"/>
          <w:szCs w:val="24"/>
        </w:rPr>
      </w:pPr>
      <w:r w:rsidRPr="0AE5563A">
        <w:rPr>
          <w:rFonts w:ascii="Arial" w:hAnsi="Arial" w:cs="Arial"/>
          <w:sz w:val="24"/>
          <w:szCs w:val="24"/>
        </w:rPr>
        <w:t xml:space="preserve">porque que isso acontece? a gente pega a referência muito lógica em </w:t>
      </w:r>
      <w:commentRangeStart w:id="7"/>
      <w:r w:rsidRPr="0AE5563A">
        <w:rPr>
          <w:rFonts w:ascii="Arial" w:hAnsi="Arial" w:cs="Arial"/>
          <w:sz w:val="24"/>
          <w:szCs w:val="24"/>
          <w:highlight w:val="yellow"/>
        </w:rPr>
        <w:t>Apêjico de Zúri e Eze esse Zúri</w:t>
      </w:r>
      <w:commentRangeEnd w:id="7"/>
      <w:r w:rsidRPr="007A2351">
        <w:rPr>
          <w:rStyle w:val="Refdecomentario"/>
          <w:rFonts w:ascii="Arial" w:hAnsi="Arial" w:cs="Arial"/>
          <w:sz w:val="24"/>
          <w:szCs w:val="24"/>
        </w:rPr>
        <w:commentReference w:id="7"/>
      </w:r>
    </w:p>
    <w:p w14:paraId="35277FF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esse em Apêjico de Zúri e Eze é os que vieram reorganizar a humanidade de hoje eu não estou falando só de banhio é tudo que você imaginar</w:t>
      </w:r>
    </w:p>
    <w:p w14:paraId="47651E7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de povos na humanidade hoje em dia eles que vieram reorganizar isso a gente, na nossa mitologia parece que já tinha o banhio é outro tempo de humanidade antes de nós</w:t>
      </w:r>
    </w:p>
    <w:p w14:paraId="0D4E9F1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assim como já tinha também o mundo já pegou fogo alguns milhares de anos atrás e tem algumas explicações</w:t>
      </w:r>
    </w:p>
    <w:p w14:paraId="1C3AD3E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como os animais a humanidade escapou dessa desse fogo no mundo da humanidade lá atrás então</w:t>
      </w:r>
    </w:p>
    <w:p w14:paraId="17DF4F5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esses em Apêjico de Zúri e Eze vieram para reorganizar a bagunça e guerras que estavam acontecendo entre animais e entre os homens</w:t>
      </w:r>
    </w:p>
    <w:p w14:paraId="6CF4301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eles vieram para reorganizar isso então a gente precisava então reorganizar o nosso povo</w:t>
      </w:r>
    </w:p>
    <w:p w14:paraId="6EE6FBD6" w14:textId="77777777" w:rsidR="005F77FE" w:rsidRPr="007A2351" w:rsidRDefault="005F77FE" w:rsidP="007A2351">
      <w:pPr>
        <w:jc w:val="both"/>
        <w:rPr>
          <w:rFonts w:ascii="Arial" w:hAnsi="Arial" w:cs="Arial"/>
          <w:sz w:val="24"/>
          <w:szCs w:val="24"/>
        </w:rPr>
      </w:pPr>
    </w:p>
    <w:p w14:paraId="2E583435" w14:textId="082C99DA"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08D7ABA6" w14:textId="6C53679D" w:rsidR="005F77FE" w:rsidRPr="007A2351" w:rsidRDefault="00F67476" w:rsidP="007A2351">
      <w:pPr>
        <w:jc w:val="both"/>
        <w:rPr>
          <w:rFonts w:ascii="Arial" w:hAnsi="Arial" w:cs="Arial"/>
          <w:sz w:val="24"/>
          <w:szCs w:val="24"/>
        </w:rPr>
      </w:pPr>
      <w:r w:rsidRPr="007A2351">
        <w:rPr>
          <w:rFonts w:ascii="Arial" w:hAnsi="Arial" w:cs="Arial"/>
          <w:sz w:val="24"/>
          <w:szCs w:val="24"/>
        </w:rPr>
        <w:t>S</w:t>
      </w:r>
      <w:r w:rsidR="005F77FE" w:rsidRPr="007A2351">
        <w:rPr>
          <w:rFonts w:ascii="Arial" w:hAnsi="Arial" w:cs="Arial"/>
          <w:sz w:val="24"/>
          <w:szCs w:val="24"/>
        </w:rPr>
        <w:t>air do conflito</w:t>
      </w:r>
    </w:p>
    <w:p w14:paraId="54E0C357" w14:textId="77777777" w:rsidR="005F77FE" w:rsidRPr="007A2351" w:rsidRDefault="005F77FE" w:rsidP="007A2351">
      <w:pPr>
        <w:jc w:val="both"/>
        <w:rPr>
          <w:rFonts w:ascii="Arial" w:hAnsi="Arial" w:cs="Arial"/>
          <w:sz w:val="24"/>
          <w:szCs w:val="24"/>
        </w:rPr>
      </w:pPr>
    </w:p>
    <w:p w14:paraId="4DB2B7BF" w14:textId="7F7BE25F"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5C3FFDBE" w14:textId="5C8184C4" w:rsidR="005F77FE" w:rsidRPr="007A2351" w:rsidRDefault="00F67476" w:rsidP="007A2351">
      <w:pPr>
        <w:jc w:val="both"/>
        <w:rPr>
          <w:rFonts w:ascii="Arial" w:hAnsi="Arial" w:cs="Arial"/>
          <w:sz w:val="24"/>
          <w:szCs w:val="24"/>
        </w:rPr>
      </w:pPr>
      <w:r w:rsidRPr="007A2351">
        <w:rPr>
          <w:rFonts w:ascii="Arial" w:hAnsi="Arial" w:cs="Arial"/>
          <w:sz w:val="24"/>
          <w:szCs w:val="24"/>
        </w:rPr>
        <w:lastRenderedPageBreak/>
        <w:t>S</w:t>
      </w:r>
      <w:r w:rsidR="005F77FE" w:rsidRPr="007A2351">
        <w:rPr>
          <w:rFonts w:ascii="Arial" w:hAnsi="Arial" w:cs="Arial"/>
          <w:sz w:val="24"/>
          <w:szCs w:val="24"/>
        </w:rPr>
        <w:t>e a gente quisesse viver bem mais organizado respeitável e tal essas são nossas referências culturais mas você pode também levar isso</w:t>
      </w:r>
    </w:p>
    <w:p w14:paraId="1DF6365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do lado mais religioso e que uma boa parte da </w:t>
      </w:r>
      <w:r w:rsidRPr="00E138A8">
        <w:rPr>
          <w:rFonts w:ascii="Arial" w:hAnsi="Arial" w:cs="Arial"/>
          <w:sz w:val="24"/>
          <w:szCs w:val="24"/>
          <w:highlight w:val="yellow"/>
        </w:rPr>
        <w:t>Bíblia da Palavra de Deus</w:t>
      </w:r>
      <w:r w:rsidRPr="007A2351">
        <w:rPr>
          <w:rFonts w:ascii="Arial" w:hAnsi="Arial" w:cs="Arial"/>
          <w:sz w:val="24"/>
          <w:szCs w:val="24"/>
        </w:rPr>
        <w:t xml:space="preserve"> que é para equilibrar o espírito</w:t>
      </w:r>
    </w:p>
    <w:p w14:paraId="098EA88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dos líderes religiosos nossos a Bíblia fala não sei quantas vezes eu pesquisei sobre isso então não é as nossas culturas que eu quero chegar</w:t>
      </w:r>
    </w:p>
    <w:p w14:paraId="40E41A7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que não são conflituosos se a Bíblia fala de parte negativa nossa cultura também qual que é a diferença aí tem parte boa</w:t>
      </w:r>
    </w:p>
    <w:p w14:paraId="09D8DFE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se a gente alimentar está em nós essa parte boa é a gente vai fazer coisa boa é porque a parte negativa não existe em nós não a gente controla</w:t>
      </w:r>
    </w:p>
    <w:p w14:paraId="6012D7D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gente evita fazer de vez em quando a gente cai nela a gente evita fazer e fez besteira e essas pessoas que fazem maldade maldade consigo mesmo para outras pessoas</w:t>
      </w:r>
    </w:p>
    <w:p w14:paraId="4DEE558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alimenta isso porque não existe coisa boa nela não existe só que ela alimenta mais o lado negativo o lado positivo ela não alimenta muito</w:t>
      </w:r>
    </w:p>
    <w:p w14:paraId="4B53E56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eu queria chegar dizer para o meu povo depende de nós para a gente vivermos bem é nosso esforço para a gente viver bem é nosso esforço para a gente não ficar brigando entre nós</w:t>
      </w:r>
    </w:p>
    <w:p w14:paraId="6C944D3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gente tem que aprender a receber o que vem transformar elas em bem nosso agora se ela chegar de qualquer jeito</w:t>
      </w:r>
    </w:p>
    <w:p w14:paraId="1063756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gente não vai ficar bem vai trazer conflito a gente vai brigar entre nós no passado nossos avós guerreavam matavam entre si mas a gente não pode fazer isso</w:t>
      </w:r>
    </w:p>
    <w:p w14:paraId="529AAC7B" w14:textId="4F18F502"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a gente já superamos isso aqui bom eu fui entrando nessas conversas por causa dessas reflexões mais profundas sobre a cultura a</w:t>
      </w:r>
      <w:r w:rsidR="038EC3F9" w:rsidRPr="6D8B3772">
        <w:rPr>
          <w:rFonts w:ascii="Arial" w:hAnsi="Arial" w:cs="Arial"/>
          <w:sz w:val="24"/>
          <w:szCs w:val="24"/>
          <w:lang w:val="pt-BR"/>
        </w:rPr>
        <w:t>Baniwa</w:t>
      </w:r>
      <w:r w:rsidRPr="6D8B3772">
        <w:rPr>
          <w:rFonts w:ascii="Arial" w:hAnsi="Arial" w:cs="Arial"/>
          <w:sz w:val="24"/>
          <w:szCs w:val="24"/>
          <w:lang w:val="pt-BR"/>
        </w:rPr>
        <w:t>ma</w:t>
      </w:r>
    </w:p>
    <w:p w14:paraId="12D7C4E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as coisas que estavam acontecendo no caldeirão de conflitos acho que ajudou a gente a pensar um pouco bem melhor não resolvido tudo mas a proposta do livro</w:t>
      </w:r>
    </w:p>
    <w:p w14:paraId="7AA979B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que a gente faça debate o tempo inteiro e refletimos sobre isso</w:t>
      </w:r>
    </w:p>
    <w:p w14:paraId="52AED98A" w14:textId="77777777" w:rsidR="005F77FE" w:rsidRPr="007A2351" w:rsidRDefault="005F77FE" w:rsidP="007A2351">
      <w:pPr>
        <w:jc w:val="both"/>
        <w:rPr>
          <w:rFonts w:ascii="Arial" w:hAnsi="Arial" w:cs="Arial"/>
          <w:sz w:val="24"/>
          <w:szCs w:val="24"/>
        </w:rPr>
      </w:pPr>
    </w:p>
    <w:p w14:paraId="18DC5362" w14:textId="3343099B"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57779EAE" w14:textId="7BDFDB11" w:rsidR="005F77FE" w:rsidRPr="007A2351" w:rsidRDefault="00F67476" w:rsidP="007A2351">
      <w:pPr>
        <w:jc w:val="both"/>
        <w:rPr>
          <w:rFonts w:ascii="Arial" w:hAnsi="Arial" w:cs="Arial"/>
          <w:sz w:val="24"/>
          <w:szCs w:val="24"/>
        </w:rPr>
      </w:pPr>
      <w:r w:rsidRPr="007A2351">
        <w:rPr>
          <w:rFonts w:ascii="Arial" w:hAnsi="Arial" w:cs="Arial"/>
          <w:sz w:val="24"/>
          <w:szCs w:val="24"/>
        </w:rPr>
        <w:t>E</w:t>
      </w:r>
      <w:r w:rsidR="005F77FE" w:rsidRPr="007A2351">
        <w:rPr>
          <w:rFonts w:ascii="Arial" w:hAnsi="Arial" w:cs="Arial"/>
          <w:sz w:val="24"/>
          <w:szCs w:val="24"/>
        </w:rPr>
        <w:t>ntão do caldeirão do conflito nasce o bem viver, né?</w:t>
      </w:r>
    </w:p>
    <w:p w14:paraId="230F6F60" w14:textId="77777777" w:rsidR="005F77FE" w:rsidRPr="007A2351" w:rsidRDefault="005F77FE" w:rsidP="007A2351">
      <w:pPr>
        <w:jc w:val="both"/>
        <w:rPr>
          <w:rFonts w:ascii="Arial" w:hAnsi="Arial" w:cs="Arial"/>
          <w:sz w:val="24"/>
          <w:szCs w:val="24"/>
        </w:rPr>
      </w:pPr>
    </w:p>
    <w:p w14:paraId="22307A83" w14:textId="7BC752D3"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38D8B5C1" w14:textId="2B45E6A0" w:rsidR="005F77FE" w:rsidRPr="007A2351" w:rsidRDefault="00F67476" w:rsidP="007A2351">
      <w:pPr>
        <w:jc w:val="both"/>
        <w:rPr>
          <w:rFonts w:ascii="Arial" w:hAnsi="Arial" w:cs="Arial"/>
          <w:sz w:val="24"/>
          <w:szCs w:val="24"/>
        </w:rPr>
      </w:pPr>
      <w:r w:rsidRPr="007A2351">
        <w:rPr>
          <w:rFonts w:ascii="Arial" w:hAnsi="Arial" w:cs="Arial"/>
          <w:sz w:val="24"/>
          <w:szCs w:val="24"/>
        </w:rPr>
        <w:t>I</w:t>
      </w:r>
      <w:r w:rsidR="005F77FE" w:rsidRPr="007A2351">
        <w:rPr>
          <w:rFonts w:ascii="Arial" w:hAnsi="Arial" w:cs="Arial"/>
          <w:sz w:val="24"/>
          <w:szCs w:val="24"/>
        </w:rPr>
        <w:t>sso</w:t>
      </w:r>
    </w:p>
    <w:p w14:paraId="6CC16F7F" w14:textId="77777777" w:rsidR="005F77FE" w:rsidRPr="007A2351" w:rsidRDefault="005F77FE" w:rsidP="007A2351">
      <w:pPr>
        <w:jc w:val="both"/>
        <w:rPr>
          <w:rFonts w:ascii="Arial" w:hAnsi="Arial" w:cs="Arial"/>
          <w:sz w:val="24"/>
          <w:szCs w:val="24"/>
        </w:rPr>
      </w:pPr>
    </w:p>
    <w:p w14:paraId="53DF58CA" w14:textId="434C4C7E"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3A5E2EC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 debate do bem viver é incrível eu me sinto extremamente privilegiada porque eu sei que pouquíssimas pessoas tiveram a chance de ouvir essa gênese todo mundo conhece o livro</w:t>
      </w:r>
    </w:p>
    <w:p w14:paraId="4A344EC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pouquíssimas pessoas conhecem esse processo de parir mesmo essa epistemologia praticamente e cara, eu estou encantada muito grata pela sua confiança</w:t>
      </w:r>
    </w:p>
    <w:p w14:paraId="53BEBF4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uma história... nossa... acho que... às vezes as pessoas pensam na pesquisa como uma coisa estática, né? esse tema é interessante vou fazer essa pesquisa</w:t>
      </w:r>
    </w:p>
    <w:p w14:paraId="57BD976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no seu caso, completamente o contrário é uma coisa visceral de vida mesmo só tenho a te agradecer e aí eu queria te perguntar também, André com base nessa sua experiência</w:t>
      </w:r>
    </w:p>
    <w:p w14:paraId="1F655D1A" w14:textId="19930D56"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inclusive nessa interação que você faz de pensar o associativismo e o bem viver como algo </w:t>
      </w:r>
      <w:r w:rsidR="038EC3F9" w:rsidRPr="6D8B3772">
        <w:rPr>
          <w:rFonts w:ascii="Arial" w:hAnsi="Arial" w:cs="Arial"/>
          <w:sz w:val="24"/>
          <w:szCs w:val="24"/>
          <w:lang w:val="pt-BR"/>
        </w:rPr>
        <w:t>Baniwa</w:t>
      </w:r>
      <w:r w:rsidR="267D0D12" w:rsidRPr="6D8B3772">
        <w:rPr>
          <w:rFonts w:ascii="Arial" w:hAnsi="Arial" w:cs="Arial"/>
          <w:sz w:val="24"/>
          <w:szCs w:val="24"/>
          <w:lang w:val="pt-BR"/>
        </w:rPr>
        <w:t>wa</w:t>
      </w:r>
      <w:r w:rsidR="0D91BAF6" w:rsidRPr="6D8B3772">
        <w:rPr>
          <w:rFonts w:ascii="Arial" w:hAnsi="Arial" w:cs="Arial"/>
          <w:sz w:val="24"/>
          <w:szCs w:val="24"/>
          <w:lang w:val="pt-BR"/>
        </w:rPr>
        <w:t xml:space="preserve"> </w:t>
      </w:r>
      <w:r w:rsidRPr="6D8B3772">
        <w:rPr>
          <w:rFonts w:ascii="Arial" w:hAnsi="Arial" w:cs="Arial"/>
          <w:sz w:val="24"/>
          <w:szCs w:val="24"/>
          <w:lang w:val="pt-BR"/>
        </w:rPr>
        <w:t>mas também que interage com a religiosidade religiosa religiosidade não indígena</w:t>
      </w:r>
    </w:p>
    <w:p w14:paraId="0EB1616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 as discussões do pessoal da Bolívia quais que você identifica assim que são as principais tendências de pesquisa nesse tema do bem viver e do associativismo aqui na América Latina, hoje?</w:t>
      </w:r>
    </w:p>
    <w:p w14:paraId="45F24D50" w14:textId="77777777" w:rsidR="005F77FE" w:rsidRPr="007A2351" w:rsidRDefault="005F77FE" w:rsidP="007A2351">
      <w:pPr>
        <w:jc w:val="both"/>
        <w:rPr>
          <w:rFonts w:ascii="Arial" w:hAnsi="Arial" w:cs="Arial"/>
          <w:sz w:val="24"/>
          <w:szCs w:val="24"/>
        </w:rPr>
      </w:pPr>
    </w:p>
    <w:p w14:paraId="7B8CC5EF" w14:textId="4C4CCAA1"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629253C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olha... as pessoas que... eu... desde que... foi publicado... não, desde que eu comecei a falar sobre isso algumas palestras e até a publicação desse livro</w:t>
      </w:r>
    </w:p>
    <w:p w14:paraId="22A550DD" w14:textId="29FEA9D1"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eu vi o pessoal assim... interessar sobre isso tem pesquisa de doutorado na </w:t>
      </w:r>
      <w:r w:rsidRPr="6D8B3772">
        <w:rPr>
          <w:rFonts w:ascii="Arial" w:hAnsi="Arial" w:cs="Arial"/>
          <w:sz w:val="24"/>
          <w:szCs w:val="24"/>
          <w:highlight w:val="yellow"/>
          <w:lang w:val="pt-BR"/>
        </w:rPr>
        <w:t>Universidade Federal do Amazonas</w:t>
      </w:r>
      <w:r w:rsidRPr="6D8B3772">
        <w:rPr>
          <w:rFonts w:ascii="Arial" w:hAnsi="Arial" w:cs="Arial"/>
          <w:sz w:val="24"/>
          <w:szCs w:val="24"/>
          <w:lang w:val="pt-BR"/>
        </w:rPr>
        <w:t xml:space="preserve"> assim, </w:t>
      </w:r>
      <w:r w:rsidRPr="6D8B3772">
        <w:rPr>
          <w:rFonts w:ascii="Arial" w:hAnsi="Arial" w:cs="Arial"/>
          <w:sz w:val="24"/>
          <w:szCs w:val="24"/>
          <w:highlight w:val="yellow"/>
          <w:lang w:val="pt-BR"/>
        </w:rPr>
        <w:t xml:space="preserve">Felicidade e o Bem Viver </w:t>
      </w:r>
      <w:r w:rsidR="038EC3F9" w:rsidRPr="6D8B3772">
        <w:rPr>
          <w:rFonts w:ascii="Arial" w:hAnsi="Arial" w:cs="Arial"/>
          <w:sz w:val="24"/>
          <w:szCs w:val="24"/>
          <w:highlight w:val="yellow"/>
          <w:lang w:val="pt-BR"/>
        </w:rPr>
        <w:t>Baniwa</w:t>
      </w:r>
      <w:r w:rsidR="267D0D12" w:rsidRPr="6D8B3772">
        <w:rPr>
          <w:rFonts w:ascii="Arial" w:hAnsi="Arial" w:cs="Arial"/>
          <w:sz w:val="24"/>
          <w:szCs w:val="24"/>
          <w:highlight w:val="yellow"/>
          <w:lang w:val="pt-BR"/>
        </w:rPr>
        <w:t>wa</w:t>
      </w:r>
      <w:r w:rsidRPr="6D8B3772">
        <w:rPr>
          <w:rFonts w:ascii="Arial" w:hAnsi="Arial" w:cs="Arial"/>
          <w:sz w:val="24"/>
          <w:szCs w:val="24"/>
          <w:lang w:val="pt-BR"/>
        </w:rPr>
        <w:t xml:space="preserve"> e ficou esse título, né?</w:t>
      </w:r>
    </w:p>
    <w:p w14:paraId="3B1BF804" w14:textId="18787C95"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a gente conversou com ela que estava meio... não sei se eu vou usar isso coloca logo </w:t>
      </w:r>
      <w:r w:rsidR="038EC3F9" w:rsidRPr="6D8B3772">
        <w:rPr>
          <w:rFonts w:ascii="Arial" w:hAnsi="Arial" w:cs="Arial"/>
          <w:sz w:val="24"/>
          <w:szCs w:val="24"/>
          <w:lang w:val="pt-BR"/>
        </w:rPr>
        <w:t>Baniwa</w:t>
      </w:r>
      <w:r w:rsidR="267D0D12" w:rsidRPr="6D8B3772">
        <w:rPr>
          <w:rFonts w:ascii="Arial" w:hAnsi="Arial" w:cs="Arial"/>
          <w:sz w:val="24"/>
          <w:szCs w:val="24"/>
          <w:lang w:val="pt-BR"/>
        </w:rPr>
        <w:t>wa</w:t>
      </w:r>
      <w:r w:rsidRPr="6D8B3772">
        <w:rPr>
          <w:rFonts w:ascii="Arial" w:hAnsi="Arial" w:cs="Arial"/>
          <w:sz w:val="24"/>
          <w:szCs w:val="24"/>
          <w:lang w:val="pt-BR"/>
        </w:rPr>
        <w:t xml:space="preserve"> aí é porque assim tudo que ela estava explicando</w:t>
      </w:r>
    </w:p>
    <w:p w14:paraId="3B06811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era a partir da nossa cultura das nossas conversas eu dei uma entrevista para ela também mas ela queria ver se o que eu estava falando</w:t>
      </w:r>
    </w:p>
    <w:p w14:paraId="03939F8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era real lá na comunidade e ela se surpreendeu muito porque... eles falavam e explicavam isso para ela</w:t>
      </w:r>
    </w:p>
    <w:p w14:paraId="515B08A1" w14:textId="77777777" w:rsidR="005F77FE" w:rsidRPr="007A2351" w:rsidRDefault="005F77FE" w:rsidP="007A2351">
      <w:pPr>
        <w:jc w:val="both"/>
        <w:rPr>
          <w:rFonts w:ascii="Arial" w:hAnsi="Arial" w:cs="Arial"/>
          <w:sz w:val="24"/>
          <w:szCs w:val="24"/>
        </w:rPr>
      </w:pPr>
      <w:r w:rsidRPr="0AE5563A">
        <w:rPr>
          <w:rFonts w:ascii="Arial" w:hAnsi="Arial" w:cs="Arial"/>
          <w:sz w:val="24"/>
          <w:szCs w:val="24"/>
        </w:rPr>
        <w:t xml:space="preserve">ela estava maravilhada de lá hoje ela tem </w:t>
      </w:r>
      <w:r w:rsidRPr="0AE5563A">
        <w:rPr>
          <w:rFonts w:ascii="Arial" w:hAnsi="Arial" w:cs="Arial"/>
          <w:sz w:val="24"/>
          <w:szCs w:val="24"/>
          <w:highlight w:val="yellow"/>
          <w:rPrChange w:id="8" w:author="iara@nossaterrafirme.com" w:date="2024-07-17T08:32:00Z">
            <w:rPr>
              <w:rFonts w:ascii="Arial" w:hAnsi="Arial" w:cs="Arial"/>
              <w:sz w:val="24"/>
              <w:szCs w:val="24"/>
            </w:rPr>
          </w:rPrChange>
        </w:rPr>
        <w:t>laboratório do bem viver</w:t>
      </w:r>
      <w:r w:rsidRPr="0AE5563A">
        <w:rPr>
          <w:rFonts w:ascii="Arial" w:hAnsi="Arial" w:cs="Arial"/>
          <w:sz w:val="24"/>
          <w:szCs w:val="24"/>
        </w:rPr>
        <w:t xml:space="preserve"> Felicidade e do Bem Viver na universidade onde ela está sendo professora</w:t>
      </w:r>
    </w:p>
    <w:p w14:paraId="2C66F07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e ela me conta ou já me levou lá uma vez e ela conta que serve demais para o jovem no tempo de... esse tempo corrido</w:t>
      </w:r>
    </w:p>
    <w:p w14:paraId="0424C9C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estresse, né? diz que ela serve muito só conversando sobre o bem viver não fala mais nada além disso só conversando sobre o bem viver</w:t>
      </w:r>
    </w:p>
    <w:p w14:paraId="125C722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bom, essa é uma coisa bastante interessante porque por meio dessa pesquisadora acabei conhecendo que existe também alguns países que tem isso como política indicadores também</w:t>
      </w:r>
    </w:p>
    <w:p w14:paraId="7F947D8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da felicidade e tal é... algumas... ainda não me encontrei com as pessoas que compraram meus livros na segunda impressão</w:t>
      </w:r>
    </w:p>
    <w:p w14:paraId="7EA1E20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alguns... não, eu vou falar vou transformar isso aqui em uma disciplina eu contava para minha esposa rapaz, esse livrinho aqui</w:t>
      </w:r>
    </w:p>
    <w:p w14:paraId="2368921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está danado assim ainda não tenho dimensão não consigo ainda é... como se diz é...</w:t>
      </w:r>
    </w:p>
    <w:p w14:paraId="7DB93FB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avaliar o que está acontecendo a partir desse livrinho mas muitas pessoas já não, esse aqui assim esse aqui já é assim é muito... sei lá</w:t>
      </w:r>
    </w:p>
    <w:p w14:paraId="46CE34A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sei qual é a palavra traz uma certa emoção um certo sentimento de colaborar um sentimento de...</w:t>
      </w:r>
    </w:p>
    <w:p w14:paraId="6FC60D1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de ajudar as pessoas a pensarem e esse bem viver foi tomando também discurso no movimento indígena porque estava tendo um certo discurso de medo</w:t>
      </w:r>
    </w:p>
    <w:p w14:paraId="1BF0BD7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será que a gente pode usar isso? ou não? nós somos os primeiros por causa de mim quando eu entendi isso eu falei não, o... a missão da nossa instituição</w:t>
      </w:r>
    </w:p>
    <w:p w14:paraId="7DA23CB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promover o bem viver coloquei ele lá e falando isso o nosso movimento que é maior é a federação incluiu o bem viver também</w:t>
      </w:r>
    </w:p>
    <w:p w14:paraId="5401718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hoje no Rio Negro inteiro fala do bem viver e na Amazônia também fala do bem viver o nível do país bem viver com a criação do ministério dos povos indígenas entrou o bem viver</w:t>
      </w:r>
    </w:p>
    <w:p w14:paraId="566C677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na lei que cria cria um departamento específico para pensar bem viver assim... é... eu acho que ela teve muita força assim, né?</w:t>
      </w:r>
    </w:p>
    <w:p w14:paraId="17C9EE8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claro que todo mundo tinha isso mas não tinham escrito, né? eu acho que só eu que escrevi e... está sendo muito bom está sendo...</w:t>
      </w:r>
    </w:p>
    <w:p w14:paraId="38D0E15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acho que ainda vai crescer muito ainda eu acho a gente precisa escrever mais sobre o bem viver eu tinha pensado assim aquele é tipo como se fosse introdução</w:t>
      </w:r>
    </w:p>
    <w:p w14:paraId="4061FC8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para nós mas tem como escrever mais detalhadamente sobre o que é bem viver eu tinha pensado isso quando as pessoas perguntam, né? mas como é que é isso?</w:t>
      </w:r>
    </w:p>
    <w:p w14:paraId="0A21C82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na temática da economia você falou como é que o bem viver vai na economia? como é que o bem viver vai na saúde? eu dei algumas palestras</w:t>
      </w:r>
    </w:p>
    <w:p w14:paraId="4D080C0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já vi cursos sobre bem viver também na perspectiva da saúde da... da... do problema da... da... da... da psiquicada das pessoas e tal vai andando assim</w:t>
      </w:r>
    </w:p>
    <w:p w14:paraId="48C1770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nós vamos fazer um curso específico sobre isso não... vai ser cidadania bem viver e futuro do planeta esse é o nosso... nome do curso que a gente vai fazer</w:t>
      </w:r>
    </w:p>
    <w:p w14:paraId="41001A4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essa mini a proposta do </w:t>
      </w:r>
      <w:r w:rsidRPr="004D78E7">
        <w:rPr>
          <w:rFonts w:ascii="Arial" w:hAnsi="Arial" w:cs="Arial"/>
          <w:sz w:val="24"/>
          <w:szCs w:val="24"/>
          <w:highlight w:val="yellow"/>
        </w:rPr>
        <w:t>Mistério dos Povos</w:t>
      </w:r>
      <w:r w:rsidRPr="007A2351">
        <w:rPr>
          <w:rFonts w:ascii="Arial" w:hAnsi="Arial" w:cs="Arial"/>
          <w:sz w:val="24"/>
          <w:szCs w:val="24"/>
        </w:rPr>
        <w:t xml:space="preserve"> e de... é... não sei como é que vai ser mas a ideia é fazer esse curso e colocar ela na internet</w:t>
      </w:r>
    </w:p>
    <w:p w14:paraId="3BFC6A8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para qualquer um poder acessar, através da escola de administração, a </w:t>
      </w:r>
      <w:r w:rsidRPr="004D78E7">
        <w:rPr>
          <w:rFonts w:ascii="Arial" w:hAnsi="Arial" w:cs="Arial"/>
          <w:sz w:val="24"/>
          <w:szCs w:val="24"/>
          <w:highlight w:val="yellow"/>
        </w:rPr>
        <w:t>ENAP</w:t>
      </w:r>
      <w:r w:rsidRPr="007A2351">
        <w:rPr>
          <w:rFonts w:ascii="Arial" w:hAnsi="Arial" w:cs="Arial"/>
          <w:sz w:val="24"/>
          <w:szCs w:val="24"/>
        </w:rPr>
        <w:t>. Então, a Bem Viver tem sido utilizada de várias perspectivas.</w:t>
      </w:r>
    </w:p>
    <w:p w14:paraId="5D90D134" w14:textId="77777777" w:rsidR="005F77FE" w:rsidRPr="007A2351" w:rsidRDefault="005F77FE" w:rsidP="007A2351">
      <w:pPr>
        <w:jc w:val="both"/>
        <w:rPr>
          <w:rFonts w:ascii="Arial" w:hAnsi="Arial" w:cs="Arial"/>
          <w:sz w:val="24"/>
          <w:szCs w:val="24"/>
        </w:rPr>
      </w:pPr>
    </w:p>
    <w:p w14:paraId="17B6AF41" w14:textId="0CC568EA"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566E11A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Estava desmorando aparecer aqui. É incrível. E esse centro da </w:t>
      </w:r>
      <w:r w:rsidRPr="007326F0">
        <w:rPr>
          <w:rFonts w:ascii="Arial" w:hAnsi="Arial" w:cs="Arial"/>
          <w:sz w:val="24"/>
          <w:szCs w:val="24"/>
          <w:highlight w:val="yellow"/>
        </w:rPr>
        <w:t>UFAM</w:t>
      </w:r>
      <w:r w:rsidRPr="007A2351">
        <w:rPr>
          <w:rFonts w:ascii="Arial" w:hAnsi="Arial" w:cs="Arial"/>
          <w:sz w:val="24"/>
          <w:szCs w:val="24"/>
        </w:rPr>
        <w:t>, qual é a pesquisadora que o senhor falou que é a responsável lá?</w:t>
      </w:r>
    </w:p>
    <w:p w14:paraId="57A8009E" w14:textId="77777777" w:rsidR="005F77FE" w:rsidRPr="007A2351" w:rsidRDefault="005F77FE" w:rsidP="007A2351">
      <w:pPr>
        <w:jc w:val="both"/>
        <w:rPr>
          <w:rFonts w:ascii="Arial" w:hAnsi="Arial" w:cs="Arial"/>
          <w:sz w:val="24"/>
          <w:szCs w:val="24"/>
        </w:rPr>
      </w:pPr>
    </w:p>
    <w:p w14:paraId="632C9C24" w14:textId="27EB84EF"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416EFCC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A Líria. A </w:t>
      </w:r>
      <w:r w:rsidRPr="007326F0">
        <w:rPr>
          <w:rFonts w:ascii="Arial" w:hAnsi="Arial" w:cs="Arial"/>
          <w:sz w:val="24"/>
          <w:szCs w:val="24"/>
          <w:highlight w:val="yellow"/>
        </w:rPr>
        <w:t>Líria Noronha</w:t>
      </w:r>
      <w:r w:rsidRPr="007A2351">
        <w:rPr>
          <w:rFonts w:ascii="Arial" w:hAnsi="Arial" w:cs="Arial"/>
          <w:sz w:val="24"/>
          <w:szCs w:val="24"/>
        </w:rPr>
        <w:t>. No Instagram, ela tem Instagram.</w:t>
      </w:r>
    </w:p>
    <w:p w14:paraId="59E32C43" w14:textId="77777777" w:rsidR="005F77FE" w:rsidRPr="007A2351" w:rsidRDefault="005F77FE" w:rsidP="007A2351">
      <w:pPr>
        <w:jc w:val="both"/>
        <w:rPr>
          <w:rFonts w:ascii="Arial" w:hAnsi="Arial" w:cs="Arial"/>
          <w:sz w:val="24"/>
          <w:szCs w:val="24"/>
        </w:rPr>
      </w:pPr>
    </w:p>
    <w:p w14:paraId="7B25F05C" w14:textId="6E21D0AF"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7982FA7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Legal. E aí, na ENAP, esse curso da ENAP, o pesquisador responsável vai ser o senhor e o senhor vai chamar algum mentorado seu,</w:t>
      </w:r>
    </w:p>
    <w:p w14:paraId="30CEDF8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alguém da sua equipe para apoiar, ou outras lideranças? Como é que o senhor está planejando?</w:t>
      </w:r>
    </w:p>
    <w:p w14:paraId="0B61F81E" w14:textId="77777777" w:rsidR="005F77FE" w:rsidRPr="007A2351" w:rsidRDefault="005F77FE" w:rsidP="007A2351">
      <w:pPr>
        <w:jc w:val="both"/>
        <w:rPr>
          <w:rFonts w:ascii="Arial" w:hAnsi="Arial" w:cs="Arial"/>
          <w:sz w:val="24"/>
          <w:szCs w:val="24"/>
        </w:rPr>
      </w:pPr>
    </w:p>
    <w:p w14:paraId="4878419B" w14:textId="1B86A0FF"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4879C5A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Olha, assim, a gente criou ideia, porque isso é uma articulação, junto com o Ministério dos Direitos Humanos. Daí tem um colega comigo,</w:t>
      </w:r>
    </w:p>
    <w:p w14:paraId="02A16D0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que é o </w:t>
      </w:r>
      <w:r w:rsidRPr="00B003B7">
        <w:rPr>
          <w:rFonts w:ascii="Arial" w:hAnsi="Arial" w:cs="Arial"/>
          <w:sz w:val="24"/>
          <w:szCs w:val="24"/>
          <w:highlight w:val="yellow"/>
        </w:rPr>
        <w:t>doutor Daniel Canavesi</w:t>
      </w:r>
      <w:r w:rsidRPr="007A2351">
        <w:rPr>
          <w:rFonts w:ascii="Arial" w:hAnsi="Arial" w:cs="Arial"/>
          <w:sz w:val="24"/>
          <w:szCs w:val="24"/>
        </w:rPr>
        <w:t>, não sei se conhece ele. Assim, eu estava no curso já, quando a gente conseguiu terminar.</w:t>
      </w:r>
    </w:p>
    <w:p w14:paraId="05E107C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tinha escrito inicialmente, mas ele deu uma revisada. Ele falou que precisa de conteudista. Aí eu pensei, não pensei,</w:t>
      </w:r>
    </w:p>
    <w:p w14:paraId="24F338E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não pensei no outro indígena, não, pensei no outro. Ele falou, não, o rapaz tem que ser indígena. Aí ele sugeriu a minha irmã, a Braulina.</w:t>
      </w:r>
    </w:p>
    <w:p w14:paraId="21DAD2D2" w14:textId="77777777" w:rsidR="005F77FE" w:rsidRPr="007A2351" w:rsidRDefault="005F77FE" w:rsidP="007A2351">
      <w:pPr>
        <w:jc w:val="both"/>
        <w:rPr>
          <w:rFonts w:ascii="Arial" w:hAnsi="Arial" w:cs="Arial"/>
          <w:sz w:val="24"/>
          <w:szCs w:val="24"/>
        </w:rPr>
      </w:pPr>
    </w:p>
    <w:p w14:paraId="62D695DF" w14:textId="67A10432"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5D406A7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Ah, legal.</w:t>
      </w:r>
    </w:p>
    <w:p w14:paraId="0B40F5F4" w14:textId="77777777" w:rsidR="005F77FE" w:rsidRPr="007A2351" w:rsidRDefault="005F77FE" w:rsidP="007A2351">
      <w:pPr>
        <w:jc w:val="both"/>
        <w:rPr>
          <w:rFonts w:ascii="Arial" w:hAnsi="Arial" w:cs="Arial"/>
          <w:sz w:val="24"/>
          <w:szCs w:val="24"/>
        </w:rPr>
      </w:pPr>
    </w:p>
    <w:p w14:paraId="5628573F" w14:textId="46D3FD55"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64A8024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preciso falar com ela, já falei inicialmente, mas vai ter um prazo de 60 dias para desenvolver conteúdos. Aí ela que vai pensar, quem é que vai chamar.</w:t>
      </w:r>
    </w:p>
    <w:p w14:paraId="1C6C10F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Ela vai apresentar para nós e a gente vai definindo assim.</w:t>
      </w:r>
    </w:p>
    <w:p w14:paraId="78D3D641" w14:textId="77777777" w:rsidR="005F77FE" w:rsidRPr="007A2351" w:rsidRDefault="005F77FE" w:rsidP="007A2351">
      <w:pPr>
        <w:jc w:val="both"/>
        <w:rPr>
          <w:rFonts w:ascii="Arial" w:hAnsi="Arial" w:cs="Arial"/>
          <w:sz w:val="24"/>
          <w:szCs w:val="24"/>
        </w:rPr>
      </w:pPr>
    </w:p>
    <w:p w14:paraId="71CF657C" w14:textId="341143CC"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3C75393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legal. Eu sou fã da Braulina, né? Acho ela demais. Eu sou suspeita. E André, deixa eu te perguntar. Assim, desde que do seu livro pioneiro surgiu,</w:t>
      </w:r>
    </w:p>
    <w:p w14:paraId="7820AD7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como você falou, esse monte de iniciativas para falar de bem viver sobre perspectiva indígena, inclusive outras pesquisas, de pesquisadores indígenas e de pesquisadores não indígenas também.</w:t>
      </w:r>
    </w:p>
    <w:p w14:paraId="18ACDC0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 que o senhor percebe em termos de formação acadêmica e profissional desses pesquisadores e desses colegas? É um pessoal mais da antropologia? Tem também lideranças indígenas?</w:t>
      </w:r>
    </w:p>
    <w:p w14:paraId="3A81817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tipo de profissionais hoje o senhor considera como seus pares e qual é a formação deles nesse tema de bem viver e de associativismo indígena?</w:t>
      </w:r>
    </w:p>
    <w:p w14:paraId="155056F3" w14:textId="77777777" w:rsidR="005F77FE" w:rsidRPr="007A2351" w:rsidRDefault="005F77FE" w:rsidP="007A2351">
      <w:pPr>
        <w:jc w:val="both"/>
        <w:rPr>
          <w:rFonts w:ascii="Arial" w:hAnsi="Arial" w:cs="Arial"/>
          <w:sz w:val="24"/>
          <w:szCs w:val="24"/>
        </w:rPr>
      </w:pPr>
    </w:p>
    <w:p w14:paraId="46245BE7" w14:textId="7B12981A"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7BE68C8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 que está claro para mim é nessa área de área de ambientalistas, de sustentabilistas,</w:t>
      </w:r>
    </w:p>
    <w:p w14:paraId="56A9E83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acho que na área de bioeconomia, socio-bioeconomia também, na saúde, Deixa eu ver.</w:t>
      </w:r>
    </w:p>
    <w:p w14:paraId="4F3D6ED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No campo do racismo está entrando, na luta contra o racismo, está entrando bastante fortemente, eu vejo isso no MIR, que é o </w:t>
      </w:r>
      <w:r w:rsidRPr="006C1620">
        <w:rPr>
          <w:rFonts w:ascii="Arial" w:hAnsi="Arial" w:cs="Arial"/>
          <w:sz w:val="24"/>
          <w:szCs w:val="24"/>
          <w:highlight w:val="yellow"/>
        </w:rPr>
        <w:t>Ministério da Igualdade Racial</w:t>
      </w:r>
      <w:r w:rsidRPr="007A2351">
        <w:rPr>
          <w:rFonts w:ascii="Arial" w:hAnsi="Arial" w:cs="Arial"/>
          <w:sz w:val="24"/>
          <w:szCs w:val="24"/>
        </w:rPr>
        <w:t>,</w:t>
      </w:r>
    </w:p>
    <w:p w14:paraId="02D26CE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entra na ciência e tecnologia também. Porque, assim, essa é mais minha influência.</w:t>
      </w:r>
    </w:p>
    <w:p w14:paraId="5DA7926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Porque, quando eu trabalhei a questão do racismo, eu identifiquei não só genocídio, mas epistemicídio, glotocídio.</w:t>
      </w:r>
    </w:p>
    <w:p w14:paraId="00A79E9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pego esse epistemicídio como uma coisa central, de parte central ou uma parte fundamental</w:t>
      </w:r>
    </w:p>
    <w:p w14:paraId="397C8B7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para a luta contra o racismo. Mas não desse jeito. Eu quero trazer positivamente ela como espaço de discussão, além da discussão,</w:t>
      </w:r>
    </w:p>
    <w:p w14:paraId="79FED79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de promoção e valorização de conhecimentos racionais. Via ciência e tecnologia, que pode se associar com outros temas,</w:t>
      </w:r>
    </w:p>
    <w:p w14:paraId="40A21AE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 exemplo, de geração via economia diretamente. Mas a ciência e tecnologia pode dar subsídio de superação de muitos gargalos de técnico científico que os parentes vão enfrentar.</w:t>
      </w:r>
    </w:p>
    <w:p w14:paraId="25EF7979" w14:textId="77777777" w:rsidR="005F77FE" w:rsidRPr="007A2351" w:rsidRDefault="005F77FE" w:rsidP="007A2351">
      <w:pPr>
        <w:jc w:val="both"/>
        <w:rPr>
          <w:rFonts w:ascii="Arial" w:hAnsi="Arial" w:cs="Arial"/>
          <w:sz w:val="24"/>
          <w:szCs w:val="24"/>
        </w:rPr>
      </w:pPr>
    </w:p>
    <w:p w14:paraId="6F13D119" w14:textId="0867DB41"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6649AA7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Brasília, deixa eu só pegar uma coisa que eu não entendi. Quando o senhor disse que identifiquei genocídio, não só o genocídio, mas o epistemicídio, e aí o senhor disse outra palavra que também terminava com sídio,</w:t>
      </w:r>
    </w:p>
    <w:p w14:paraId="331E415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acho que a minha internet deu uma oscilada aqui.</w:t>
      </w:r>
    </w:p>
    <w:p w14:paraId="2ABEA9B0" w14:textId="77777777" w:rsidR="005F77FE" w:rsidRPr="007A2351" w:rsidRDefault="005F77FE" w:rsidP="007A2351">
      <w:pPr>
        <w:jc w:val="both"/>
        <w:rPr>
          <w:rFonts w:ascii="Arial" w:hAnsi="Arial" w:cs="Arial"/>
          <w:sz w:val="24"/>
          <w:szCs w:val="24"/>
        </w:rPr>
      </w:pPr>
    </w:p>
    <w:p w14:paraId="6F80860C" w14:textId="535F45BB"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30A374A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glotocídio.</w:t>
      </w:r>
    </w:p>
    <w:p w14:paraId="09BEA234" w14:textId="77777777" w:rsidR="005F77FE" w:rsidRPr="007A2351" w:rsidRDefault="005F77FE" w:rsidP="007A2351">
      <w:pPr>
        <w:jc w:val="both"/>
        <w:rPr>
          <w:rFonts w:ascii="Arial" w:hAnsi="Arial" w:cs="Arial"/>
          <w:sz w:val="24"/>
          <w:szCs w:val="24"/>
        </w:rPr>
      </w:pPr>
    </w:p>
    <w:p w14:paraId="71616A92" w14:textId="74790A08"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4142606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Glotocídio? Nunca ouviu essa palavra.</w:t>
      </w:r>
    </w:p>
    <w:p w14:paraId="2A78D830" w14:textId="77777777" w:rsidR="005F77FE" w:rsidRPr="007A2351" w:rsidRDefault="005F77FE" w:rsidP="007A2351">
      <w:pPr>
        <w:jc w:val="both"/>
        <w:rPr>
          <w:rFonts w:ascii="Arial" w:hAnsi="Arial" w:cs="Arial"/>
          <w:sz w:val="24"/>
          <w:szCs w:val="24"/>
        </w:rPr>
      </w:pPr>
    </w:p>
    <w:p w14:paraId="790A6693" w14:textId="7150295F"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1F0E1E0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Eu também não. Glotocídio? Eu fui aprendendo isso. Na verdade, aprendi isso lá no </w:t>
      </w:r>
      <w:r w:rsidRPr="00C9413A">
        <w:rPr>
          <w:rFonts w:ascii="Arial" w:hAnsi="Arial" w:cs="Arial"/>
          <w:sz w:val="24"/>
          <w:szCs w:val="24"/>
          <w:highlight w:val="yellow"/>
        </w:rPr>
        <w:t>Museu da Língua Portuguesa</w:t>
      </w:r>
      <w:r w:rsidRPr="007A2351">
        <w:rPr>
          <w:rFonts w:ascii="Arial" w:hAnsi="Arial" w:cs="Arial"/>
          <w:sz w:val="24"/>
          <w:szCs w:val="24"/>
        </w:rPr>
        <w:t>, que é a morte das línguas.</w:t>
      </w:r>
    </w:p>
    <w:p w14:paraId="7BA19E9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Epistemicídio é a morte de... da lógica de pensamento, da epistemologia própria.</w:t>
      </w:r>
    </w:p>
    <w:p w14:paraId="024D263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essas duas coisas, se elas morreram, a gente pode estar vivo, mas estamos mortos.</w:t>
      </w:r>
    </w:p>
    <w:p w14:paraId="64BF406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Esse é o trabalho que são feitos em cima de nós, que o país projetou em cima de nós. E felizmente não conseguiu, porque ganhamos direito e a gente está...</w:t>
      </w:r>
    </w:p>
    <w:p w14:paraId="1815988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retomando isso. E a gente colocou na missão institucional do MPE o bem viver, a interculturalidade,</w:t>
      </w:r>
    </w:p>
    <w:p w14:paraId="0F88D12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contra isso, a invalorização dele.</w:t>
      </w:r>
    </w:p>
    <w:p w14:paraId="0ECD814B" w14:textId="77777777" w:rsidR="005F77FE" w:rsidRPr="007A2351" w:rsidRDefault="005F77FE" w:rsidP="007A2351">
      <w:pPr>
        <w:jc w:val="both"/>
        <w:rPr>
          <w:rFonts w:ascii="Arial" w:hAnsi="Arial" w:cs="Arial"/>
          <w:sz w:val="24"/>
          <w:szCs w:val="24"/>
        </w:rPr>
      </w:pPr>
    </w:p>
    <w:p w14:paraId="7CE5DAD5" w14:textId="4CBE2CF4"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19090D4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Sim. André, quais os recursos que o senhor diria que são necessários para que a gente promova as capacidades de pesquisa sobre esses temas do bem viver e do associativismo indígena?</w:t>
      </w:r>
    </w:p>
    <w:p w14:paraId="0B4E0B1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Seja recurso financeiro, seja recurso institucional, etc. Acho que hoje ajuda a sustentar e que está faltando para o futuro também.</w:t>
      </w:r>
    </w:p>
    <w:p w14:paraId="4C0B7B91" w14:textId="77777777" w:rsidR="005F77FE" w:rsidRPr="007A2351" w:rsidRDefault="005F77FE" w:rsidP="007A2351">
      <w:pPr>
        <w:jc w:val="both"/>
        <w:rPr>
          <w:rFonts w:ascii="Arial" w:hAnsi="Arial" w:cs="Arial"/>
          <w:sz w:val="24"/>
          <w:szCs w:val="24"/>
        </w:rPr>
      </w:pPr>
    </w:p>
    <w:p w14:paraId="6F905532" w14:textId="255FFC65"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0F21521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Nesse caso, acho que as pesquisas devem ser as mais... Como é que chama? Eu aprendi agora, não sei se a palavra vai caber.</w:t>
      </w:r>
    </w:p>
    <w:p w14:paraId="0C57A1D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Esse que chama de mais completo. As pesquisas têm que olhar... A pesquisa tem que considerar aceitar as pesquisas</w:t>
      </w:r>
    </w:p>
    <w:p w14:paraId="18E95CC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criam... Que criam uma visão mais completa sobre seres humanos, sobre animais, sobre tudo. As pesquisas são muito específicas.</w:t>
      </w:r>
    </w:p>
    <w:p w14:paraId="4B98E85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sempre analiso isso como se estivesse estudando só a unha aqui. Esse pedaço da unha, a última unha do dedo, assim,</w:t>
      </w:r>
    </w:p>
    <w:p w14:paraId="4415B48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você vira mestre, você vira doutor, só isso. Então, bem viver... Bem viver é uma coisa que eu acho que é muito importante. Porque ela traz essa... Por isso que tem uma certa resistência também.</w:t>
      </w:r>
    </w:p>
    <w:p w14:paraId="0FBBB35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ela propõe você olhar o completo. Não vai olhar só um dedinho, uma mão, vai olhar todos os dedos, vai olhar todas as mãos, os pés, a cabeça. Esse é território.</w:t>
      </w:r>
    </w:p>
    <w:p w14:paraId="2EDB62E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Esse é um povo. Esse é uma comunidade. Esse é uma família. Para chegar no individual. Ou no individual... Então, tem que olhar. Eu acho que as pesquisas...</w:t>
      </w:r>
    </w:p>
    <w:p w14:paraId="316DF30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Deveriam ser assim, na minha concepção. Eu acho que... Como a ciência e a tecnologia é referência para muitas coisas de...</w:t>
      </w:r>
    </w:p>
    <w:p w14:paraId="6211862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Formulação de políticas públicas, então, quem formula política pública, formularia melhor. As pesquisas são muitos pedacinhos,</w:t>
      </w:r>
    </w:p>
    <w:p w14:paraId="5555210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 isso as políticas também saem em pedacinhos. Porque esse cientista tem que saber... E ele não sabe como ele produz isso. Também. Tem que ter consciência.</w:t>
      </w:r>
    </w:p>
    <w:p w14:paraId="3DE0B14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Vou pesquisar, sei lá, uma porta, como é que foi... Posso escrever sobre uma porta, sei lá, sem página. Quem vai ler vai pensar comigo, a partir da porta só.</w:t>
      </w:r>
    </w:p>
    <w:p w14:paraId="6FFCEEC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essa... Você está me explorando aí do lado crítico. Essa é a minha visão sobre isso. Mas não é só agora que estou vendo isso. Estou vendo isso desde pesquisador,</w:t>
      </w:r>
    </w:p>
    <w:p w14:paraId="5561B5F7" w14:textId="37FBAD5A"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sobre os </w:t>
      </w:r>
      <w:r w:rsidR="038EC3F9" w:rsidRPr="6D8B3772">
        <w:rPr>
          <w:rFonts w:ascii="Arial" w:hAnsi="Arial" w:cs="Arial"/>
          <w:sz w:val="24"/>
          <w:szCs w:val="24"/>
          <w:lang w:val="pt-BR"/>
        </w:rPr>
        <w:t>Baniwa</w:t>
      </w:r>
      <w:r w:rsidRPr="6D8B3772">
        <w:rPr>
          <w:rFonts w:ascii="Arial" w:hAnsi="Arial" w:cs="Arial"/>
          <w:sz w:val="24"/>
          <w:szCs w:val="24"/>
          <w:lang w:val="pt-BR"/>
        </w:rPr>
        <w:t>las. A forma de pesquisa dos não indígenas, esses mais históricos, inclusive, de século XVI, XVII, XVIII,</w:t>
      </w:r>
    </w:p>
    <w:p w14:paraId="208EA4D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até contemporâneos, ainda está vivo o americano. Vou te contar a história do pesquisador. Aí, esse americano já está velhinho,</w:t>
      </w:r>
    </w:p>
    <w:p w14:paraId="1B578DDA" w14:textId="7240456B"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ele pesquisou mais de 30 anos no povo </w:t>
      </w:r>
      <w:r w:rsidR="038EC3F9" w:rsidRPr="6D8B3772">
        <w:rPr>
          <w:rFonts w:ascii="Arial" w:hAnsi="Arial" w:cs="Arial"/>
          <w:sz w:val="24"/>
          <w:szCs w:val="24"/>
          <w:lang w:val="pt-BR"/>
        </w:rPr>
        <w:t>Baniwa</w:t>
      </w:r>
      <w:r w:rsidRPr="6D8B3772">
        <w:rPr>
          <w:rFonts w:ascii="Arial" w:hAnsi="Arial" w:cs="Arial"/>
          <w:sz w:val="24"/>
          <w:szCs w:val="24"/>
          <w:lang w:val="pt-BR"/>
        </w:rPr>
        <w:t>la. Aí criamos escola, ele gostou, aí, olha que beleza, foi para todo mundo, não é só para aquele pedaço, porque ele é católico,</w:t>
      </w:r>
    </w:p>
    <w:p w14:paraId="08E9965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pertence ao evangelho, mas eu transito em vários lugares de crença, não tem problema com isso, está tudo certo.</w:t>
      </w:r>
    </w:p>
    <w:p w14:paraId="0438B57D" w14:textId="3B60FE29"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Aí, ele resolveu passar o arquivo dele para a escola. Sabe que esses meninos, eu não estava lá, eu fico, tipo, circulando e vendo o que está falando sobre os </w:t>
      </w:r>
      <w:r w:rsidR="038EC3F9" w:rsidRPr="6D8B3772">
        <w:rPr>
          <w:rFonts w:ascii="Arial" w:hAnsi="Arial" w:cs="Arial"/>
          <w:sz w:val="24"/>
          <w:szCs w:val="24"/>
          <w:lang w:val="pt-BR"/>
        </w:rPr>
        <w:t>Baniwa</w:t>
      </w:r>
      <w:r w:rsidRPr="6D8B3772">
        <w:rPr>
          <w:rFonts w:ascii="Arial" w:hAnsi="Arial" w:cs="Arial"/>
          <w:sz w:val="24"/>
          <w:szCs w:val="24"/>
          <w:lang w:val="pt-BR"/>
        </w:rPr>
        <w:t>las.</w:t>
      </w:r>
    </w:p>
    <w:p w14:paraId="0E972CE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ele... Alguém denunciou, olha, o que você deu está paralisado aqui no ISA. Ele ficou muito bravo com isso.</w:t>
      </w:r>
    </w:p>
    <w:p w14:paraId="58A1EE4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Ah, eu deixo para ser usado, só que o pensamento do jovem era deixar ali, escanear e levar depois. Estava com medo de levar para a humildade pegar e estragar. Ele queria escanear.</w:t>
      </w:r>
    </w:p>
    <w:p w14:paraId="5740317A" w14:textId="77777777" w:rsidR="005F77FE" w:rsidRPr="007A2351" w:rsidRDefault="005F77FE" w:rsidP="007A2351">
      <w:pPr>
        <w:jc w:val="both"/>
        <w:rPr>
          <w:rFonts w:ascii="Arial" w:hAnsi="Arial" w:cs="Arial"/>
          <w:sz w:val="24"/>
          <w:szCs w:val="24"/>
        </w:rPr>
      </w:pPr>
      <w:r w:rsidRPr="0AE5563A">
        <w:rPr>
          <w:rFonts w:ascii="Arial" w:hAnsi="Arial" w:cs="Arial"/>
          <w:sz w:val="24"/>
          <w:szCs w:val="24"/>
        </w:rPr>
        <w:t xml:space="preserve">E a gente não tinha referência própria ali, deixaram no </w:t>
      </w:r>
      <w:r w:rsidRPr="0AE5563A">
        <w:rPr>
          <w:rFonts w:ascii="Arial" w:hAnsi="Arial" w:cs="Arial"/>
          <w:sz w:val="24"/>
          <w:szCs w:val="24"/>
          <w:highlight w:val="yellow"/>
          <w:rPrChange w:id="9" w:author="iara@nossaterrafirme.com" w:date="2024-07-17T08:33:00Z">
            <w:rPr>
              <w:rFonts w:ascii="Arial" w:hAnsi="Arial" w:cs="Arial"/>
              <w:sz w:val="24"/>
              <w:szCs w:val="24"/>
            </w:rPr>
          </w:rPrChange>
        </w:rPr>
        <w:t>ISA</w:t>
      </w:r>
      <w:r w:rsidRPr="0AE5563A">
        <w:rPr>
          <w:rFonts w:ascii="Arial" w:hAnsi="Arial" w:cs="Arial"/>
          <w:sz w:val="24"/>
          <w:szCs w:val="24"/>
        </w:rPr>
        <w:t>. O cuidado do ISA para não se perder. Ele ficou bravo e escreveu para os jovens assim, tem que me devolver esse, vou dar para quem quer usar.</w:t>
      </w:r>
    </w:p>
    <w:p w14:paraId="54B6FAEC" w14:textId="40C29110"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E esses jovens, na época, hoje é o nosso líder principal do povo </w:t>
      </w:r>
      <w:r w:rsidR="038EC3F9" w:rsidRPr="6D8B3772">
        <w:rPr>
          <w:rFonts w:ascii="Arial" w:hAnsi="Arial" w:cs="Arial"/>
          <w:sz w:val="24"/>
          <w:szCs w:val="24"/>
          <w:lang w:val="pt-BR"/>
        </w:rPr>
        <w:t>Baniwa</w:t>
      </w:r>
      <w:r w:rsidRPr="6D8B3772">
        <w:rPr>
          <w:rFonts w:ascii="Arial" w:hAnsi="Arial" w:cs="Arial"/>
          <w:sz w:val="24"/>
          <w:szCs w:val="24"/>
          <w:lang w:val="pt-BR"/>
        </w:rPr>
        <w:t>la, ele foi comigo, estava na prefeitura.</w:t>
      </w:r>
    </w:p>
    <w:p w14:paraId="0AC5154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Ele falou, André, você, Robin, aqui, olha aqui. Não conseguiu nem falar. Olhei aí, tá, vou ler, deixa comigo, a partir de agora é comigo.</w:t>
      </w:r>
    </w:p>
    <w:p w14:paraId="45CD89E6" w14:textId="662F1D8C"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Eu falei, Robin, você não entende de nada, a cultura </w:t>
      </w:r>
      <w:r w:rsidR="038EC3F9" w:rsidRPr="6D8B3772">
        <w:rPr>
          <w:rFonts w:ascii="Arial" w:hAnsi="Arial" w:cs="Arial"/>
          <w:sz w:val="24"/>
          <w:szCs w:val="24"/>
          <w:lang w:val="pt-BR"/>
        </w:rPr>
        <w:t>Baniwa</w:t>
      </w:r>
      <w:r w:rsidRPr="6D8B3772">
        <w:rPr>
          <w:rFonts w:ascii="Arial" w:hAnsi="Arial" w:cs="Arial"/>
          <w:sz w:val="24"/>
          <w:szCs w:val="24"/>
          <w:lang w:val="pt-BR"/>
        </w:rPr>
        <w:t xml:space="preserve">la. Como ele estava tipo ralhando os meninos, eu fiz isso por ele também. Você não entende nada de </w:t>
      </w:r>
      <w:r w:rsidR="038EC3F9" w:rsidRPr="6D8B3772">
        <w:rPr>
          <w:rFonts w:ascii="Arial" w:hAnsi="Arial" w:cs="Arial"/>
          <w:sz w:val="24"/>
          <w:szCs w:val="24"/>
          <w:lang w:val="pt-BR"/>
        </w:rPr>
        <w:t>Baniwa</w:t>
      </w:r>
      <w:r w:rsidRPr="6D8B3772">
        <w:rPr>
          <w:rFonts w:ascii="Arial" w:hAnsi="Arial" w:cs="Arial"/>
          <w:sz w:val="24"/>
          <w:szCs w:val="24"/>
          <w:lang w:val="pt-BR"/>
        </w:rPr>
        <w:t>la.</w:t>
      </w:r>
    </w:p>
    <w:p w14:paraId="79301F3B" w14:textId="1E967538"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Aí começou, ah, eu sou mais </w:t>
      </w:r>
      <w:r w:rsidR="038EC3F9" w:rsidRPr="6D8B3772">
        <w:rPr>
          <w:rFonts w:ascii="Arial" w:hAnsi="Arial" w:cs="Arial"/>
          <w:sz w:val="24"/>
          <w:szCs w:val="24"/>
          <w:lang w:val="pt-BR"/>
        </w:rPr>
        <w:t>Baniwa</w:t>
      </w:r>
      <w:r w:rsidRPr="6D8B3772">
        <w:rPr>
          <w:rFonts w:ascii="Arial" w:hAnsi="Arial" w:cs="Arial"/>
          <w:sz w:val="24"/>
          <w:szCs w:val="24"/>
          <w:lang w:val="pt-BR"/>
        </w:rPr>
        <w:t xml:space="preserve">la do que você. Eu pesquisei, quando isso ainda nem existia. Você é muito jovem, você não sabe de nada. Eu falei, mas você não é </w:t>
      </w:r>
      <w:r w:rsidR="038EC3F9" w:rsidRPr="6D8B3772">
        <w:rPr>
          <w:rFonts w:ascii="Arial" w:hAnsi="Arial" w:cs="Arial"/>
          <w:sz w:val="24"/>
          <w:szCs w:val="24"/>
          <w:lang w:val="pt-BR"/>
        </w:rPr>
        <w:t>Baniwa</w:t>
      </w:r>
      <w:r w:rsidRPr="6D8B3772">
        <w:rPr>
          <w:rFonts w:ascii="Arial" w:hAnsi="Arial" w:cs="Arial"/>
          <w:sz w:val="24"/>
          <w:szCs w:val="24"/>
          <w:lang w:val="pt-BR"/>
        </w:rPr>
        <w:t>la.</w:t>
      </w:r>
    </w:p>
    <w:p w14:paraId="462B231A" w14:textId="20933C92"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lastRenderedPageBreak/>
        <w:t xml:space="preserve">Você pesquisar, não esquece que você é </w:t>
      </w:r>
      <w:r w:rsidR="038EC3F9" w:rsidRPr="6D8B3772">
        <w:rPr>
          <w:rFonts w:ascii="Arial" w:hAnsi="Arial" w:cs="Arial"/>
          <w:sz w:val="24"/>
          <w:szCs w:val="24"/>
          <w:lang w:val="pt-BR"/>
        </w:rPr>
        <w:t>Baniwa</w:t>
      </w:r>
      <w:r w:rsidRPr="6D8B3772">
        <w:rPr>
          <w:rFonts w:ascii="Arial" w:hAnsi="Arial" w:cs="Arial"/>
          <w:sz w:val="24"/>
          <w:szCs w:val="24"/>
          <w:lang w:val="pt-BR"/>
        </w:rPr>
        <w:t xml:space="preserve">la. Um menino de 14 anos é mais </w:t>
      </w:r>
      <w:r w:rsidR="038EC3F9" w:rsidRPr="6D8B3772">
        <w:rPr>
          <w:rFonts w:ascii="Arial" w:hAnsi="Arial" w:cs="Arial"/>
          <w:sz w:val="24"/>
          <w:szCs w:val="24"/>
          <w:lang w:val="pt-BR"/>
        </w:rPr>
        <w:t>Baniwa</w:t>
      </w:r>
      <w:r w:rsidRPr="6D8B3772">
        <w:rPr>
          <w:rFonts w:ascii="Arial" w:hAnsi="Arial" w:cs="Arial"/>
          <w:sz w:val="24"/>
          <w:szCs w:val="24"/>
          <w:lang w:val="pt-BR"/>
        </w:rPr>
        <w:t>la do que você hoje em dia.</w:t>
      </w:r>
    </w:p>
    <w:p w14:paraId="7FEE8245" w14:textId="08097D9C"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Aí, como foi, tipo, um ralhando o outro, eu falei, você não entende, </w:t>
      </w:r>
      <w:r w:rsidR="038EC3F9" w:rsidRPr="6D8B3772">
        <w:rPr>
          <w:rFonts w:ascii="Arial" w:hAnsi="Arial" w:cs="Arial"/>
          <w:sz w:val="24"/>
          <w:szCs w:val="24"/>
          <w:lang w:val="pt-BR"/>
        </w:rPr>
        <w:t>Baniwa</w:t>
      </w:r>
      <w:r w:rsidRPr="6D8B3772">
        <w:rPr>
          <w:rFonts w:ascii="Arial" w:hAnsi="Arial" w:cs="Arial"/>
          <w:sz w:val="24"/>
          <w:szCs w:val="24"/>
          <w:lang w:val="pt-BR"/>
        </w:rPr>
        <w:t>la, que você faz perguntas erradas. Você faz perguntas erradas, isso conta que você te pergunta,</w:t>
      </w:r>
    </w:p>
    <w:p w14:paraId="7C088B7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não entende nada. Mas eu tinha já conversado com meus avós, entrevistei eles 20 fitas, que eu pedi para gravar,</w:t>
      </w:r>
    </w:p>
    <w:p w14:paraId="6EDC7FD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eles só me contou as coisas, sem entrar nos detalhes, assim, das orações. Do que eu consegui pegar dentro.</w:t>
      </w:r>
    </w:p>
    <w:p w14:paraId="1C21734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eu tinha entendido, eu tinha visto algum problema de perguntas, pesquisas, perguntas, assim, né? Aparentemente, só vai responder aquela pergunta.</w:t>
      </w:r>
    </w:p>
    <w:p w14:paraId="4A508E10" w14:textId="674C500F"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Ele não vai contextualizar, né? Daí, </w:t>
      </w:r>
      <w:r w:rsidR="00746A99">
        <w:rPr>
          <w:rFonts w:ascii="Arial" w:hAnsi="Arial" w:cs="Arial"/>
          <w:sz w:val="24"/>
          <w:szCs w:val="24"/>
        </w:rPr>
        <w:t>foi</w:t>
      </w:r>
      <w:r w:rsidRPr="007A2351">
        <w:rPr>
          <w:rFonts w:ascii="Arial" w:hAnsi="Arial" w:cs="Arial"/>
          <w:sz w:val="24"/>
          <w:szCs w:val="24"/>
        </w:rPr>
        <w:t xml:space="preserve"> aí a gente foi se agarrando ao extremo, assim. Do jeito que vinha, devolvia para ele, aí eu fui chorar.</w:t>
      </w:r>
    </w:p>
    <w:p w14:paraId="0F66CDC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estou chorando, eu sou velhinho, não sei o quê. Eu fui chorar. Eu falei, você que provocou, não eu, tá? Aí, passou uma semana, ele escreveu de novo. André, você está com raiva de mim?</w:t>
      </w:r>
    </w:p>
    <w:p w14:paraId="75F166E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falei, não, eu defendo o meu povo. Você acha que eu vou defender meu povo chorando, é? Não, eu defendo, é comentando. Não estou com raiva do senhor. Ah, tá bom.</w:t>
      </w:r>
    </w:p>
    <w:p w14:paraId="4906297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Você poderia me escrever, fazer entender? Esse que a gente discutiu aí, eu fiquei pensando, peço desculpa e tal. Aí, tá, eu vou te escrever. Aí, ele pediu mais outro.</w:t>
      </w:r>
    </w:p>
    <w:p w14:paraId="0C71FA93" w14:textId="2281AA69"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Eu acho que era, tipo, ele disse que não sabia mesmo, não. Ah, tá bom, Robin, eu vou mostrar para você que eu sou </w:t>
      </w:r>
      <w:r w:rsidR="038EC3F9" w:rsidRPr="6D8B3772">
        <w:rPr>
          <w:rFonts w:ascii="Arial" w:hAnsi="Arial" w:cs="Arial"/>
          <w:sz w:val="24"/>
          <w:szCs w:val="24"/>
          <w:lang w:val="pt-BR"/>
        </w:rPr>
        <w:t>Baniwa</w:t>
      </w:r>
      <w:r w:rsidR="267D0D12" w:rsidRPr="6D8B3772">
        <w:rPr>
          <w:rFonts w:ascii="Arial" w:hAnsi="Arial" w:cs="Arial"/>
          <w:sz w:val="24"/>
          <w:szCs w:val="24"/>
          <w:lang w:val="pt-BR"/>
        </w:rPr>
        <w:t>wa</w:t>
      </w:r>
      <w:r w:rsidRPr="6D8B3772">
        <w:rPr>
          <w:rFonts w:ascii="Arial" w:hAnsi="Arial" w:cs="Arial"/>
          <w:sz w:val="24"/>
          <w:szCs w:val="24"/>
          <w:lang w:val="pt-BR"/>
        </w:rPr>
        <w:t>ba. Peguei a escrever para ele sobre Capunicare.</w:t>
      </w:r>
    </w:p>
    <w:p w14:paraId="0BA6974C" w14:textId="4827E5CD" w:rsidR="005F77FE" w:rsidRPr="007A2351" w:rsidRDefault="005F77FE" w:rsidP="007A2351">
      <w:pPr>
        <w:jc w:val="both"/>
        <w:rPr>
          <w:rFonts w:ascii="Arial" w:hAnsi="Arial" w:cs="Arial"/>
          <w:sz w:val="24"/>
          <w:szCs w:val="24"/>
        </w:rPr>
      </w:pPr>
      <w:r w:rsidRPr="007A2351">
        <w:rPr>
          <w:rFonts w:ascii="Arial" w:hAnsi="Arial" w:cs="Arial"/>
          <w:sz w:val="24"/>
          <w:szCs w:val="24"/>
        </w:rPr>
        <w:t>Capunicare</w:t>
      </w:r>
      <w:r w:rsidR="00CE1A3D">
        <w:rPr>
          <w:rFonts w:ascii="Arial" w:hAnsi="Arial" w:cs="Arial"/>
          <w:sz w:val="24"/>
          <w:szCs w:val="24"/>
        </w:rPr>
        <w:t xml:space="preserve">. </w:t>
      </w:r>
      <w:r w:rsidRPr="007A2351">
        <w:rPr>
          <w:rFonts w:ascii="Arial" w:hAnsi="Arial" w:cs="Arial"/>
          <w:sz w:val="24"/>
          <w:szCs w:val="24"/>
        </w:rPr>
        <w:t>Quando você entrega alguma coisa para alguém culturalmente, pegou, saiu da minha mão, é sua o que eu te dei.</w:t>
      </w:r>
    </w:p>
    <w:p w14:paraId="1106F37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Você faça o que quiser com ele, se guardar para sempre, para se lembrar. Se lembrar daquele momento, é problema seu. Se você vai repassar para alguém com o mesmo sentimento,</w:t>
      </w:r>
    </w:p>
    <w:p w14:paraId="52B5C55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problema seu, né? Claro que eu vou lembrar que eu te dei presente o tempo inteiro também, né? Isso marca essa... Culturalmente, você não pode devolver, chegar lá e imaginar,</w:t>
      </w:r>
    </w:p>
    <w:p w14:paraId="2260502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Yara, me devolve o que eu te dei de presente. Isso não existe em canto nenhum. Eu fui falando isso, comparando com a cultura de... É...</w:t>
      </w:r>
    </w:p>
    <w:p w14:paraId="63F0C9AE" w14:textId="18FFA5AA"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E escrevi outros textos que ele não entendia, né? Sobre Lidáname, que é foto. Lidáname, </w:t>
      </w:r>
      <w:r w:rsidR="038EC3F9" w:rsidRPr="6D8B3772">
        <w:rPr>
          <w:rFonts w:ascii="Arial" w:hAnsi="Arial" w:cs="Arial"/>
          <w:sz w:val="24"/>
          <w:szCs w:val="24"/>
          <w:lang w:val="pt-BR"/>
        </w:rPr>
        <w:t>Baniwa</w:t>
      </w:r>
      <w:r w:rsidR="267D0D12" w:rsidRPr="6D8B3772">
        <w:rPr>
          <w:rFonts w:ascii="Arial" w:hAnsi="Arial" w:cs="Arial"/>
          <w:sz w:val="24"/>
          <w:szCs w:val="24"/>
          <w:lang w:val="pt-BR"/>
        </w:rPr>
        <w:t>wa</w:t>
      </w:r>
      <w:r w:rsidRPr="6D8B3772">
        <w:rPr>
          <w:rFonts w:ascii="Arial" w:hAnsi="Arial" w:cs="Arial"/>
          <w:sz w:val="24"/>
          <w:szCs w:val="24"/>
          <w:lang w:val="pt-BR"/>
        </w:rPr>
        <w:t>ba, não é só foto.</w:t>
      </w:r>
    </w:p>
    <w:p w14:paraId="2775F14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Lidáname também é sombra, também é foto, também é espírito. Aí eu fui lhe explicar, escrevi, ele...</w:t>
      </w:r>
    </w:p>
    <w:p w14:paraId="72B6EFAF" w14:textId="303C5B7A"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Ele falou, eu peço perdão mais uma vez, porque de fato eu não sou </w:t>
      </w:r>
      <w:r w:rsidR="038EC3F9" w:rsidRPr="6D8B3772">
        <w:rPr>
          <w:rFonts w:ascii="Arial" w:hAnsi="Arial" w:cs="Arial"/>
          <w:sz w:val="24"/>
          <w:szCs w:val="24"/>
          <w:lang w:val="pt-BR"/>
        </w:rPr>
        <w:t>Baniwa</w:t>
      </w:r>
      <w:r w:rsidR="267D0D12" w:rsidRPr="6D8B3772">
        <w:rPr>
          <w:rFonts w:ascii="Arial" w:hAnsi="Arial" w:cs="Arial"/>
          <w:sz w:val="24"/>
          <w:szCs w:val="24"/>
          <w:lang w:val="pt-BR"/>
        </w:rPr>
        <w:t>wa</w:t>
      </w:r>
      <w:r w:rsidRPr="6D8B3772">
        <w:rPr>
          <w:rFonts w:ascii="Arial" w:hAnsi="Arial" w:cs="Arial"/>
          <w:sz w:val="24"/>
          <w:szCs w:val="24"/>
          <w:lang w:val="pt-BR"/>
        </w:rPr>
        <w:t>ba. Eu vejo. Então, o...</w:t>
      </w:r>
    </w:p>
    <w:p w14:paraId="6F160F2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As pesquisas, as culturas, são mais fortes do que isso. O problema das pesquisas, que são muito limitadas, essa tem que delimitar.</w:t>
      </w:r>
    </w:p>
    <w:p w14:paraId="3C50FBE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Só que essa delimitação, ela faz vários cortes que seriam necessários para entender uma coisa mais complexa. E ela também tem um problema de financiamento, que você está dizendo, né?</w:t>
      </w:r>
    </w:p>
    <w:p w14:paraId="09DC9C9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Quando um pesquisador começa a encontrar a função, então, até porque, o que a gente ficou pesquisando?</w:t>
      </w:r>
    </w:p>
    <w:p w14:paraId="6F6F43BC" w14:textId="1E488B64" w:rsidR="005F77FE" w:rsidRPr="007A2351" w:rsidRDefault="00F67476" w:rsidP="007A2351">
      <w:pPr>
        <w:jc w:val="both"/>
        <w:rPr>
          <w:rFonts w:ascii="Arial" w:hAnsi="Arial" w:cs="Arial"/>
          <w:sz w:val="24"/>
          <w:szCs w:val="24"/>
        </w:rPr>
      </w:pPr>
      <w:r w:rsidRPr="007A2351">
        <w:rPr>
          <w:rFonts w:ascii="Arial" w:hAnsi="Arial" w:cs="Arial"/>
          <w:sz w:val="24"/>
          <w:szCs w:val="24"/>
        </w:rPr>
        <w:t>¿Era hora de reinvestir essa pesquisa, não seria?</w:t>
      </w:r>
      <w:r w:rsidR="005F77FE" w:rsidRPr="007A2351">
        <w:rPr>
          <w:rFonts w:ascii="Arial" w:hAnsi="Arial" w:cs="Arial"/>
          <w:sz w:val="24"/>
          <w:szCs w:val="24"/>
        </w:rPr>
        <w:t xml:space="preserve"> </w:t>
      </w:r>
      <w:r w:rsidRPr="007A2351">
        <w:rPr>
          <w:rFonts w:ascii="Arial" w:hAnsi="Arial" w:cs="Arial"/>
          <w:sz w:val="24"/>
          <w:szCs w:val="24"/>
        </w:rPr>
        <w:t>¿A lógica disso, né?</w:t>
      </w:r>
      <w:r w:rsidR="005F77FE" w:rsidRPr="007A2351">
        <w:rPr>
          <w:rFonts w:ascii="Arial" w:hAnsi="Arial" w:cs="Arial"/>
          <w:sz w:val="24"/>
          <w:szCs w:val="24"/>
        </w:rPr>
        <w:t xml:space="preserve"> Bom, essa...</w:t>
      </w:r>
    </w:p>
    <w:p w14:paraId="1A867411" w14:textId="77777777" w:rsidR="005F77FE" w:rsidRPr="007A2351" w:rsidRDefault="005F77FE" w:rsidP="007A2351">
      <w:pPr>
        <w:jc w:val="both"/>
        <w:rPr>
          <w:rFonts w:ascii="Arial" w:hAnsi="Arial" w:cs="Arial"/>
          <w:sz w:val="24"/>
          <w:szCs w:val="24"/>
        </w:rPr>
      </w:pPr>
    </w:p>
    <w:p w14:paraId="331F71E4" w14:textId="50BD4A46"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5860F6C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André, deu uma cortadinha aqui na minha internet, só um minutinho. Oi? Oi, oi, voltei, voltei.</w:t>
      </w:r>
    </w:p>
    <w:p w14:paraId="1AE7AD39" w14:textId="77777777" w:rsidR="005F77FE" w:rsidRPr="007A2351" w:rsidRDefault="005F77FE" w:rsidP="007A2351">
      <w:pPr>
        <w:jc w:val="both"/>
        <w:rPr>
          <w:rFonts w:ascii="Arial" w:hAnsi="Arial" w:cs="Arial"/>
          <w:sz w:val="24"/>
          <w:szCs w:val="24"/>
        </w:rPr>
      </w:pPr>
    </w:p>
    <w:p w14:paraId="44ED2C63" w14:textId="0ED8547C"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59CCB32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Ah, voltou.</w:t>
      </w:r>
    </w:p>
    <w:p w14:paraId="1D0182D6" w14:textId="77777777" w:rsidR="005F77FE" w:rsidRPr="007A2351" w:rsidRDefault="005F77FE" w:rsidP="007A2351">
      <w:pPr>
        <w:jc w:val="both"/>
        <w:rPr>
          <w:rFonts w:ascii="Arial" w:hAnsi="Arial" w:cs="Arial"/>
          <w:sz w:val="24"/>
          <w:szCs w:val="24"/>
        </w:rPr>
      </w:pPr>
    </w:p>
    <w:p w14:paraId="5E0510E6" w14:textId="43D6BC93"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03663A8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Deixa eu só confirmar se eu não perdi nada. Então, a sua última colocação que eu peguei aqui foi quando começa...</w:t>
      </w:r>
    </w:p>
    <w:p w14:paraId="03DEE60B" w14:textId="77777777" w:rsidR="005F77FE" w:rsidRPr="007A2351" w:rsidRDefault="005F77FE" w:rsidP="007A2351">
      <w:pPr>
        <w:jc w:val="both"/>
        <w:rPr>
          <w:rFonts w:ascii="Arial" w:hAnsi="Arial" w:cs="Arial"/>
          <w:sz w:val="24"/>
          <w:szCs w:val="24"/>
        </w:rPr>
      </w:pPr>
    </w:p>
    <w:p w14:paraId="192BE78D" w14:textId="2E953476"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445EBE8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Morreu. Você sumiu.</w:t>
      </w:r>
    </w:p>
    <w:p w14:paraId="01BF09C6" w14:textId="77777777" w:rsidR="005F77FE" w:rsidRPr="007A2351" w:rsidRDefault="005F77FE" w:rsidP="007A2351">
      <w:pPr>
        <w:jc w:val="both"/>
        <w:rPr>
          <w:rFonts w:ascii="Arial" w:hAnsi="Arial" w:cs="Arial"/>
          <w:sz w:val="24"/>
          <w:szCs w:val="24"/>
        </w:rPr>
      </w:pPr>
    </w:p>
    <w:p w14:paraId="18E6992B" w14:textId="34AD13C6"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618ECED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Sumi? Estou aqui. Está me ouvindo?</w:t>
      </w:r>
    </w:p>
    <w:p w14:paraId="3EA275EF" w14:textId="77777777" w:rsidR="005F77FE" w:rsidRPr="007A2351" w:rsidRDefault="005F77FE" w:rsidP="007A2351">
      <w:pPr>
        <w:jc w:val="both"/>
        <w:rPr>
          <w:rFonts w:ascii="Arial" w:hAnsi="Arial" w:cs="Arial"/>
          <w:sz w:val="24"/>
          <w:szCs w:val="24"/>
        </w:rPr>
      </w:pPr>
    </w:p>
    <w:p w14:paraId="79932B83" w14:textId="74DB4A6A"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1DF92AB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É, você ficou paralisada.</w:t>
      </w:r>
    </w:p>
    <w:p w14:paraId="7AE78391" w14:textId="77777777" w:rsidR="005F77FE" w:rsidRPr="007A2351" w:rsidRDefault="005F77FE" w:rsidP="007A2351">
      <w:pPr>
        <w:jc w:val="both"/>
        <w:rPr>
          <w:rFonts w:ascii="Arial" w:hAnsi="Arial" w:cs="Arial"/>
          <w:sz w:val="24"/>
          <w:szCs w:val="24"/>
        </w:rPr>
      </w:pPr>
    </w:p>
    <w:p w14:paraId="1EAF4584" w14:textId="1829000B"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450AABE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Ah, mas você consegue me ouvir?</w:t>
      </w:r>
    </w:p>
    <w:p w14:paraId="45717351" w14:textId="77777777" w:rsidR="005F77FE" w:rsidRPr="007A2351" w:rsidRDefault="005F77FE" w:rsidP="007A2351">
      <w:pPr>
        <w:jc w:val="both"/>
        <w:rPr>
          <w:rFonts w:ascii="Arial" w:hAnsi="Arial" w:cs="Arial"/>
          <w:sz w:val="24"/>
          <w:szCs w:val="24"/>
        </w:rPr>
      </w:pPr>
    </w:p>
    <w:p w14:paraId="2C61BF52" w14:textId="334FA79F"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3CF57EE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Agora sim, repete de novo. Ah, sim, tá bom.</w:t>
      </w:r>
    </w:p>
    <w:p w14:paraId="31128D7B" w14:textId="77777777" w:rsidR="005F77FE" w:rsidRPr="007A2351" w:rsidRDefault="005F77FE" w:rsidP="007A2351">
      <w:pPr>
        <w:jc w:val="both"/>
        <w:rPr>
          <w:rFonts w:ascii="Arial" w:hAnsi="Arial" w:cs="Arial"/>
          <w:sz w:val="24"/>
          <w:szCs w:val="24"/>
        </w:rPr>
      </w:pPr>
    </w:p>
    <w:p w14:paraId="2FCA838C" w14:textId="51541F3E"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07255FD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última coisa que eu peguei antes de ter um probleminha na internet foi que o senhor estava criticando o fato de que, quando a gente começa a chegar em alguns resultados de pesquisa interessantes,</w:t>
      </w:r>
    </w:p>
    <w:p w14:paraId="3FDB582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aí que o financiamento acaba, ao invés de ser... Seria o momento de reinvestir para poder, de fato, aprofundar o resultado de pesquisa. Teve mais alguma coisa além disso? Não, não sei. Ah, então deu certo. Que bom.</w:t>
      </w:r>
    </w:p>
    <w:p w14:paraId="5CD0E8B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Só tenho mais algumas perguntinhas, tá? Se o senhor precisar ir também, fique tranquilo, porque a gente se estendeu aqui, né? Eu estou por conta. Mas eu respeito o seu horário também, tá bom?</w:t>
      </w:r>
    </w:p>
    <w:p w14:paraId="557BAE0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André, eu queria te perguntar assim, quais que são hoje as principais entidades que promovem pesquisas sobre bem-viver e sobre associativismo indígena? No Brasil e na América Latina, na tua opinião.</w:t>
      </w:r>
    </w:p>
    <w:p w14:paraId="04D1548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Desde, assim, organizações governamentais até associações profissionais, acadêmicas, redes, hubs. Você falou do MPI hoje, né?</w:t>
      </w:r>
    </w:p>
    <w:p w14:paraId="6DA4D28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Quem mais que você citaria, assim, como organizações relevantes nesse tema?</w:t>
      </w:r>
    </w:p>
    <w:p w14:paraId="672C6452" w14:textId="77777777" w:rsidR="005F77FE" w:rsidRPr="007A2351" w:rsidRDefault="005F77FE" w:rsidP="007A2351">
      <w:pPr>
        <w:jc w:val="both"/>
        <w:rPr>
          <w:rFonts w:ascii="Arial" w:hAnsi="Arial" w:cs="Arial"/>
          <w:sz w:val="24"/>
          <w:szCs w:val="24"/>
        </w:rPr>
      </w:pPr>
    </w:p>
    <w:p w14:paraId="2D118651" w14:textId="75AC76D4"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145A93D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acho que pesquisa... Como é que é? Pesquisa sobre associativismo, eu acho que é muito pouco, viu?</w:t>
      </w:r>
    </w:p>
    <w:p w14:paraId="71E569DA" w14:textId="77777777" w:rsidR="005F77FE" w:rsidRPr="007A2351" w:rsidRDefault="005F77FE" w:rsidP="007A2351">
      <w:pPr>
        <w:jc w:val="both"/>
        <w:rPr>
          <w:rFonts w:ascii="Arial" w:hAnsi="Arial" w:cs="Arial"/>
          <w:sz w:val="24"/>
          <w:szCs w:val="24"/>
        </w:rPr>
      </w:pPr>
      <w:r w:rsidRPr="0AE5563A">
        <w:rPr>
          <w:rFonts w:ascii="Arial" w:hAnsi="Arial" w:cs="Arial"/>
          <w:sz w:val="24"/>
          <w:szCs w:val="24"/>
        </w:rPr>
        <w:t xml:space="preserve">O ISA não é governo, mas as ONGs é que trabalham com isso. Porque elas trabalham com os povos indígenas, né? O </w:t>
      </w:r>
      <w:r w:rsidRPr="0AE5563A">
        <w:rPr>
          <w:rFonts w:ascii="Arial" w:hAnsi="Arial" w:cs="Arial"/>
          <w:sz w:val="24"/>
          <w:szCs w:val="24"/>
          <w:highlight w:val="yellow"/>
          <w:rPrChange w:id="10" w:author="iara@nossaterrafirme.com" w:date="2024-07-17T08:34:00Z">
            <w:rPr>
              <w:rFonts w:ascii="Arial" w:hAnsi="Arial" w:cs="Arial"/>
              <w:sz w:val="24"/>
              <w:szCs w:val="24"/>
            </w:rPr>
          </w:rPrChange>
        </w:rPr>
        <w:t>ISA, IEB, FAS</w:t>
      </w:r>
      <w:r w:rsidRPr="0AE5563A">
        <w:rPr>
          <w:rFonts w:ascii="Arial" w:hAnsi="Arial" w:cs="Arial"/>
          <w:sz w:val="24"/>
          <w:szCs w:val="24"/>
        </w:rPr>
        <w:t>, esses daí.</w:t>
      </w:r>
    </w:p>
    <w:p w14:paraId="091AC17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As universidades, não me lembro não se pesquisam assim na perspectiva do associativismo, né? Vai ter alguma coisa de associativismo vírgula, alguma coisa assim.</w:t>
      </w:r>
    </w:p>
    <w:p w14:paraId="627DA47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Mas associativismo mesmo, assim, eu não vejo muito não no Brasil. Nas universidades também não vejo muito não.</w:t>
      </w:r>
    </w:p>
    <w:p w14:paraId="091B2AB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Eles sempre pesquisam a temática, não associativismo. Porque associativismo acaba não sendo temática para eles, né? Mas seria bom, seria bom ter pesquisa.</w:t>
      </w:r>
    </w:p>
    <w:p w14:paraId="7242A53D" w14:textId="77777777" w:rsidR="005F77FE" w:rsidRPr="007A2351" w:rsidRDefault="005F77FE" w:rsidP="007A2351">
      <w:pPr>
        <w:jc w:val="both"/>
        <w:rPr>
          <w:rFonts w:ascii="Arial" w:hAnsi="Arial" w:cs="Arial"/>
          <w:sz w:val="24"/>
          <w:szCs w:val="24"/>
        </w:rPr>
      </w:pPr>
    </w:p>
    <w:p w14:paraId="01CA118C" w14:textId="55F98397"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400FC90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Sim. E no caso do Bem Viver, mesma coisa? Continuam sendo esses os principais líderes ou tem alguma outra organização que vale a pena também mencionar?</w:t>
      </w:r>
    </w:p>
    <w:p w14:paraId="38A0E379" w14:textId="77777777" w:rsidR="005F77FE" w:rsidRPr="007A2351" w:rsidRDefault="005F77FE" w:rsidP="007A2351">
      <w:pPr>
        <w:jc w:val="both"/>
        <w:rPr>
          <w:rFonts w:ascii="Arial" w:hAnsi="Arial" w:cs="Arial"/>
          <w:sz w:val="24"/>
          <w:szCs w:val="24"/>
        </w:rPr>
      </w:pPr>
    </w:p>
    <w:p w14:paraId="0F436B15" w14:textId="51BB55BD"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286FBB1B" w14:textId="6813A4B3"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Não conheço, </w:t>
      </w:r>
      <w:r w:rsidR="00CE1A3D">
        <w:rPr>
          <w:rFonts w:ascii="Arial" w:hAnsi="Arial" w:cs="Arial"/>
          <w:sz w:val="24"/>
          <w:szCs w:val="24"/>
        </w:rPr>
        <w:t>I</w:t>
      </w:r>
      <w:r w:rsidRPr="007A2351">
        <w:rPr>
          <w:rFonts w:ascii="Arial" w:hAnsi="Arial" w:cs="Arial"/>
          <w:sz w:val="24"/>
          <w:szCs w:val="24"/>
        </w:rPr>
        <w:t>ara. Não conheço quem faz. Tem os não indígenas que também publicaram os livros, né?</w:t>
      </w:r>
    </w:p>
    <w:p w14:paraId="6169B04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tem, eu acho que tem muitos artigos, alguns artigos assim, eu acho que na perspectiva do Bem Viver. Eu vi uma publicação, acho que até a Braulina faz parte dos acadêmicos.</w:t>
      </w:r>
    </w:p>
    <w:p w14:paraId="2E9D94B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Tem um livrão que publicaram, escrevendo, carta do Bem Viver, eu acho.</w:t>
      </w:r>
    </w:p>
    <w:p w14:paraId="6E5E743C" w14:textId="77777777" w:rsidR="005F77FE" w:rsidRPr="007A2351" w:rsidRDefault="005F77FE" w:rsidP="007A2351">
      <w:pPr>
        <w:jc w:val="both"/>
        <w:rPr>
          <w:rFonts w:ascii="Arial" w:hAnsi="Arial" w:cs="Arial"/>
          <w:sz w:val="24"/>
          <w:szCs w:val="24"/>
        </w:rPr>
      </w:pPr>
    </w:p>
    <w:p w14:paraId="389E2080" w14:textId="2F04E87E"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2551AE5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Ah, legal. E esse tipo de abordagem mais interna, né?</w:t>
      </w:r>
    </w:p>
    <w:p w14:paraId="4999D8EE" w14:textId="544AED83"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Da forma como o senhor pesquisa o Bem Viver e associativismo, qual que são as principais oportunidades de divulgação dos resultados? O senhor mencionou as assembleias, né? Do povo </w:t>
      </w:r>
      <w:r w:rsidR="038EC3F9" w:rsidRPr="6D8B3772">
        <w:rPr>
          <w:rFonts w:ascii="Arial" w:hAnsi="Arial" w:cs="Arial"/>
          <w:sz w:val="24"/>
          <w:szCs w:val="24"/>
          <w:lang w:val="pt-BR"/>
        </w:rPr>
        <w:t>Baniwa</w:t>
      </w:r>
      <w:r w:rsidR="267D0D12" w:rsidRPr="6D8B3772">
        <w:rPr>
          <w:rFonts w:ascii="Arial" w:hAnsi="Arial" w:cs="Arial"/>
          <w:sz w:val="24"/>
          <w:szCs w:val="24"/>
          <w:lang w:val="pt-BR"/>
        </w:rPr>
        <w:t>wa</w:t>
      </w:r>
      <w:r w:rsidRPr="6D8B3772">
        <w:rPr>
          <w:rFonts w:ascii="Arial" w:hAnsi="Arial" w:cs="Arial"/>
          <w:sz w:val="24"/>
          <w:szCs w:val="24"/>
          <w:lang w:val="pt-BR"/>
        </w:rPr>
        <w:t>bal, da federação.</w:t>
      </w:r>
    </w:p>
    <w:p w14:paraId="2E240B7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Tem algum outro que vale a pena mencionar? Tipo, conferências, seminários, revistas, blogs, sites, esse tipo de coisa? Além do próprio livro?</w:t>
      </w:r>
    </w:p>
    <w:p w14:paraId="37D78D86" w14:textId="77777777" w:rsidR="005F77FE" w:rsidRPr="007A2351" w:rsidRDefault="005F77FE" w:rsidP="007A2351">
      <w:pPr>
        <w:jc w:val="both"/>
        <w:rPr>
          <w:rFonts w:ascii="Arial" w:hAnsi="Arial" w:cs="Arial"/>
          <w:sz w:val="24"/>
          <w:szCs w:val="24"/>
        </w:rPr>
      </w:pPr>
    </w:p>
    <w:p w14:paraId="635D0C3E" w14:textId="19F57422"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03AB9A1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eu acho que seria bom divulgar pelo site, pelas outras formas aí, né? De publicidade, talvez. Publicidade também eu acho que seria bom.</w:t>
      </w:r>
    </w:p>
    <w:p w14:paraId="69423519"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gente não faz porque a gente não tem apoio para isso, a gente não tem dinheiro para isso. Eu mandei fazer até uma bandeira do Bem Viver e ainda não consegui imprimir nenhuma bandeira ainda.</w:t>
      </w:r>
    </w:p>
    <w:p w14:paraId="2BFBDF6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eu tenho ele, porque a gente não encontra com facilidade para essas coisas, né? Porque são abordagens muito coletivas, muito...</w:t>
      </w:r>
    </w:p>
    <w:p w14:paraId="78B5DAF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Ela desafia muito a academia, essa forma de... da forma que eu faço, né? Eu uso pouca referência de fora. Acabo usando referência cultural mesmo.</w:t>
      </w:r>
    </w:p>
    <w:p w14:paraId="739E153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eu acho que esse é o conflito... Esse é o conflito, por exemplo, de...</w:t>
      </w:r>
    </w:p>
    <w:p w14:paraId="129FBC2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a academia recomenda muita bibliografia. Mas a gente estava discutindo esse dia no NBRE, mas...</w:t>
      </w:r>
    </w:p>
    <w:p w14:paraId="1502562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gente vem aqui para falar de nossas culturas, nossas opiniões, ou para falar da cultura dos outros, né? Ou seja, você acaba estudando mais cultura de fora do que coisa interna.</w:t>
      </w:r>
    </w:p>
    <w:p w14:paraId="15AECC5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Do que... do problema mais que é do Brasil mesmo. Entra na discussão só, mas não entra no capô. Sei lá, da filosofia, da elaboração, acaba não entrando.</w:t>
      </w:r>
    </w:p>
    <w:p w14:paraId="6DE0E5D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Geralmente vai lá com considerações finais. Ué, não deveria começar com ela? E depois dizer que também na época... Essas coisas tem que ficar no final.</w:t>
      </w:r>
    </w:p>
    <w:p w14:paraId="67DF301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a gente no final. Ué... Bom, assim, eu não sei, Yara. Eu acho que vou dar problema aí. Estou evitando falar um pouco na academia agora.</w:t>
      </w:r>
    </w:p>
    <w:p w14:paraId="7844D64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aos poucos estou soltando assim, né? Porque eu acho que o Brasil deveria ter sua maneira própria de fazer as coisas.</w:t>
      </w:r>
    </w:p>
    <w:p w14:paraId="03DCEED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Agora eu digo para você por que eu falo isso. Porque esses que viraram famosos, tipo filósofos, historiadores, não sei o quê, sociólogos,</w:t>
      </w:r>
    </w:p>
    <w:p w14:paraId="4DC32C3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baseado em que eles escreveram? Na cultura indígena, muitas vezes. Mas sem mencionar de onde tiraram.</w:t>
      </w:r>
    </w:p>
    <w:p w14:paraId="5384BEE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favorece o cara que escreveu e coloca lá na bibliografia dele.</w:t>
      </w:r>
    </w:p>
    <w:p w14:paraId="269BA9B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Isso eu só consigo enxergar por causa do racismo, da invisibilidade proposital, programada. Estratégia de quem quer tomar nossas terras, nossos conhecimentos e tal.</w:t>
      </w:r>
    </w:p>
    <w:p w14:paraId="3CCA7B2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nós fomos demonizados. Foram criados em cima de nós alguns códigos para dizer, não, isso aí pode fazer à vontade. Não é pecado, não é pecado matar, não é pecado invadir.</w:t>
      </w:r>
    </w:p>
    <w:p w14:paraId="3EE2ED9E"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As terras, as casas indígenas não são invioláveis, como diz a Constituição. Tudo para nós não serve. É...</w:t>
      </w:r>
    </w:p>
    <w:p w14:paraId="22C2A29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eu acho que a gente precisa repensar de alguma forma aí o que a gente podia fazer para ser nós mesmos.</w:t>
      </w:r>
    </w:p>
    <w:p w14:paraId="1FE331D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vejo o comportamento do Congresso, por exemplo, comportamento de colonizador de 1500. Não mudou, não.</w:t>
      </w:r>
    </w:p>
    <w:p w14:paraId="69FB386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construção de Brasília, os dizeres internos lá são de conquistador, não são de brasileiros. Aí, às vezes, eu digo assim, esses brasileiros ainda não são brasileiros.</w:t>
      </w:r>
    </w:p>
    <w:p w14:paraId="65AEBB1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Porque eles não têm esse sentimento. Por isso essa ambição tem que desmatar, tem que criar mais, não está nem aí. Porque eles não têm o sentimento mesmo verdadeiro de ser brasileiros.</w:t>
      </w:r>
    </w:p>
    <w:p w14:paraId="7B4BBFEF" w14:textId="77777777" w:rsidR="005F77FE" w:rsidRPr="007A2351" w:rsidRDefault="005F77FE" w:rsidP="007A2351">
      <w:pPr>
        <w:jc w:val="both"/>
        <w:rPr>
          <w:rFonts w:ascii="Arial" w:hAnsi="Arial" w:cs="Arial"/>
          <w:sz w:val="24"/>
          <w:szCs w:val="24"/>
        </w:rPr>
      </w:pPr>
    </w:p>
    <w:p w14:paraId="240F3394" w14:textId="4B67888A"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763A831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concordo completamente. Inclusive, eu fiz Sociologia na UNB, né? E depois, e aí fui para fora estudar, porque eu queria, minha pesquisa de mestrado foi sobre as tecnologias sociais.</w:t>
      </w:r>
    </w:p>
    <w:p w14:paraId="3DC2F5E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Do movimento dos seringueiros, do qual eu sou a terceira geração. E aí eu ficava tipo, gente, não tem, ninguém escreveu sobre isso ainda.</w:t>
      </w:r>
    </w:p>
    <w:p w14:paraId="7B60406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vocês vão querer que eu crie um rastro de bibliografia para dar crédito para outras pessoas de algo que não foi,</w:t>
      </w:r>
    </w:p>
    <w:p w14:paraId="3693DD6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não se originou nelas, só porque senão eu não vou ser considerada uma pesquisadora pro forma.</w:t>
      </w:r>
    </w:p>
    <w:p w14:paraId="61A18990" w14:textId="77777777" w:rsidR="005F77FE" w:rsidRPr="007A2351" w:rsidRDefault="005F77FE" w:rsidP="007A2351">
      <w:pPr>
        <w:jc w:val="both"/>
        <w:rPr>
          <w:rFonts w:ascii="Arial" w:hAnsi="Arial" w:cs="Arial"/>
          <w:sz w:val="24"/>
          <w:szCs w:val="24"/>
        </w:rPr>
      </w:pPr>
      <w:r w:rsidRPr="6D8B3772">
        <w:rPr>
          <w:rFonts w:ascii="Arial" w:hAnsi="Arial" w:cs="Arial"/>
          <w:sz w:val="24"/>
          <w:szCs w:val="24"/>
        </w:rPr>
        <w:t>E é muito doido que a gente, realmente, as partes mais... Se a gente abre um livro de Max Weber,</w:t>
      </w:r>
    </w:p>
    <w:p w14:paraId="0D274EA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ele começa já dizendo assim, o mundo funciona assim, assim, assim, tal coisa, funciona assim, assim, assim.</w:t>
      </w:r>
    </w:p>
    <w:p w14:paraId="3801216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Só no final é que começa com contextualização da política e economia. A gente é ensinado a fazer o contrário, né?</w:t>
      </w:r>
    </w:p>
    <w:p w14:paraId="1E6A4F5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Escreva sobre tudo, menos sobre o que você realmente acha, sobre o que realmente você tem de elaboração filosófica,</w:t>
      </w:r>
    </w:p>
    <w:p w14:paraId="6F73ADC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até chegar às considerações finais, ou então publica um ensaio. Isso concordo totalmente que é um problema enorme.</w:t>
      </w:r>
    </w:p>
    <w:p w14:paraId="43DE82F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Na decolonização da academia como um todo, né? Tá certíssimo, na minha opinião. Deixa eu perguntar uma coisa para o senhor. Eu só tenho mais duas perguntas, tá?</w:t>
      </w:r>
    </w:p>
    <w:p w14:paraId="4A52DEE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agradeço muito o seu tempo, que foi extremamente generoso e eu aprendi pra caramba nessa entrevista, como sempre. Deixa eu te perguntar, como é que o senhor obteve os recursos necessários? Eu sei que foram poucos, né?</w:t>
      </w:r>
    </w:p>
    <w:p w14:paraId="683EEF7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como é que, quando você consegue, assim, financiar pesquisas dentro dessas linhas que são as suas principais,</w:t>
      </w:r>
    </w:p>
    <w:p w14:paraId="5176232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mais focos, de onde que vem esses recursos? Mais do terceiro setor, da própria CAPES? Como é que funciona?</w:t>
      </w:r>
    </w:p>
    <w:p w14:paraId="3C2FE829" w14:textId="77777777" w:rsidR="005F77FE" w:rsidRPr="007A2351" w:rsidRDefault="005F77FE" w:rsidP="007A2351">
      <w:pPr>
        <w:jc w:val="both"/>
        <w:rPr>
          <w:rFonts w:ascii="Arial" w:hAnsi="Arial" w:cs="Arial"/>
          <w:sz w:val="24"/>
          <w:szCs w:val="24"/>
        </w:rPr>
      </w:pPr>
    </w:p>
    <w:p w14:paraId="14EA47EF" w14:textId="5A8015C2"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lastRenderedPageBreak/>
        <w:t xml:space="preserve">Andre </w:t>
      </w:r>
      <w:r w:rsidR="037EB34C" w:rsidRPr="7ACE5EE4">
        <w:rPr>
          <w:rFonts w:ascii="Arial" w:hAnsi="Arial" w:cs="Arial"/>
          <w:b/>
          <w:bCs/>
          <w:sz w:val="24"/>
          <w:szCs w:val="24"/>
        </w:rPr>
        <w:t>Baniwa</w:t>
      </w:r>
    </w:p>
    <w:p w14:paraId="7AD669E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Bom, eu não tenho apoio nenhum. É o que facilita por ser liderança por outros projetos, viajando, conversando.</w:t>
      </w:r>
    </w:p>
    <w:p w14:paraId="0EA980B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vou fazendo isso no meio do diálogo, da conversa, né? Eu posto o assunto específico naquela hora,</w:t>
      </w:r>
    </w:p>
    <w:p w14:paraId="17BC809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o momento mais sério de fazer as coisas. Assim, eu nunca recebi nada para fazer essas pesquisas sobre bem-vindos.</w:t>
      </w:r>
    </w:p>
    <w:p w14:paraId="359E07F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veio o associativismo, que acabei fazendo, porque foi uma decisão coletiva da Assembleia de 2014.</w:t>
      </w:r>
    </w:p>
    <w:p w14:paraId="0AA4197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não sabia como fazer, como conseguir dinheiro. O único dinheiro que a gente conseguiu foi para a publicação e edição do livro.</w:t>
      </w:r>
    </w:p>
    <w:p w14:paraId="5471034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Caramba, já pronto, né? É, já pronto. Mas o resto eu fui fazendo mesmo. Não tive, sem apoio nenhum.</w:t>
      </w:r>
    </w:p>
    <w:p w14:paraId="0E97A4F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Tem nada. Só aproveitando as oportunidades, viajando. Essa parte que a academia faz, né? Faz apresenta, qualificação, essas coisas.</w:t>
      </w:r>
    </w:p>
    <w:p w14:paraId="6AA0805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Assim, eu vou fazendo nas assembleias mesmo. Mas não sabia que eu estava fazendo pesquisa.</w:t>
      </w:r>
    </w:p>
    <w:p w14:paraId="2A68063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não sabia que eu estava sendo cientista. Eu estou fazendo isso por necessidade, porque eu vejo necessidade das pessoas entenderem.</w:t>
      </w:r>
    </w:p>
    <w:p w14:paraId="73C3FEF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me pediram para fazer isso também, né? E eu fui ganhando esse dinheiro. Então, eu tive o reconhecimento de fora, como cientista, escritor, coisa externa, assim. Interna também.</w:t>
      </w:r>
    </w:p>
    <w:p w14:paraId="41193B6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quando a gente fez lançamento nas comunidades, não foi lançamento para fora. Claro que as publicações são feitas também para os outros parentes e para os não indígenas também, conhecer.</w:t>
      </w:r>
    </w:p>
    <w:p w14:paraId="000880A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ela é voltada para o território nosso lá, né? Então, o lugar de lançamento é na comunidade.</w:t>
      </w:r>
    </w:p>
    <w:p w14:paraId="613CAD9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Na verdade, juntamos do associativismo, foi uma assembleia de 25 anos.</w:t>
      </w:r>
    </w:p>
    <w:p w14:paraId="6FDD07D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Comemoração de associativismo em 25 anos. Eu já organizei duas vezes comemoração do associativismo.</w:t>
      </w:r>
    </w:p>
    <w:p w14:paraId="0D81FC1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No ano 2000 e no ano 2018, que era para ser quando completasse 25 anos. Por isso o nome do livro, 25 anos do associativismo.</w:t>
      </w:r>
    </w:p>
    <w:p w14:paraId="4EB0373F"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Só que em 2002, a gente não escreveu nada, né? Mas era para relembrar, rememorar. Para contar que a gente conseguiu isso, visibilidade, prêmio e tal, na época.</w:t>
      </w:r>
    </w:p>
    <w:p w14:paraId="59445DA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E foi interessante. Então, não sei se vocês fazem isso, mas o que eu saiba, pela parte de mim, já comemoramos duas vezes o associativismo junto com os banheiros.</w:t>
      </w:r>
    </w:p>
    <w:p w14:paraId="2EC8B8F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 gente lembra homenagear alguém e tal. Eu acabava sendo um dos homenageados por causa disso, né?</w:t>
      </w:r>
    </w:p>
    <w:p w14:paraId="656D9108" w14:textId="77777777" w:rsidR="005F77FE" w:rsidRPr="007A2351" w:rsidRDefault="005F77FE" w:rsidP="007A2351">
      <w:pPr>
        <w:jc w:val="both"/>
        <w:rPr>
          <w:rFonts w:ascii="Arial" w:hAnsi="Arial" w:cs="Arial"/>
          <w:sz w:val="24"/>
          <w:szCs w:val="24"/>
        </w:rPr>
      </w:pPr>
    </w:p>
    <w:p w14:paraId="3761D8EB" w14:textId="09E2CEBD"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3FCB704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Uhum.</w:t>
      </w:r>
    </w:p>
    <w:p w14:paraId="7A9E795A" w14:textId="77777777" w:rsidR="005F77FE" w:rsidRPr="007A2351" w:rsidRDefault="005F77FE" w:rsidP="007A2351">
      <w:pPr>
        <w:jc w:val="both"/>
        <w:rPr>
          <w:rFonts w:ascii="Arial" w:hAnsi="Arial" w:cs="Arial"/>
          <w:sz w:val="24"/>
          <w:szCs w:val="24"/>
        </w:rPr>
      </w:pPr>
    </w:p>
    <w:p w14:paraId="2CA268AF" w14:textId="59BBC6DB"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6D96C62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Então, é financiamento específico de... Se eu tivesse isso, eu acho que faria mais.</w:t>
      </w:r>
    </w:p>
    <w:p w14:paraId="4C3BE7E8" w14:textId="77777777" w:rsidR="005F77FE" w:rsidRPr="007A2351" w:rsidRDefault="005F77FE" w:rsidP="007A2351">
      <w:pPr>
        <w:jc w:val="both"/>
        <w:rPr>
          <w:rFonts w:ascii="Arial" w:hAnsi="Arial" w:cs="Arial"/>
          <w:sz w:val="24"/>
          <w:szCs w:val="24"/>
        </w:rPr>
      </w:pPr>
    </w:p>
    <w:p w14:paraId="313C9C4E" w14:textId="78826B50"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7D451AD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Sim. Nossa, é incrível. É surreal que o financiamento só tenha cheio com a impressão do livro, né? Meu Deus!</w:t>
      </w:r>
    </w:p>
    <w:p w14:paraId="5F22FD39" w14:textId="77777777" w:rsidR="005F77FE" w:rsidRPr="007A2351" w:rsidRDefault="005F77FE" w:rsidP="007A2351">
      <w:pPr>
        <w:jc w:val="both"/>
        <w:rPr>
          <w:rFonts w:ascii="Arial" w:hAnsi="Arial" w:cs="Arial"/>
          <w:sz w:val="24"/>
          <w:szCs w:val="24"/>
        </w:rPr>
      </w:pPr>
    </w:p>
    <w:p w14:paraId="5C595530" w14:textId="24B3CB6A"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6A25F85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É. Isso eu consegui no meio do projeto da gente mesmo, da associação. Mas eu fiz todo o trabalho, só faltou isso. A Isa me ajudou só no finalzinho.</w:t>
      </w:r>
    </w:p>
    <w:p w14:paraId="4DB4FCA5" w14:textId="41FD21E8"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O Beto, no caso, ainda estava mais forte. Ele me ajudou a concluir esse processo mais legal, né? Registro e tal. </w:t>
      </w:r>
      <w:r w:rsidR="007A2351" w:rsidRPr="007A2351">
        <w:rPr>
          <w:rFonts w:ascii="Arial" w:hAnsi="Arial" w:cs="Arial"/>
          <w:sz w:val="24"/>
          <w:szCs w:val="24"/>
        </w:rPr>
        <w:t>¿Registro do livro, né?</w:t>
      </w:r>
    </w:p>
    <w:p w14:paraId="334D1405" w14:textId="77777777" w:rsidR="005F77FE" w:rsidRPr="007A2351" w:rsidRDefault="005F77FE" w:rsidP="007A2351">
      <w:pPr>
        <w:jc w:val="both"/>
        <w:rPr>
          <w:rFonts w:ascii="Arial" w:hAnsi="Arial" w:cs="Arial"/>
          <w:sz w:val="24"/>
          <w:szCs w:val="24"/>
        </w:rPr>
      </w:pPr>
    </w:p>
    <w:p w14:paraId="2F05C1A2" w14:textId="64043B1F"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0AE2381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Sim. E aí, minha última pergunta para o senhor é, além de você, né? Quase os pesquisadores, indígenas e não indígenas, se for adequado, que o senhor considera mais relevantes nesses temas?</w:t>
      </w:r>
    </w:p>
    <w:p w14:paraId="238DEAA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Você pode ser pesquisador prático ou pesquisador acadêmico também? E por quê? Quem que seria valer a pena a gente, por exemplo, conversar nas próximas entrevistas?</w:t>
      </w:r>
    </w:p>
    <w:p w14:paraId="1670A40D" w14:textId="77777777" w:rsidR="005F77FE" w:rsidRPr="007A2351" w:rsidRDefault="005F77FE" w:rsidP="007A2351">
      <w:pPr>
        <w:jc w:val="both"/>
        <w:rPr>
          <w:rFonts w:ascii="Arial" w:hAnsi="Arial" w:cs="Arial"/>
          <w:b/>
          <w:bCs/>
          <w:sz w:val="24"/>
          <w:szCs w:val="24"/>
        </w:rPr>
      </w:pPr>
    </w:p>
    <w:p w14:paraId="7A5238D9" w14:textId="05D2F5CB"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3F5BCA8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Bom, eu não sei te dizer, não. Não vem fácil na cabeça, não.</w:t>
      </w:r>
    </w:p>
    <w:p w14:paraId="3F7573E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Que fala sobre isso o tempo inteiro, né? Tem alguns que já são acadêmicos. Eu acho que João Paulo seria bom. Você conhece João Paulo, né?</w:t>
      </w:r>
    </w:p>
    <w:p w14:paraId="17EB92F3" w14:textId="77777777" w:rsidR="005F77FE" w:rsidRPr="007A2351" w:rsidRDefault="005F77FE" w:rsidP="007A2351">
      <w:pPr>
        <w:jc w:val="both"/>
        <w:rPr>
          <w:rFonts w:ascii="Arial" w:hAnsi="Arial" w:cs="Arial"/>
          <w:b/>
          <w:bCs/>
          <w:sz w:val="24"/>
          <w:szCs w:val="24"/>
        </w:rPr>
      </w:pPr>
    </w:p>
    <w:p w14:paraId="437132B1" w14:textId="39295EF3"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68B295E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Como é o sobrenome dele?</w:t>
      </w:r>
    </w:p>
    <w:p w14:paraId="262DA473" w14:textId="77777777" w:rsidR="005F77FE" w:rsidRPr="007A2351" w:rsidRDefault="005F77FE" w:rsidP="007A2351">
      <w:pPr>
        <w:jc w:val="both"/>
        <w:rPr>
          <w:rFonts w:ascii="Arial" w:hAnsi="Arial" w:cs="Arial"/>
          <w:sz w:val="24"/>
          <w:szCs w:val="24"/>
        </w:rPr>
      </w:pPr>
    </w:p>
    <w:p w14:paraId="400A87F9" w14:textId="24556D9C"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6F0F3E2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Ele tem falado bastante. </w:t>
      </w:r>
      <w:r w:rsidRPr="00F65973">
        <w:rPr>
          <w:rFonts w:ascii="Arial" w:hAnsi="Arial" w:cs="Arial"/>
          <w:sz w:val="24"/>
          <w:szCs w:val="24"/>
          <w:highlight w:val="yellow"/>
        </w:rPr>
        <w:t>João Paulo,</w:t>
      </w:r>
      <w:r w:rsidRPr="007A2351">
        <w:rPr>
          <w:rFonts w:ascii="Arial" w:hAnsi="Arial" w:cs="Arial"/>
          <w:sz w:val="24"/>
          <w:szCs w:val="24"/>
        </w:rPr>
        <w:t xml:space="preserve"> que é editor na Antropologia. Sim.</w:t>
      </w:r>
    </w:p>
    <w:p w14:paraId="36CFA706" w14:textId="7E49287D"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Sempre ele faz palestra, dá aula também nas universidades, eu vejo. Eu acho que tem uma nova visão, uma nova reinterpretação também dentro do próprio território i</w:t>
      </w:r>
      <w:r w:rsidR="038EC3F9" w:rsidRPr="6D8B3772">
        <w:rPr>
          <w:rFonts w:ascii="Arial" w:hAnsi="Arial" w:cs="Arial"/>
          <w:sz w:val="24"/>
          <w:szCs w:val="24"/>
          <w:lang w:val="pt-BR"/>
        </w:rPr>
        <w:t>Baniwa</w:t>
      </w:r>
      <w:r w:rsidR="267D0D12" w:rsidRPr="6D8B3772">
        <w:rPr>
          <w:rFonts w:ascii="Arial" w:hAnsi="Arial" w:cs="Arial"/>
          <w:sz w:val="24"/>
          <w:szCs w:val="24"/>
          <w:lang w:val="pt-BR"/>
        </w:rPr>
        <w:t>wa</w:t>
      </w:r>
      <w:r w:rsidRPr="6D8B3772">
        <w:rPr>
          <w:rFonts w:ascii="Arial" w:hAnsi="Arial" w:cs="Arial"/>
          <w:sz w:val="24"/>
          <w:szCs w:val="24"/>
          <w:lang w:val="pt-BR"/>
        </w:rPr>
        <w:t>va, que é o Juvencio.</w:t>
      </w:r>
    </w:p>
    <w:p w14:paraId="574750A5" w14:textId="48F9067B"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Você conhece Juvencio também. Juvencio foi uma das primeiras turmas da nossa escola, que hoje é o nosso líder do povo i</w:t>
      </w:r>
      <w:r w:rsidR="038EC3F9" w:rsidRPr="6D8B3772">
        <w:rPr>
          <w:rFonts w:ascii="Arial" w:hAnsi="Arial" w:cs="Arial"/>
          <w:sz w:val="24"/>
          <w:szCs w:val="24"/>
          <w:lang w:val="pt-BR"/>
        </w:rPr>
        <w:t>Baniwa</w:t>
      </w:r>
      <w:r w:rsidR="267D0D12" w:rsidRPr="6D8B3772">
        <w:rPr>
          <w:rFonts w:ascii="Arial" w:hAnsi="Arial" w:cs="Arial"/>
          <w:sz w:val="24"/>
          <w:szCs w:val="24"/>
          <w:lang w:val="pt-BR"/>
        </w:rPr>
        <w:t>wa</w:t>
      </w:r>
      <w:r w:rsidRPr="6D8B3772">
        <w:rPr>
          <w:rFonts w:ascii="Arial" w:hAnsi="Arial" w:cs="Arial"/>
          <w:sz w:val="24"/>
          <w:szCs w:val="24"/>
          <w:lang w:val="pt-BR"/>
        </w:rPr>
        <w:t>va.</w:t>
      </w:r>
    </w:p>
    <w:p w14:paraId="65ED9E0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Ele está participando, ele está fazendo parte da pesquisa internacional, inclusive, e tem parceria com a USP agora, com o INB, com o INPA, está construindo coisas.</w:t>
      </w:r>
    </w:p>
    <w:p w14:paraId="67D3AB49" w14:textId="2EC33D6D"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Eu diria que os i</w:t>
      </w:r>
      <w:r w:rsidR="038EC3F9" w:rsidRPr="6D8B3772">
        <w:rPr>
          <w:rFonts w:ascii="Arial" w:hAnsi="Arial" w:cs="Arial"/>
          <w:sz w:val="24"/>
          <w:szCs w:val="24"/>
          <w:lang w:val="pt-BR"/>
        </w:rPr>
        <w:t>Baniwa</w:t>
      </w:r>
      <w:r w:rsidR="267D0D12" w:rsidRPr="6D8B3772">
        <w:rPr>
          <w:rFonts w:ascii="Arial" w:hAnsi="Arial" w:cs="Arial"/>
          <w:sz w:val="24"/>
          <w:szCs w:val="24"/>
          <w:lang w:val="pt-BR"/>
        </w:rPr>
        <w:t>wa</w:t>
      </w:r>
      <w:r w:rsidRPr="6D8B3772">
        <w:rPr>
          <w:rFonts w:ascii="Arial" w:hAnsi="Arial" w:cs="Arial"/>
          <w:sz w:val="24"/>
          <w:szCs w:val="24"/>
          <w:lang w:val="pt-BR"/>
        </w:rPr>
        <w:t>va, por causa disso, estão entrando no mundo científico, vamos dizer assim, né? Entrando na ciência e tecnologia.</w:t>
      </w:r>
    </w:p>
    <w:p w14:paraId="3E5EF35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acho que não tem volta, mas assim, eu faço parte disso, tanto insistir, tem que ter, tem que ter, eu acho fundamental. É uma forma de se proteger também, eu acho, né? Uma forma de proteger.</w:t>
      </w:r>
    </w:p>
    <w:p w14:paraId="5BA98EE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acho que ele seria uma pessoa boa, já assim, mais amadurecido, já, depois de nós, né? Depois da nossa, da minha geração, assim.</w:t>
      </w:r>
    </w:p>
    <w:p w14:paraId="12DBB592"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Ele pode indicar outra, mas eu indicaria ele... considerar, considerando ele como mais maduro nesses últimos tempos.</w:t>
      </w:r>
    </w:p>
    <w:p w14:paraId="11D1555E" w14:textId="77777777" w:rsidR="005F77FE" w:rsidRPr="007A2351" w:rsidRDefault="005F77FE" w:rsidP="007A2351">
      <w:pPr>
        <w:jc w:val="both"/>
        <w:rPr>
          <w:rFonts w:ascii="Arial" w:hAnsi="Arial" w:cs="Arial"/>
          <w:sz w:val="24"/>
          <w:szCs w:val="24"/>
        </w:rPr>
      </w:pPr>
    </w:p>
    <w:p w14:paraId="26C4BAE3" w14:textId="57DC0A7F"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644251B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Maravilhoso. André, muito obrigada, viu? Nossa, foi incrível. Eu, a gente está gravando, mas eu não consegui me segurar, eu estou aqui escrevendo quase transcrição ao vivo,</w:t>
      </w:r>
    </w:p>
    <w:p w14:paraId="5F4666C5"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porque eu não queria perder nem um pouquinho. E aí, sim, o senhor, se eu puder entrar em contato pelo WhatsApp só para confirmar a grafia de algumas palavras, se eu tiver pego alguma informação, vai ser super, vai super me ajudar.</w:t>
      </w:r>
    </w:p>
    <w:p w14:paraId="2AE18CBA"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E queria agradecer ao senhor, parabenizar pelo trabalho incrível, me colocar à disposição, se precisar de algum apoio, assim, dentro dessas frentes que a gente trabalha, né?</w:t>
      </w:r>
    </w:p>
    <w:p w14:paraId="29E08A6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tenho trabalhado muito com tecnologia também. Acho que seria legal você conhecer outras pessoas, eventualmente, da Universidade Tec de Monte Rei,</w:t>
      </w:r>
    </w:p>
    <w:p w14:paraId="262A21D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que são pessoas incríveis, que podem ajudar a gente a mudar essa forma de fazer pesquisa com recursos escassos, né? Porque se tudo isso que for feito...</w:t>
      </w:r>
    </w:p>
    <w:p w14:paraId="39609363"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Com a verba, só para publicar o livro, imagina, né? Com o mínimo de estrutura, onde que poderiam chegar.</w:t>
      </w:r>
    </w:p>
    <w:p w14:paraId="490320D8" w14:textId="77777777" w:rsidR="005F77FE" w:rsidRPr="007A2351" w:rsidRDefault="005F77FE" w:rsidP="007A2351">
      <w:pPr>
        <w:jc w:val="both"/>
        <w:rPr>
          <w:rFonts w:ascii="Arial" w:hAnsi="Arial" w:cs="Arial"/>
          <w:sz w:val="24"/>
          <w:szCs w:val="24"/>
        </w:rPr>
      </w:pPr>
    </w:p>
    <w:p w14:paraId="180FDD2E" w14:textId="54FBF090"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33A4F7F7" w14:textId="0794D589"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É, eu tenho vontade imensa, venho falando nos </w:t>
      </w:r>
      <w:r w:rsidR="038EC3F9" w:rsidRPr="6D8B3772">
        <w:rPr>
          <w:rFonts w:ascii="Arial" w:hAnsi="Arial" w:cs="Arial"/>
          <w:sz w:val="24"/>
          <w:szCs w:val="24"/>
          <w:lang w:val="pt-BR"/>
        </w:rPr>
        <w:t>Baniwa</w:t>
      </w:r>
      <w:r w:rsidRPr="6D8B3772">
        <w:rPr>
          <w:rFonts w:ascii="Arial" w:hAnsi="Arial" w:cs="Arial"/>
          <w:sz w:val="24"/>
          <w:szCs w:val="24"/>
          <w:lang w:val="pt-BR"/>
        </w:rPr>
        <w:t>las, por isso que eu digo, se tivesse recurso para isso, tenho vontade que a gente publicasse mais livros, por exemplo.</w:t>
      </w:r>
    </w:p>
    <w:p w14:paraId="5AC998CB" w14:textId="7DF0EE21" w:rsidR="005F77FE" w:rsidRPr="007A2351" w:rsidRDefault="005F77FE" w:rsidP="6D8B3772">
      <w:pPr>
        <w:jc w:val="both"/>
        <w:rPr>
          <w:rFonts w:ascii="Arial" w:hAnsi="Arial" w:cs="Arial"/>
          <w:sz w:val="24"/>
          <w:szCs w:val="24"/>
          <w:lang w:val="pt-BR"/>
        </w:rPr>
      </w:pPr>
      <w:r w:rsidRPr="6D8B3772">
        <w:rPr>
          <w:rFonts w:ascii="Arial" w:hAnsi="Arial" w:cs="Arial"/>
          <w:sz w:val="24"/>
          <w:szCs w:val="24"/>
          <w:lang w:val="pt-BR"/>
        </w:rPr>
        <w:t xml:space="preserve">A minha ideia é que a gente criasse nossa própria biblioteca, né? Que a gente se organizasse como </w:t>
      </w:r>
      <w:r w:rsidR="038EC3F9" w:rsidRPr="6D8B3772">
        <w:rPr>
          <w:rFonts w:ascii="Arial" w:hAnsi="Arial" w:cs="Arial"/>
          <w:sz w:val="24"/>
          <w:szCs w:val="24"/>
          <w:lang w:val="pt-BR"/>
        </w:rPr>
        <w:t>Baniwa</w:t>
      </w:r>
      <w:r w:rsidRPr="6D8B3772">
        <w:rPr>
          <w:rFonts w:ascii="Arial" w:hAnsi="Arial" w:cs="Arial"/>
          <w:sz w:val="24"/>
          <w:szCs w:val="24"/>
          <w:lang w:val="pt-BR"/>
        </w:rPr>
        <w:t>la e distribui temática para a gente escrever.</w:t>
      </w:r>
    </w:p>
    <w:p w14:paraId="02F78A54"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 tudo isso eu tenho na cabeça faz muito tempo, mas eu não consigo encontrar dinheiro para isso, para ordenar, porque tem custo, né?</w:t>
      </w:r>
    </w:p>
    <w:p w14:paraId="6D825F2D"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Precisa comer, ver a família, né? Um monte de coisa aí. Bom, mas só para registrar, sobre essas tecnologias sociais eu tenho muito interesse.</w:t>
      </w:r>
    </w:p>
    <w:p w14:paraId="3D8A371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Me despertou muita coisa esses dias, por causa da ciência e tecnologia, me chamaram a participar, três agora, mas tem muita coisa acontecendo.</w:t>
      </w:r>
    </w:p>
    <w:p w14:paraId="7A6F390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escutei assim, a Embrapa tem mais de 100 tecnologias sociais prontas, paradas, dormindo, ninguém usa, quem usa são os grandes empresários.</w:t>
      </w:r>
    </w:p>
    <w:p w14:paraId="17EAAD30"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Mas o resultado, as pesquisas foram para colaborar com os mais pobres, vamos dizer assim, mas os pobres não estão usando.</w:t>
      </w:r>
    </w:p>
    <w:p w14:paraId="2102CB67"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Aí escutei também na Amazônia, é considerado, todas as universidades,</w:t>
      </w:r>
    </w:p>
    <w:p w14:paraId="0341F46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institutos de pesquisa, também tem mais de 100 tecnologias sociais prontas, lá dormindo.</w:t>
      </w:r>
    </w:p>
    <w:p w14:paraId="1449DFEC"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tenho interesse, se eu tivesse condição, mesmo fora do Ministério, eu queria organizar para trazer, que tecnologias sociais são essas?</w:t>
      </w:r>
    </w:p>
    <w:p w14:paraId="712025AB"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Quais são as mais recomendáveis para contribuir com melhoria, o bem viver dos parentes,</w:t>
      </w:r>
    </w:p>
    <w:p w14:paraId="7952062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lastRenderedPageBreak/>
        <w:t>dos povos tradicionais, estou aprendendo a usar isso, incluindo indígenas, quilombolas, comunidades tradicionais mesmo.</w:t>
      </w:r>
    </w:p>
    <w:p w14:paraId="5AC3223E" w14:textId="058B90D5" w:rsidR="005F77FE" w:rsidRPr="007A2351" w:rsidRDefault="007A2351" w:rsidP="007A2351">
      <w:pPr>
        <w:jc w:val="both"/>
        <w:rPr>
          <w:rFonts w:ascii="Arial" w:hAnsi="Arial" w:cs="Arial"/>
          <w:sz w:val="24"/>
          <w:szCs w:val="24"/>
        </w:rPr>
      </w:pPr>
      <w:r w:rsidRPr="007A2351">
        <w:rPr>
          <w:rFonts w:ascii="Arial" w:hAnsi="Arial" w:cs="Arial"/>
          <w:sz w:val="24"/>
          <w:szCs w:val="24"/>
        </w:rPr>
        <w:t>¿Por que a gente não promove isso?</w:t>
      </w:r>
      <w:r w:rsidR="005F77FE" w:rsidRPr="007A2351">
        <w:rPr>
          <w:rFonts w:ascii="Arial" w:hAnsi="Arial" w:cs="Arial"/>
          <w:sz w:val="24"/>
          <w:szCs w:val="24"/>
        </w:rPr>
        <w:t xml:space="preserve"> </w:t>
      </w:r>
      <w:r w:rsidRPr="007A2351">
        <w:rPr>
          <w:rFonts w:ascii="Arial" w:hAnsi="Arial" w:cs="Arial"/>
          <w:sz w:val="24"/>
          <w:szCs w:val="24"/>
        </w:rPr>
        <w:t>¿Por que a gente deixa essas coisas ficarem dormindo?</w:t>
      </w:r>
      <w:r w:rsidR="005F77FE" w:rsidRPr="007A2351">
        <w:rPr>
          <w:rFonts w:ascii="Arial" w:hAnsi="Arial" w:cs="Arial"/>
          <w:sz w:val="24"/>
          <w:szCs w:val="24"/>
        </w:rPr>
        <w:t xml:space="preserve"> Isso está me angustiando aí. Se você tiver a oportunidade, a gente organiza um seminário para isso.</w:t>
      </w:r>
    </w:p>
    <w:p w14:paraId="0B058C27" w14:textId="77777777" w:rsidR="005F77FE" w:rsidRPr="007A2351" w:rsidRDefault="005F77FE" w:rsidP="007A2351">
      <w:pPr>
        <w:jc w:val="both"/>
        <w:rPr>
          <w:rFonts w:ascii="Arial" w:hAnsi="Arial" w:cs="Arial"/>
          <w:b/>
          <w:bCs/>
          <w:sz w:val="24"/>
          <w:szCs w:val="24"/>
        </w:rPr>
      </w:pPr>
    </w:p>
    <w:p w14:paraId="6EDE6FA9" w14:textId="1586DFAE"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666E88C6" w14:textId="382E36BD" w:rsidR="005F77FE" w:rsidRPr="007A2351" w:rsidRDefault="005F77FE" w:rsidP="007A2351">
      <w:pPr>
        <w:jc w:val="both"/>
        <w:rPr>
          <w:rFonts w:ascii="Arial" w:hAnsi="Arial" w:cs="Arial"/>
          <w:sz w:val="24"/>
          <w:szCs w:val="24"/>
        </w:rPr>
      </w:pPr>
      <w:r w:rsidRPr="007A2351">
        <w:rPr>
          <w:rFonts w:ascii="Arial" w:hAnsi="Arial" w:cs="Arial"/>
          <w:sz w:val="24"/>
          <w:szCs w:val="24"/>
        </w:rPr>
        <w:t xml:space="preserve">Ah, vamos sim. </w:t>
      </w:r>
      <w:r w:rsidR="007A2351" w:rsidRPr="007A2351">
        <w:rPr>
          <w:rFonts w:ascii="Arial" w:hAnsi="Arial" w:cs="Arial"/>
          <w:sz w:val="24"/>
          <w:szCs w:val="24"/>
        </w:rPr>
        <w:t xml:space="preserve">¿Inclusive, você sabe aquele livro da </w:t>
      </w:r>
      <w:r w:rsidR="007A2351" w:rsidRPr="00F40F21">
        <w:rPr>
          <w:rFonts w:ascii="Arial" w:hAnsi="Arial" w:cs="Arial"/>
          <w:sz w:val="24"/>
          <w:szCs w:val="24"/>
          <w:highlight w:val="yellow"/>
        </w:rPr>
        <w:t>Patricia Charles</w:t>
      </w:r>
      <w:r w:rsidR="007A2351" w:rsidRPr="007A2351">
        <w:rPr>
          <w:rFonts w:ascii="Arial" w:hAnsi="Arial" w:cs="Arial"/>
          <w:sz w:val="24"/>
          <w:szCs w:val="24"/>
        </w:rPr>
        <w:t>?</w:t>
      </w:r>
      <w:r w:rsidRPr="007A2351">
        <w:rPr>
          <w:rFonts w:ascii="Arial" w:hAnsi="Arial" w:cs="Arial"/>
          <w:sz w:val="24"/>
          <w:szCs w:val="24"/>
        </w:rPr>
        <w:t xml:space="preserve"> Que é sobre frutíferas e plantas úteis para a Amazônia?</w:t>
      </w:r>
    </w:p>
    <w:p w14:paraId="398200CD" w14:textId="77777777" w:rsidR="005F77FE" w:rsidRPr="007A2351" w:rsidRDefault="005F77FE" w:rsidP="007A2351">
      <w:pPr>
        <w:jc w:val="both"/>
        <w:rPr>
          <w:rFonts w:ascii="Arial" w:hAnsi="Arial" w:cs="Arial"/>
          <w:sz w:val="24"/>
          <w:szCs w:val="24"/>
        </w:rPr>
      </w:pPr>
    </w:p>
    <w:p w14:paraId="4B658F64" w14:textId="1B2A383C" w:rsidR="005F77FE" w:rsidRPr="007A2351" w:rsidRDefault="00EA222A" w:rsidP="007A2351">
      <w:pPr>
        <w:jc w:val="both"/>
        <w:rPr>
          <w:rFonts w:ascii="Arial" w:hAnsi="Arial" w:cs="Arial"/>
          <w:b/>
          <w:bCs/>
          <w:sz w:val="24"/>
          <w:szCs w:val="24"/>
        </w:rPr>
      </w:pPr>
      <w:r w:rsidRPr="7ACE5EE4">
        <w:rPr>
          <w:rFonts w:ascii="Arial" w:hAnsi="Arial" w:cs="Arial"/>
          <w:b/>
          <w:bCs/>
          <w:sz w:val="24"/>
          <w:szCs w:val="24"/>
        </w:rPr>
        <w:t xml:space="preserve">Andre </w:t>
      </w:r>
      <w:r w:rsidR="037EB34C" w:rsidRPr="7ACE5EE4">
        <w:rPr>
          <w:rFonts w:ascii="Arial" w:hAnsi="Arial" w:cs="Arial"/>
          <w:b/>
          <w:bCs/>
          <w:sz w:val="24"/>
          <w:szCs w:val="24"/>
        </w:rPr>
        <w:t>Baniwa</w:t>
      </w:r>
    </w:p>
    <w:p w14:paraId="123ABDC8"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Eu acho que não.</w:t>
      </w:r>
    </w:p>
    <w:p w14:paraId="728F5BF3" w14:textId="77777777" w:rsidR="005F77FE" w:rsidRPr="007A2351" w:rsidRDefault="005F77FE" w:rsidP="007A2351">
      <w:pPr>
        <w:jc w:val="both"/>
        <w:rPr>
          <w:rFonts w:ascii="Arial" w:hAnsi="Arial" w:cs="Arial"/>
          <w:sz w:val="24"/>
          <w:szCs w:val="24"/>
        </w:rPr>
      </w:pPr>
    </w:p>
    <w:p w14:paraId="00C75F42" w14:textId="1656DD86" w:rsidR="005F77FE" w:rsidRPr="007A2351" w:rsidRDefault="00B1347E" w:rsidP="007A2351">
      <w:pPr>
        <w:jc w:val="both"/>
        <w:rPr>
          <w:rFonts w:ascii="Arial" w:hAnsi="Arial" w:cs="Arial"/>
          <w:b/>
          <w:bCs/>
          <w:sz w:val="24"/>
          <w:szCs w:val="24"/>
        </w:rPr>
      </w:pPr>
      <w:r>
        <w:rPr>
          <w:rFonts w:ascii="Arial" w:hAnsi="Arial" w:cs="Arial"/>
          <w:b/>
          <w:bCs/>
          <w:sz w:val="24"/>
          <w:szCs w:val="24"/>
        </w:rPr>
        <w:t>Iara Vicente</w:t>
      </w:r>
    </w:p>
    <w:p w14:paraId="7B9E22B1"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Não? Deixa eu te mostrar aqui. Cadê ele? Eu tenho uma cópia que fica em casa e uma cópia que fica no meu escritório. Deixa eu só liberar a Grisel, que a gente já terminou a entrevista.</w:t>
      </w:r>
    </w:p>
    <w:p w14:paraId="7CA5D796" w14:textId="77777777" w:rsidR="005F77FE" w:rsidRPr="007A2351" w:rsidRDefault="005F77FE" w:rsidP="007A2351">
      <w:pPr>
        <w:jc w:val="both"/>
        <w:rPr>
          <w:rFonts w:ascii="Arial" w:hAnsi="Arial" w:cs="Arial"/>
          <w:sz w:val="24"/>
          <w:szCs w:val="24"/>
        </w:rPr>
      </w:pPr>
      <w:r w:rsidRPr="007A2351">
        <w:rPr>
          <w:rFonts w:ascii="Arial" w:hAnsi="Arial" w:cs="Arial"/>
          <w:sz w:val="24"/>
          <w:szCs w:val="24"/>
        </w:rPr>
        <w:t>Grisel, muito obrigada. Eu acho que não podemos parar de gravar agora. Eu só vou conversar com o Sr. Banyô por um pouco, mas eu quero agradecer muito por nos ajudar no sábado.</w:t>
      </w:r>
    </w:p>
    <w:p w14:paraId="53939A26" w14:textId="014C8178" w:rsidR="005F77FE" w:rsidRPr="007A2351" w:rsidRDefault="005F77FE" w:rsidP="007A2351">
      <w:pPr>
        <w:jc w:val="both"/>
        <w:rPr>
          <w:rFonts w:ascii="Arial" w:hAnsi="Arial" w:cs="Arial"/>
          <w:sz w:val="24"/>
          <w:szCs w:val="24"/>
        </w:rPr>
      </w:pPr>
      <w:r w:rsidRPr="007A2351">
        <w:rPr>
          <w:rFonts w:ascii="Arial" w:hAnsi="Arial" w:cs="Arial"/>
          <w:sz w:val="24"/>
          <w:szCs w:val="24"/>
        </w:rPr>
        <w:t>E nas suas vacações. Ok, eu acho que estamos prontos para gravar.</w:t>
      </w:r>
    </w:p>
    <w:sectPr w:rsidR="005F77FE" w:rsidRPr="007A235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iara@nossaterrafirme.com" w:date="2024-07-17T05:36:00Z" w:initials="ia">
    <w:p w14:paraId="661EDF56" w14:textId="43E28BB1" w:rsidR="0AE5563A" w:rsidRDefault="0AE5563A">
      <w:r>
        <w:t>This one is ok for the quantitative transcript, but the transcription did not capture the narrative flow of the interviewee. The phrases are broken and not easely understandable, a lot of the punctuation is missing. I can fix it and deliver it next week, but you should go ahead with the software strategy.</w:t>
      </w:r>
      <w:r>
        <w:annotationRef/>
      </w:r>
    </w:p>
  </w:comment>
  <w:comment w:id="5" w:author="iara@nossaterrafirme.com" w:date="2024-07-17T05:28:00Z" w:initials="ia">
    <w:p w14:paraId="36DCE46E" w14:textId="0ED87041" w:rsidR="0AE5563A" w:rsidRDefault="0AE5563A">
      <w:r>
        <w:t>need to confirm spelling with interviewee</w:t>
      </w:r>
      <w:r>
        <w:annotationRef/>
      </w:r>
    </w:p>
  </w:comment>
  <w:comment w:id="6" w:author="iara@nossaterrafirme.com" w:date="2024-07-17T05:28:00Z" w:initials="ia">
    <w:p w14:paraId="3095D7C2" w14:textId="6F0E9D09" w:rsidR="0AE5563A" w:rsidRDefault="0AE5563A">
      <w:r>
        <w:t>??</w:t>
      </w:r>
      <w:r>
        <w:annotationRef/>
      </w:r>
    </w:p>
  </w:comment>
  <w:comment w:id="7" w:author="iara@nossaterrafirme.com" w:date="2024-07-17T05:31:00Z" w:initials="ia">
    <w:p w14:paraId="7EA241D9" w14:textId="51007342" w:rsidR="0AE5563A" w:rsidRDefault="0AE5563A">
      <w:r>
        <w:t>Confirm spelling with interviewee</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61EDF56" w15:done="0"/>
  <w15:commentEx w15:paraId="36DCE46E" w15:done="0"/>
  <w15:commentEx w15:paraId="3095D7C2" w15:done="0"/>
  <w15:commentEx w15:paraId="7EA241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D66BBAF" w16cex:dateUtc="2024-07-17T08:36:00Z"/>
  <w16cex:commentExtensible w16cex:durableId="18682D19" w16cex:dateUtc="2024-07-17T08:28:00Z"/>
  <w16cex:commentExtensible w16cex:durableId="5B4410B1" w16cex:dateUtc="2024-07-17T08:28:00Z"/>
  <w16cex:commentExtensible w16cex:durableId="0EEE0169" w16cex:dateUtc="2024-07-17T0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61EDF56" w16cid:durableId="7D66BBAF"/>
  <w16cid:commentId w16cid:paraId="36DCE46E" w16cid:durableId="18682D19"/>
  <w16cid:commentId w16cid:paraId="3095D7C2" w16cid:durableId="5B4410B1"/>
  <w16cid:commentId w16cid:paraId="7EA241D9" w16cid:durableId="0EEE01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0ezp22giCfq4/h" int2:id="bqyjMy5w">
      <int2:state int2:value="Rejected" int2:type="AugLoop_Text_Critique"/>
    </int2:textHash>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ara@nossaterrafirme.com">
    <w15:presenceInfo w15:providerId="AD" w15:userId="S::urn:spo:guest#iara@nossaterrafirme.co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FE"/>
    <w:rsid w:val="00010998"/>
    <w:rsid w:val="003074D4"/>
    <w:rsid w:val="003B7284"/>
    <w:rsid w:val="004D78E7"/>
    <w:rsid w:val="004F3036"/>
    <w:rsid w:val="00510EB1"/>
    <w:rsid w:val="005F77FE"/>
    <w:rsid w:val="006074A1"/>
    <w:rsid w:val="006C1620"/>
    <w:rsid w:val="007326F0"/>
    <w:rsid w:val="00746A99"/>
    <w:rsid w:val="007A2351"/>
    <w:rsid w:val="00A042EB"/>
    <w:rsid w:val="00A87C66"/>
    <w:rsid w:val="00A92107"/>
    <w:rsid w:val="00AB111E"/>
    <w:rsid w:val="00B003B7"/>
    <w:rsid w:val="00B1347E"/>
    <w:rsid w:val="00BC66AD"/>
    <w:rsid w:val="00C42D62"/>
    <w:rsid w:val="00C9413A"/>
    <w:rsid w:val="00CE1A3D"/>
    <w:rsid w:val="00D33FB7"/>
    <w:rsid w:val="00D70488"/>
    <w:rsid w:val="00DC3320"/>
    <w:rsid w:val="00E138A8"/>
    <w:rsid w:val="00E876EF"/>
    <w:rsid w:val="00EA222A"/>
    <w:rsid w:val="00EE43E7"/>
    <w:rsid w:val="00F3139F"/>
    <w:rsid w:val="00F40F21"/>
    <w:rsid w:val="00F43959"/>
    <w:rsid w:val="00F65973"/>
    <w:rsid w:val="00F67476"/>
    <w:rsid w:val="011C32F0"/>
    <w:rsid w:val="031934B7"/>
    <w:rsid w:val="037EB34C"/>
    <w:rsid w:val="038EC3F9"/>
    <w:rsid w:val="08B45185"/>
    <w:rsid w:val="08BCCA7E"/>
    <w:rsid w:val="0AE5563A"/>
    <w:rsid w:val="0B5F4E36"/>
    <w:rsid w:val="0D91BAF6"/>
    <w:rsid w:val="0E98FAD8"/>
    <w:rsid w:val="0FD036E6"/>
    <w:rsid w:val="10011673"/>
    <w:rsid w:val="196ADD82"/>
    <w:rsid w:val="1D3C56D2"/>
    <w:rsid w:val="2183FD6A"/>
    <w:rsid w:val="267D0D12"/>
    <w:rsid w:val="289E2409"/>
    <w:rsid w:val="2B400D27"/>
    <w:rsid w:val="2BDB42F6"/>
    <w:rsid w:val="3241B65D"/>
    <w:rsid w:val="3273AB1E"/>
    <w:rsid w:val="36995581"/>
    <w:rsid w:val="36A4B7F4"/>
    <w:rsid w:val="36DA39CF"/>
    <w:rsid w:val="37DE69A5"/>
    <w:rsid w:val="39D36576"/>
    <w:rsid w:val="3A991E8D"/>
    <w:rsid w:val="3BB94F48"/>
    <w:rsid w:val="3F6E1616"/>
    <w:rsid w:val="40F5875E"/>
    <w:rsid w:val="43DD091E"/>
    <w:rsid w:val="4543F7CB"/>
    <w:rsid w:val="4701FB42"/>
    <w:rsid w:val="47DF6F43"/>
    <w:rsid w:val="4FAE3B5E"/>
    <w:rsid w:val="50772F48"/>
    <w:rsid w:val="514DA0F6"/>
    <w:rsid w:val="528C8795"/>
    <w:rsid w:val="5410D447"/>
    <w:rsid w:val="586254DF"/>
    <w:rsid w:val="5BB55631"/>
    <w:rsid w:val="5C457AFE"/>
    <w:rsid w:val="5EF90FE0"/>
    <w:rsid w:val="60C1419E"/>
    <w:rsid w:val="64DE1775"/>
    <w:rsid w:val="69AE2882"/>
    <w:rsid w:val="69B92594"/>
    <w:rsid w:val="6A804F3A"/>
    <w:rsid w:val="6D8B3772"/>
    <w:rsid w:val="6E487367"/>
    <w:rsid w:val="70A1234E"/>
    <w:rsid w:val="70BA5215"/>
    <w:rsid w:val="77520C6D"/>
    <w:rsid w:val="779A3EA4"/>
    <w:rsid w:val="79B603DB"/>
    <w:rsid w:val="79FF812B"/>
    <w:rsid w:val="7ACE5EE4"/>
    <w:rsid w:val="7B43738F"/>
    <w:rsid w:val="7C82D907"/>
    <w:rsid w:val="7CBF93E1"/>
    <w:rsid w:val="7CFD1C1D"/>
    <w:rsid w:val="7D0A6799"/>
    <w:rsid w:val="7D493E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1F63"/>
  <w15:chartTrackingRefBased/>
  <w15:docId w15:val="{DC713740-879B-4483-A17F-C2ECB0F7F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F4395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43959"/>
  </w:style>
  <w:style w:type="character" w:customStyle="1" w:styleId="eop">
    <w:name w:val="eop"/>
    <w:basedOn w:val="Fuentedeprrafopredeter"/>
    <w:rsid w:val="00F43959"/>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921BED-0EF4-4509-A8BF-8C5A580AD6B6}">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36C95B38-597D-4011-80D4-35075AE4B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93FA21-FA33-4786-9B61-5125A07BF8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10712</Words>
  <Characters>58921</Characters>
  <Application>Microsoft Office Word</Application>
  <DocSecurity>0</DocSecurity>
  <Lines>491</Lines>
  <Paragraphs>138</Paragraphs>
  <ScaleCrop>false</ScaleCrop>
  <Company/>
  <LinksUpToDate>false</LinksUpToDate>
  <CharactersWithSpaces>69495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2026-07-23T00:56:00Z</dcterms:created>
  <dcterms:modified xsi:type="dcterms:W3CDTF">2026-07-23T00:56:00Z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