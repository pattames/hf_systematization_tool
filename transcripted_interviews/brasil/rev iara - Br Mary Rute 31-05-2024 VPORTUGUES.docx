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B44AECF" w14:textId="77777777" w:rsidR="00F1520A" w:rsidRPr="00B2362D" w:rsidRDefault="00F1520A" w:rsidP="00F152F0">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Transcripción entrevista</w:t>
      </w:r>
    </w:p>
    <w:p w14:paraId="14F33FC0" w14:textId="77777777" w:rsidR="00F1520A" w:rsidRPr="00B2362D" w:rsidRDefault="00F1520A" w:rsidP="00F152F0">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rPr>
        <w:t>  </w:t>
      </w:r>
      <w:r w:rsidRPr="00B2362D">
        <w:rPr>
          <w:rStyle w:val="eop"/>
          <w:rFonts w:ascii="Calibri" w:eastAsiaTheme="majorEastAsia" w:hAnsi="Calibri" w:cs="Calibri"/>
        </w:rPr>
        <w:t> </w:t>
      </w:r>
    </w:p>
    <w:p w14:paraId="52E168AA" w14:textId="2D2939C1" w:rsidR="00F1520A" w:rsidRPr="00B2362D" w:rsidRDefault="00F1520A" w:rsidP="00F152F0">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 </w:t>
      </w:r>
      <w:r w:rsidRPr="00B2362D">
        <w:rPr>
          <w:rStyle w:val="normaltextrun"/>
          <w:rFonts w:ascii="Calibri" w:eastAsiaTheme="majorEastAsia" w:hAnsi="Calibri" w:cs="Calibri"/>
        </w:rPr>
        <w:t>Dr</w:t>
      </w:r>
      <w:r>
        <w:rPr>
          <w:rStyle w:val="normaltextrun"/>
          <w:rFonts w:ascii="Calibri" w:eastAsiaTheme="majorEastAsia" w:hAnsi="Calibri" w:cs="Calibri"/>
        </w:rPr>
        <w:t>a. Mary Rute</w:t>
      </w:r>
    </w:p>
    <w:p w14:paraId="2C791947" w14:textId="77777777" w:rsidR="00F1520A" w:rsidRPr="00B2362D" w:rsidRDefault="00F1520A" w:rsidP="00F152F0">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País entrevistado: </w:t>
      </w:r>
      <w:r>
        <w:rPr>
          <w:rStyle w:val="normaltextrun"/>
          <w:rFonts w:ascii="Calibri" w:eastAsiaTheme="majorEastAsia" w:hAnsi="Calibri" w:cs="Calibri"/>
        </w:rPr>
        <w:t>Brasil</w:t>
      </w:r>
    </w:p>
    <w:p w14:paraId="3CCB7243" w14:textId="254C6886" w:rsidR="00F1520A" w:rsidRPr="00B2362D" w:rsidRDefault="00F1520A" w:rsidP="00F152F0">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Fecha entrevista: </w:t>
      </w:r>
      <w:r>
        <w:rPr>
          <w:rStyle w:val="normaltextrun"/>
          <w:rFonts w:ascii="Calibri" w:eastAsiaTheme="majorEastAsia" w:hAnsi="Calibri" w:cs="Calibri"/>
        </w:rPr>
        <w:t>31</w:t>
      </w:r>
      <w:r w:rsidRPr="00B2362D">
        <w:rPr>
          <w:rStyle w:val="normaltextrun"/>
          <w:rFonts w:ascii="Calibri" w:eastAsiaTheme="majorEastAsia" w:hAnsi="Calibri" w:cs="Calibri"/>
        </w:rPr>
        <w:t xml:space="preserve"> de mayo del 2024  </w:t>
      </w:r>
      <w:r w:rsidRPr="00B2362D">
        <w:rPr>
          <w:rStyle w:val="eop"/>
          <w:rFonts w:ascii="Calibri" w:eastAsiaTheme="majorEastAsia" w:hAnsi="Calibri" w:cs="Calibri"/>
        </w:rPr>
        <w:t> </w:t>
      </w:r>
    </w:p>
    <w:p w14:paraId="63EB5A64" w14:textId="77777777" w:rsidR="00F1520A" w:rsidRPr="00B2362D" w:rsidRDefault="00F1520A" w:rsidP="00F152F0">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entrevistador: </w:t>
      </w:r>
      <w:r>
        <w:rPr>
          <w:rStyle w:val="normaltextrun"/>
          <w:rFonts w:ascii="Calibri" w:eastAsiaTheme="majorEastAsia" w:hAnsi="Calibri" w:cs="Calibri"/>
        </w:rPr>
        <w:t>Mtra. Iara Souza</w:t>
      </w:r>
    </w:p>
    <w:p w14:paraId="56F7974D" w14:textId="1D9D2BCF" w:rsidR="00F1520A" w:rsidRPr="00B2362D" w:rsidRDefault="00F1520A" w:rsidP="00F152F0">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Duración entrevista:</w:t>
      </w:r>
      <w:r w:rsidRPr="00B2362D">
        <w:rPr>
          <w:rStyle w:val="normaltextrun"/>
          <w:rFonts w:ascii="Calibri" w:eastAsiaTheme="majorEastAsia" w:hAnsi="Calibri" w:cs="Calibri"/>
        </w:rPr>
        <w:t xml:space="preserve"> 0</w:t>
      </w:r>
      <w:r>
        <w:rPr>
          <w:rStyle w:val="normaltextrun"/>
          <w:rFonts w:ascii="Calibri" w:eastAsiaTheme="majorEastAsia" w:hAnsi="Calibri" w:cs="Calibri"/>
        </w:rPr>
        <w:t>1</w:t>
      </w:r>
      <w:r w:rsidRPr="00B2362D">
        <w:rPr>
          <w:rStyle w:val="normaltextrun"/>
          <w:rFonts w:ascii="Calibri" w:eastAsiaTheme="majorEastAsia" w:hAnsi="Calibri" w:cs="Calibri"/>
        </w:rPr>
        <w:t>.</w:t>
      </w:r>
      <w:r>
        <w:rPr>
          <w:rStyle w:val="normaltextrun"/>
          <w:rFonts w:ascii="Calibri" w:eastAsiaTheme="majorEastAsia" w:hAnsi="Calibri" w:cs="Calibri"/>
        </w:rPr>
        <w:t>45</w:t>
      </w:r>
      <w:r w:rsidRPr="00B2362D">
        <w:rPr>
          <w:rStyle w:val="normaltextrun"/>
          <w:rFonts w:ascii="Calibri" w:eastAsiaTheme="majorEastAsia" w:hAnsi="Calibri" w:cs="Calibri"/>
        </w:rPr>
        <w:t xml:space="preserve"> min.   </w:t>
      </w:r>
      <w:r w:rsidRPr="00B2362D">
        <w:rPr>
          <w:rStyle w:val="eop"/>
          <w:rFonts w:ascii="Calibri" w:eastAsiaTheme="majorEastAsia" w:hAnsi="Calibri" w:cs="Calibri"/>
        </w:rPr>
        <w:t> </w:t>
      </w:r>
    </w:p>
    <w:p w14:paraId="7374512B" w14:textId="5D01679F" w:rsidR="00F1520A" w:rsidRPr="00B2362D" w:rsidRDefault="00F1520A" w:rsidP="00F152F0">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asistente: </w:t>
      </w:r>
      <w:r w:rsidRPr="00B2362D">
        <w:rPr>
          <w:rStyle w:val="normaltextrun"/>
          <w:rFonts w:ascii="Calibri" w:eastAsiaTheme="majorEastAsia" w:hAnsi="Calibri" w:cs="Calibri"/>
        </w:rPr>
        <w:t>Grissel Galicia  </w:t>
      </w:r>
      <w:r w:rsidRPr="00B2362D">
        <w:rPr>
          <w:rStyle w:val="eop"/>
          <w:rFonts w:ascii="Calibri" w:eastAsiaTheme="majorEastAsia" w:hAnsi="Calibri" w:cs="Calibri"/>
        </w:rPr>
        <w:t> </w:t>
      </w:r>
    </w:p>
    <w:p w14:paraId="505AC38D" w14:textId="77777777" w:rsidR="00F1520A" w:rsidRPr="00B2362D" w:rsidRDefault="00F1520A" w:rsidP="00F152F0">
      <w:pPr>
        <w:pStyle w:val="paragraph"/>
        <w:spacing w:before="0" w:beforeAutospacing="0" w:after="0" w:afterAutospacing="0"/>
        <w:jc w:val="both"/>
        <w:textAlignment w:val="baseline"/>
        <w:rPr>
          <w:rFonts w:ascii="Calibri" w:hAnsi="Calibri" w:cs="Calibri"/>
        </w:rPr>
      </w:pPr>
      <w:r w:rsidRPr="00B2362D">
        <w:rPr>
          <w:rStyle w:val="normaltextrun"/>
          <w:rFonts w:ascii="Calibri" w:eastAsiaTheme="majorEastAsia" w:hAnsi="Calibri" w:cs="Calibri"/>
          <w:b/>
          <w:bCs/>
        </w:rPr>
        <w:t xml:space="preserve">Nombre transcriptor: </w:t>
      </w:r>
      <w:r w:rsidRPr="00B2362D">
        <w:rPr>
          <w:rStyle w:val="normaltextrun"/>
          <w:rFonts w:ascii="Calibri" w:eastAsiaTheme="majorEastAsia" w:hAnsi="Calibri" w:cs="Calibri"/>
        </w:rPr>
        <w:t>Grissel Galicia</w:t>
      </w:r>
    </w:p>
    <w:p w14:paraId="3BFBE61E" w14:textId="77777777" w:rsidR="0021737F" w:rsidRDefault="0021737F" w:rsidP="00F152F0">
      <w:pPr>
        <w:jc w:val="both"/>
      </w:pPr>
    </w:p>
    <w:p w14:paraId="51E5FB70" w14:textId="77777777" w:rsidR="00F1520A" w:rsidRPr="00F1520A" w:rsidRDefault="00F1520A" w:rsidP="00F152F0">
      <w:pPr>
        <w:jc w:val="both"/>
        <w:rPr>
          <w:b/>
          <w:bCs/>
        </w:rPr>
      </w:pPr>
      <w:r w:rsidRPr="00F1520A">
        <w:rPr>
          <w:b/>
          <w:bCs/>
        </w:rPr>
        <w:t>Iara</w:t>
      </w:r>
    </w:p>
    <w:p w14:paraId="230D8273" w14:textId="64642481" w:rsidR="00F1520A" w:rsidRDefault="00F1520A" w:rsidP="00F152F0">
      <w:pPr>
        <w:jc w:val="both"/>
      </w:pPr>
      <w:r>
        <w:t>Oi Mari, boa tarde, tudo bom? Mari, eu não estou te vendo.</w:t>
      </w:r>
      <w:r w:rsidRPr="00F1520A">
        <w:t xml:space="preserve"> </w:t>
      </w:r>
      <w:r>
        <w:t>Oi Grisel, como você está? Olá, tudo bom? Olá Mari, tudo ótimo e com você? Tudo bem.</w:t>
      </w:r>
    </w:p>
    <w:p w14:paraId="376A7E5F" w14:textId="77777777" w:rsidR="00F1520A" w:rsidRDefault="00F1520A" w:rsidP="00F152F0">
      <w:pPr>
        <w:jc w:val="both"/>
      </w:pPr>
    </w:p>
    <w:p w14:paraId="2A763969" w14:textId="664292FB" w:rsidR="00F1520A" w:rsidRPr="00F1520A" w:rsidRDefault="00F1520A" w:rsidP="00F152F0">
      <w:pPr>
        <w:jc w:val="both"/>
        <w:rPr>
          <w:b/>
          <w:bCs/>
        </w:rPr>
      </w:pPr>
      <w:r w:rsidRPr="00F1520A">
        <w:rPr>
          <w:b/>
          <w:bCs/>
        </w:rPr>
        <w:t>Mary Rut</w:t>
      </w:r>
    </w:p>
    <w:p w14:paraId="5347C6EE" w14:textId="0E5654E9" w:rsidR="00F1520A" w:rsidRDefault="00F1520A" w:rsidP="00F152F0">
      <w:pPr>
        <w:jc w:val="both"/>
      </w:pPr>
      <w:r>
        <w:t>Olá. Tudo bem.</w:t>
      </w:r>
    </w:p>
    <w:p w14:paraId="37BD4400" w14:textId="77777777" w:rsidR="00F1520A" w:rsidRDefault="00F1520A" w:rsidP="00F152F0">
      <w:pPr>
        <w:jc w:val="both"/>
      </w:pPr>
    </w:p>
    <w:p w14:paraId="14854AC3" w14:textId="77777777" w:rsidR="00F1520A" w:rsidRPr="00F1520A" w:rsidRDefault="00F1520A" w:rsidP="00F152F0">
      <w:pPr>
        <w:jc w:val="both"/>
        <w:rPr>
          <w:b/>
          <w:bCs/>
        </w:rPr>
      </w:pPr>
      <w:r w:rsidRPr="00F1520A">
        <w:rPr>
          <w:b/>
          <w:bCs/>
        </w:rPr>
        <w:t>Iara</w:t>
      </w:r>
    </w:p>
    <w:p w14:paraId="6E093B0F" w14:textId="450482F2" w:rsidR="00F1520A" w:rsidRDefault="00F1520A" w:rsidP="00F152F0">
      <w:pPr>
        <w:jc w:val="both"/>
      </w:pPr>
      <w:r w:rsidRPr="093923F7">
        <w:rPr>
          <w:lang w:val="pt-BR"/>
        </w:rPr>
        <w:t>Ai, que bom. Muito obrigada pelo seu tempo, é um prazer tê-la aqui. Estou aqui acompanhada pela minha colega Gri</w:t>
      </w:r>
      <w:r w:rsidR="1E7B792D" w:rsidRPr="093923F7">
        <w:rPr>
          <w:lang w:val="pt-BR"/>
        </w:rPr>
        <w:t>ss</w:t>
      </w:r>
      <w:r w:rsidRPr="093923F7">
        <w:rPr>
          <w:lang w:val="pt-BR"/>
        </w:rPr>
        <w:t>el, da Universidade Tec de Monterrey.</w:t>
      </w:r>
    </w:p>
    <w:p w14:paraId="732BA1E9" w14:textId="77777777" w:rsidR="00F1520A" w:rsidRDefault="00F1520A" w:rsidP="00F152F0">
      <w:pPr>
        <w:jc w:val="both"/>
      </w:pPr>
      <w:r>
        <w:t>A senhora fala inglês ou espanhol, só para ela se apresentar nesses idiomas?</w:t>
      </w:r>
    </w:p>
    <w:p w14:paraId="6BEF6466" w14:textId="77777777" w:rsidR="00F1520A" w:rsidRDefault="00F1520A" w:rsidP="00F152F0">
      <w:pPr>
        <w:jc w:val="both"/>
      </w:pPr>
    </w:p>
    <w:p w14:paraId="59EB8787" w14:textId="77777777" w:rsidR="00F1520A" w:rsidRPr="00F1520A" w:rsidRDefault="00F1520A" w:rsidP="00F152F0">
      <w:pPr>
        <w:jc w:val="both"/>
        <w:rPr>
          <w:b/>
          <w:bCs/>
        </w:rPr>
      </w:pPr>
      <w:r w:rsidRPr="00F1520A">
        <w:rPr>
          <w:b/>
          <w:bCs/>
        </w:rPr>
        <w:t>Mary Rute</w:t>
      </w:r>
    </w:p>
    <w:p w14:paraId="3BBB243A" w14:textId="18FD1D18" w:rsidR="00F1520A" w:rsidRDefault="00F1520A" w:rsidP="00F152F0">
      <w:pPr>
        <w:jc w:val="both"/>
      </w:pPr>
      <w:r>
        <w:t xml:space="preserve">Eu falo inglês. </w:t>
      </w:r>
    </w:p>
    <w:p w14:paraId="1569AB47" w14:textId="77777777" w:rsidR="00F1520A" w:rsidRDefault="00F1520A" w:rsidP="00F152F0">
      <w:pPr>
        <w:jc w:val="both"/>
      </w:pPr>
    </w:p>
    <w:p w14:paraId="11DC6CFB" w14:textId="77777777" w:rsidR="00F1520A" w:rsidRDefault="00F1520A" w:rsidP="00F152F0">
      <w:pPr>
        <w:jc w:val="both"/>
      </w:pPr>
      <w:r>
        <w:t>Iara</w:t>
      </w:r>
    </w:p>
    <w:p w14:paraId="504D96C6" w14:textId="7EED887C" w:rsidR="00F1520A" w:rsidRDefault="00F1520A" w:rsidP="00F152F0">
      <w:pPr>
        <w:jc w:val="both"/>
      </w:pPr>
      <w:r>
        <w:t>Ah, a entrevista vai ser em português, tá? Não se preocupe. Tá bom. Tá certo. Grisel, se você quiser se apresentar para os nossos convidados antes de começar.</w:t>
      </w:r>
    </w:p>
    <w:p w14:paraId="4B9E0F9B" w14:textId="77777777" w:rsidR="00F1520A" w:rsidRDefault="00F1520A" w:rsidP="00F152F0">
      <w:pPr>
        <w:jc w:val="both"/>
      </w:pPr>
    </w:p>
    <w:p w14:paraId="09C999CF" w14:textId="77777777" w:rsidR="00F1520A" w:rsidRPr="00F1520A" w:rsidRDefault="00F1520A" w:rsidP="00F152F0">
      <w:pPr>
        <w:jc w:val="both"/>
        <w:rPr>
          <w:b/>
          <w:bCs/>
        </w:rPr>
      </w:pPr>
      <w:r w:rsidRPr="00F1520A">
        <w:rPr>
          <w:b/>
          <w:bCs/>
        </w:rPr>
        <w:t>Mary Rute</w:t>
      </w:r>
    </w:p>
    <w:p w14:paraId="23ADB67D" w14:textId="208D34EB" w:rsidR="00F1520A" w:rsidRDefault="00F1520A" w:rsidP="00F152F0">
      <w:pPr>
        <w:jc w:val="both"/>
      </w:pPr>
      <w:r>
        <w:t>Mas se ela preferir falar em espanhol. Em espanhol, tudo bem. É que quando eu vou falar, eu acabo preferindo falar em inglês do que espanhol, porque eu tenho mais dificuldade com espanhol para falar. Mas eu posso entender bem, então ela pode escolher.</w:t>
      </w:r>
    </w:p>
    <w:p w14:paraId="5A3E91D4" w14:textId="77777777" w:rsidR="00F1520A" w:rsidRDefault="00F1520A" w:rsidP="00F152F0">
      <w:pPr>
        <w:jc w:val="both"/>
      </w:pPr>
    </w:p>
    <w:p w14:paraId="2D6D699A" w14:textId="77777777" w:rsidR="00F1520A" w:rsidRPr="00F1520A" w:rsidRDefault="00F1520A" w:rsidP="00F152F0">
      <w:pPr>
        <w:jc w:val="both"/>
        <w:rPr>
          <w:b/>
          <w:bCs/>
        </w:rPr>
      </w:pPr>
      <w:r w:rsidRPr="00F1520A">
        <w:rPr>
          <w:b/>
          <w:bCs/>
        </w:rPr>
        <w:t>Iara</w:t>
      </w:r>
    </w:p>
    <w:p w14:paraId="16790017" w14:textId="77777777" w:rsidR="00F1520A" w:rsidRDefault="00F1520A" w:rsidP="00F152F0">
      <w:pPr>
        <w:jc w:val="both"/>
      </w:pPr>
      <w:r>
        <w:t xml:space="preserve">Em inglês ou espanhol, como você quiser. </w:t>
      </w:r>
    </w:p>
    <w:p w14:paraId="51AB557A" w14:textId="77777777" w:rsidR="00F1520A" w:rsidRDefault="00F1520A" w:rsidP="00F152F0">
      <w:pPr>
        <w:jc w:val="both"/>
      </w:pPr>
    </w:p>
    <w:p w14:paraId="2007E74A" w14:textId="463D0D5E" w:rsidR="00F1520A" w:rsidRPr="00F1520A" w:rsidRDefault="00F1520A" w:rsidP="00F152F0">
      <w:pPr>
        <w:jc w:val="both"/>
        <w:rPr>
          <w:b/>
          <w:bCs/>
        </w:rPr>
      </w:pPr>
      <w:r w:rsidRPr="00F1520A">
        <w:rPr>
          <w:b/>
          <w:bCs/>
        </w:rPr>
        <w:t>Grissel</w:t>
      </w:r>
    </w:p>
    <w:p w14:paraId="036C2F61" w14:textId="33E9C2DD" w:rsidR="00F1520A" w:rsidRDefault="00F1520A" w:rsidP="00F152F0">
      <w:pPr>
        <w:jc w:val="both"/>
      </w:pPr>
      <w:r>
        <w:t xml:space="preserve">Ok, sim, como você quiser. Bom, meu nome é Grisel Galicia, te saludo de perto da cidade de México. E, bom, muito obrigada por acessar esta entrevista. Se você nos permite gravar a entrevista para o fim da investigação. E, bom, vou assistir a vocês daqui. E qualquer coisa, estou atenta. </w:t>
      </w:r>
    </w:p>
    <w:p w14:paraId="686256FB" w14:textId="77777777" w:rsidR="00F1520A" w:rsidRDefault="00F1520A" w:rsidP="00F152F0">
      <w:pPr>
        <w:jc w:val="both"/>
      </w:pPr>
    </w:p>
    <w:p w14:paraId="1FAFC49C" w14:textId="77777777" w:rsidR="00F1520A" w:rsidRPr="00F1520A" w:rsidRDefault="00F1520A" w:rsidP="00F152F0">
      <w:pPr>
        <w:jc w:val="both"/>
        <w:rPr>
          <w:b/>
          <w:bCs/>
        </w:rPr>
      </w:pPr>
      <w:r w:rsidRPr="00F1520A">
        <w:rPr>
          <w:b/>
          <w:bCs/>
        </w:rPr>
        <w:t>Mary Rute</w:t>
      </w:r>
    </w:p>
    <w:p w14:paraId="35165DF4" w14:textId="77777777" w:rsidR="00F1520A" w:rsidRDefault="00F1520A" w:rsidP="00F152F0">
      <w:pPr>
        <w:jc w:val="both"/>
      </w:pPr>
      <w:r>
        <w:t>Sim. Está autorizado a gravar, sim.</w:t>
      </w:r>
    </w:p>
    <w:p w14:paraId="361F25D8" w14:textId="77777777" w:rsidR="00F1520A" w:rsidRDefault="00F1520A" w:rsidP="00F152F0">
      <w:pPr>
        <w:jc w:val="both"/>
      </w:pPr>
    </w:p>
    <w:p w14:paraId="63FB9EE4" w14:textId="77777777" w:rsidR="00F1520A" w:rsidRPr="00F1520A" w:rsidRDefault="00F1520A" w:rsidP="00F152F0">
      <w:pPr>
        <w:jc w:val="both"/>
        <w:rPr>
          <w:b/>
          <w:bCs/>
        </w:rPr>
      </w:pPr>
      <w:r w:rsidRPr="00F1520A">
        <w:rPr>
          <w:b/>
          <w:bCs/>
        </w:rPr>
        <w:lastRenderedPageBreak/>
        <w:t>Iara</w:t>
      </w:r>
    </w:p>
    <w:p w14:paraId="21F360E8" w14:textId="28F307B5" w:rsidR="00F1520A" w:rsidRDefault="00F1520A" w:rsidP="00F152F0">
      <w:pPr>
        <w:jc w:val="both"/>
      </w:pPr>
      <w:r>
        <w:t>Obrigada. Muito obrigada. Doutora Mary, chegamos ao seu nome no processo de levantamento bibliométrico como uma das autoras mais relevantes, em termos de... De citação, as diretas e também de publicações. A gente, dentro da Tec de Monterrey, está estudando nesse mapeamento o que significa o florescimento humano, né? Quais são os temas dentro dessa ampla gama, que vai desde temas do indivíduo até temas comunitários e temas ecológicos. Mas a gente quer entender o que em cada país da América Latina, estudado por essa pesquisa, realmente tem sido as prioridades dos pesquisadores e como é que o ecossistema de pesquisa se organiza.</w:t>
      </w:r>
    </w:p>
    <w:p w14:paraId="65DECF46" w14:textId="18C8FD35" w:rsidR="00F1520A" w:rsidRDefault="00F1520A" w:rsidP="00F152F0">
      <w:pPr>
        <w:jc w:val="both"/>
      </w:pPr>
      <w:r>
        <w:t>E, em torno dessas prioridades, o seu trabalho com espiritualidade, saúde e qualidade de vida, né? Aparece como uma dos destaques mesmo, né? No quantitativos e também no qualitativo. Então, para a gente é muito importante que a senhora tenha aceito. Agradeço demais que bom que deu certo, viu? Meu nome é Yara Vicente. Eu sou a pesquisadora responsável aqui pela pesquisa do capítulo do Brasil, né? Sou socióloga. E estou apoiando essa fase até a divulgação de resultados, que vai ser em 2025. E aí a gente vai deixar a senhora também bem informada, né? Temos uma grande equipe na Tec de Monterrey dedicada a esse engajamento com os pesquisadores, para que a gente possa devolver um pouquinho, né? Dessa sabedoria que vocês estão... Generosamente se dispõe a compartilhar conosco. Muito obrigada. A senhora tem alguma dúvida? Senão a gente começa com aquela entrevista semidirigida que a senhora foi compartilhando.</w:t>
      </w:r>
    </w:p>
    <w:p w14:paraId="2FC2A1DF" w14:textId="77777777" w:rsidR="00F1520A" w:rsidRDefault="00F1520A" w:rsidP="00F152F0">
      <w:pPr>
        <w:jc w:val="both"/>
      </w:pPr>
    </w:p>
    <w:p w14:paraId="58C8C200" w14:textId="77777777" w:rsidR="00F1520A" w:rsidRPr="00F1520A" w:rsidRDefault="00F1520A" w:rsidP="00F152F0">
      <w:pPr>
        <w:jc w:val="both"/>
        <w:rPr>
          <w:b/>
          <w:bCs/>
        </w:rPr>
      </w:pPr>
      <w:r w:rsidRPr="00F1520A">
        <w:rPr>
          <w:b/>
          <w:bCs/>
        </w:rPr>
        <w:t>Mary Rute</w:t>
      </w:r>
    </w:p>
    <w:p w14:paraId="02C586D3" w14:textId="1E3349A0" w:rsidR="00F1520A" w:rsidRDefault="00F1520A" w:rsidP="00F152F0">
      <w:pPr>
        <w:jc w:val="both"/>
      </w:pPr>
      <w:r>
        <w:t>Eu não tenho nenhuma dúvida. Só gostaria... Fiquei curiosa, assim, para saber de onde você é. Porque eu vejo que você fala português. Imagino que você é brasileira, né? Sim. Mas de onde que você é? Se você está ligada a alguma universidade? E um pouco mais dessa pesquisa. Como é que ela nasceu? Isso eu fiquei curiosa em saber.</w:t>
      </w:r>
    </w:p>
    <w:p w14:paraId="6ED1F543" w14:textId="77777777" w:rsidR="00F1520A" w:rsidRDefault="00F1520A" w:rsidP="00F152F0">
      <w:pPr>
        <w:jc w:val="both"/>
      </w:pPr>
    </w:p>
    <w:p w14:paraId="07BAF66B" w14:textId="77777777" w:rsidR="00F1520A" w:rsidRPr="00F1520A" w:rsidRDefault="00F1520A" w:rsidP="00F152F0">
      <w:pPr>
        <w:jc w:val="both"/>
        <w:rPr>
          <w:b/>
          <w:bCs/>
        </w:rPr>
      </w:pPr>
      <w:r w:rsidRPr="00F1520A">
        <w:rPr>
          <w:b/>
          <w:bCs/>
        </w:rPr>
        <w:t>Iara</w:t>
      </w:r>
    </w:p>
    <w:p w14:paraId="37B64B5B" w14:textId="6AB74147" w:rsidR="00F1520A" w:rsidRDefault="00F1520A" w:rsidP="00F152F0">
      <w:pPr>
        <w:jc w:val="both"/>
      </w:pPr>
      <w:r>
        <w:t xml:space="preserve">Claro. Vai ser um prazer esclarecer. </w:t>
      </w:r>
      <w:r w:rsidRPr="00F1520A">
        <w:rPr>
          <w:lang w:val="en-US"/>
        </w:rPr>
        <w:t xml:space="preserve">Eu sou do Acre, tá? </w:t>
      </w:r>
      <w:r>
        <w:t>Sou acriana. Moro em São Paulo. Tenho a minha própria empresa de pesquisa e consultoria em temas socioambientais já há oito anos. Sou vinculada à Universidade de Brasília como aluna. Sou egressa da Universidade de Brasília. Também fiz o meu mestrado na Columbia University, onde saí com distinção, e aí depois fui para a parte de pesquisa aplicada. Fui convidada pela Templeton. Aliás, pela Tec de Monterrey, para poder trazer essa conexão. Entre como alguém que já passou pela academia, que tem relação com os meios de pesquisa, vamos dizer assim, acadêmicos, né?</w:t>
      </w:r>
    </w:p>
    <w:p w14:paraId="6775A98A" w14:textId="77777777" w:rsidR="00F1520A" w:rsidRDefault="00F1520A" w:rsidP="00F152F0">
      <w:pPr>
        <w:jc w:val="both"/>
      </w:pPr>
      <w:r>
        <w:t>Convencionais e que realmente são os estabelecidos da produção de conhecimento, mas que também dialogam com a sociedade civil. Para a gente entender os trâmites, as potencialidades e os limites também, né? Os desafios.</w:t>
      </w:r>
    </w:p>
    <w:p w14:paraId="22348B40" w14:textId="0922B43B" w:rsidR="00F1520A" w:rsidRDefault="00F1520A" w:rsidP="00F152F0">
      <w:pPr>
        <w:jc w:val="both"/>
      </w:pPr>
      <w:r>
        <w:t xml:space="preserve">Essa pesquisa, ela nasce através de uma pesquisa ela nasce através de uma pesquisa. Ela nasce através de uma pesquisa. Ela nasce através de uma pesquisa. Então fez uma provocação da Templeton Foundation, que é uma fundação que financia muitas pesquisas, como a senhora deve acompanhar, principalmente </w:t>
      </w:r>
      <w:r>
        <w:lastRenderedPageBreak/>
        <w:t>neste campo do florescimento humano. Essa forma mais otimista, vamos assim dizer, de enxergar a pesquisa sobre dignidade humana, a partir da potência do ser humano, e tudo</w:t>
      </w:r>
      <w:r w:rsidR="008C3A5A">
        <w:t xml:space="preserve"> e</w:t>
      </w:r>
      <w:r>
        <w:t>ssa forma mais otimista, vamos assim dizer, de enxergar a pesquisa sobre dignidade humana, a partir da potência do ser humano, e tudo.</w:t>
      </w:r>
    </w:p>
    <w:p w14:paraId="54CED56A" w14:textId="77777777" w:rsidR="00F1520A" w:rsidRDefault="00F1520A" w:rsidP="00F152F0">
      <w:pPr>
        <w:jc w:val="both"/>
      </w:pPr>
      <w:r>
        <w:t>E a Tec de Monterrey tem um núcleo de pesquisa em florescimento humano que já é muito consagrado, né? muito estabelecida, provavelmente o principal aqui da América Latina.</w:t>
      </w:r>
    </w:p>
    <w:p w14:paraId="1E94131D" w14:textId="76C83484" w:rsidR="00F1520A" w:rsidRDefault="00F1520A" w:rsidP="00F152F0">
      <w:pPr>
        <w:jc w:val="both"/>
      </w:pPr>
      <w:r>
        <w:t>Então, eu vi uma chamada de pesquisa, me candidatei, e aí depois de alguns meses recebi esse convite, inclusive do doutor Alberto Hernande</w:t>
      </w:r>
      <w:r w:rsidR="008C3A5A">
        <w:t>z</w:t>
      </w:r>
      <w:r>
        <w:t>,</w:t>
      </w:r>
      <w:r w:rsidR="008C3A5A">
        <w:t xml:space="preserve"> </w:t>
      </w:r>
      <w:r>
        <w:t>a gente está usando o Zoom dele para fazer essas colocações, e o propósito é realmente criar subsídios para que organizações como a Templeton consigam amadurecer a sua tese de impacto</w:t>
      </w:r>
      <w:r w:rsidR="008C3A5A">
        <w:t xml:space="preserve"> </w:t>
      </w:r>
      <w:r>
        <w:t>na hora de pensar como é que se financia as pesquisas no contexto latino-americano. Por isso que para a gente é muito importante ouvir a experiência dos pesquisadores, a gente começa com os pesquisadores,</w:t>
      </w:r>
      <w:r w:rsidR="008C3A5A">
        <w:t xml:space="preserve"> </w:t>
      </w:r>
      <w:r>
        <w:t xml:space="preserve">depois vai para o ecossistema de pesquisa, então vamos ter uma mistura de técnicas, </w:t>
      </w:r>
      <w:r w:rsidR="008C3A5A">
        <w:t>te</w:t>
      </w:r>
      <w:r>
        <w:t>cnicas quantitativas, bibliométricas, também técnicas qualitativas,</w:t>
      </w:r>
    </w:p>
    <w:p w14:paraId="2413B6BB" w14:textId="408E8A2F" w:rsidR="00F1520A" w:rsidRPr="008C3A5A" w:rsidRDefault="00F1520A" w:rsidP="00F152F0">
      <w:pPr>
        <w:jc w:val="both"/>
        <w:rPr>
          <w:lang w:val="es-MX"/>
        </w:rPr>
      </w:pPr>
      <w:r>
        <w:t>desde software de transcrição até análise quantitativa, mesmo isso vai gerar um relatório, também vai gerar, simpósios em cada um dos países que estão participando,</w:t>
      </w:r>
      <w:r w:rsidR="008C3A5A">
        <w:t xml:space="preserve"> </w:t>
      </w:r>
      <w:r>
        <w:t>e um simpósio final no México, com o lançamento do relatório de pesquisa que está sendo preparado,</w:t>
      </w:r>
      <w:r w:rsidR="008C3A5A">
        <w:t xml:space="preserve"> </w:t>
      </w:r>
      <w:r>
        <w:t>a previsão do relatório oficialmente ser liberado em 2025. Então é mais ou menos por aí, a ideia mesmo é a gente mobilizar pesquisadores,</w:t>
      </w:r>
      <w:r w:rsidR="008C3A5A">
        <w:t xml:space="preserve"> </w:t>
      </w:r>
      <w:r>
        <w:t>organizações de fomento em torno desse tema, que muitas vezes para o ecossistema latinoamericano, com esse nome, ele é novo mas o que é a essência,</w:t>
      </w:r>
      <w:r w:rsidR="008C3A5A">
        <w:t xml:space="preserve"> </w:t>
      </w:r>
      <w:r>
        <w:t>aparece em diversas das nossas éticas de pesquisa, das nossas motivações para trabalhar com determinado tema, com outros,</w:t>
      </w:r>
      <w:r w:rsidR="008C3A5A">
        <w:t xml:space="preserve"> </w:t>
      </w:r>
      <w:r>
        <w:t>e ver como é que essa agenda pode de fato conectar com as prioridades nossas do dia a dia aqui, com todas as nossas dificuldades e as nossas potências de fazer pesquisa desse lado aqui do globo,</w:t>
      </w:r>
      <w:r w:rsidR="008C3A5A">
        <w:t xml:space="preserve"> </w:t>
      </w:r>
      <w:r w:rsidRPr="008C3A5A">
        <w:rPr>
          <w:lang w:val="es-MX"/>
        </w:rPr>
        <w:t>ao sul do globo, então é mais ou menos isso.</w:t>
      </w:r>
    </w:p>
    <w:p w14:paraId="2355DF34" w14:textId="77777777" w:rsidR="00F1520A" w:rsidRPr="008C3A5A" w:rsidRDefault="00F1520A" w:rsidP="00F152F0">
      <w:pPr>
        <w:jc w:val="both"/>
        <w:rPr>
          <w:lang w:val="es-MX"/>
        </w:rPr>
      </w:pPr>
    </w:p>
    <w:p w14:paraId="30609B5E" w14:textId="77777777" w:rsidR="00F1520A" w:rsidRPr="00375A99" w:rsidRDefault="00F1520A" w:rsidP="00F152F0">
      <w:pPr>
        <w:jc w:val="both"/>
        <w:rPr>
          <w:b/>
          <w:bCs/>
          <w:lang w:val="es-MX"/>
        </w:rPr>
      </w:pPr>
      <w:r w:rsidRPr="00375A99">
        <w:rPr>
          <w:b/>
          <w:bCs/>
          <w:lang w:val="es-MX"/>
        </w:rPr>
        <w:t>Mary Rute</w:t>
      </w:r>
    </w:p>
    <w:p w14:paraId="65B00DBD" w14:textId="23A75AAA" w:rsidR="00F1520A" w:rsidRDefault="00F1520A" w:rsidP="00F152F0">
      <w:pPr>
        <w:jc w:val="both"/>
      </w:pPr>
      <w:r>
        <w:t xml:space="preserve">Muito obrigada </w:t>
      </w:r>
      <w:r w:rsidR="008C3A5A">
        <w:t>I</w:t>
      </w:r>
      <w:r>
        <w:t xml:space="preserve">ara, por estar aqui, por esclarecer e de fato eu vejo que agências de fomento, tenho visto então a </w:t>
      </w:r>
      <w:r w:rsidR="6378E865">
        <w:t>Fundação</w:t>
      </w:r>
      <w:r>
        <w:t xml:space="preserve"> Templeton,</w:t>
      </w:r>
      <w:r w:rsidR="008C3A5A">
        <w:t xml:space="preserve"> </w:t>
      </w:r>
      <w:r>
        <w:t>inclusive eu não sei se você chegou a ver isso no meu currículo ou não, mas nós estamos terminando,</w:t>
      </w:r>
    </w:p>
    <w:p w14:paraId="018BD9D4" w14:textId="16627F99" w:rsidR="00F1520A" w:rsidRDefault="00F1520A" w:rsidP="35E8D9D8">
      <w:pPr>
        <w:spacing w:line="259" w:lineRule="auto"/>
        <w:jc w:val="both"/>
      </w:pPr>
      <w:r w:rsidRPr="093923F7">
        <w:rPr>
          <w:lang w:val="pt-BR"/>
        </w:rPr>
        <w:t>finalizando uma pesquisa em psicologia da religião, finan</w:t>
      </w:r>
      <w:r w:rsidR="712D1248" w:rsidRPr="093923F7">
        <w:rPr>
          <w:lang w:val="pt-BR"/>
        </w:rPr>
        <w:t>ciada pela</w:t>
      </w:r>
      <w:r w:rsidRPr="093923F7">
        <w:rPr>
          <w:lang w:val="pt-BR"/>
        </w:rPr>
        <w:t xml:space="preserve"> Templeton no Brasil, e na verdade,</w:t>
      </w:r>
      <w:r w:rsidR="008C3A5A" w:rsidRPr="093923F7">
        <w:rPr>
          <w:lang w:val="pt-BR"/>
        </w:rPr>
        <w:t xml:space="preserve"> </w:t>
      </w:r>
      <w:r w:rsidRPr="093923F7">
        <w:rPr>
          <w:lang w:val="pt-BR"/>
        </w:rPr>
        <w:t>esse financiamento foi para fazer outras chamadas aqui no Brasil,</w:t>
      </w:r>
      <w:r w:rsidR="008C3A5A" w:rsidRPr="093923F7">
        <w:rPr>
          <w:lang w:val="pt-BR"/>
        </w:rPr>
        <w:t xml:space="preserve"> </w:t>
      </w:r>
      <w:r w:rsidRPr="093923F7">
        <w:rPr>
          <w:lang w:val="pt-BR"/>
        </w:rPr>
        <w:t>de pesquisar dentro do campo da pesquisa da religião, psicologia da religião,</w:t>
      </w:r>
      <w:r w:rsidR="008C3A5A" w:rsidRPr="093923F7">
        <w:rPr>
          <w:lang w:val="pt-BR"/>
        </w:rPr>
        <w:t xml:space="preserve"> </w:t>
      </w:r>
      <w:r w:rsidRPr="093923F7">
        <w:rPr>
          <w:lang w:val="pt-BR"/>
        </w:rPr>
        <w:t>e aí teve uma vez que eu fui convidada para participar como juíza de uma pesquisa então sobre florescimento</w:t>
      </w:r>
      <w:r w:rsidR="008C3A5A" w:rsidRPr="093923F7">
        <w:rPr>
          <w:lang w:val="pt-BR"/>
        </w:rPr>
        <w:t xml:space="preserve"> </w:t>
      </w:r>
      <w:r w:rsidRPr="093923F7">
        <w:rPr>
          <w:lang w:val="pt-BR"/>
        </w:rPr>
        <w:t xml:space="preserve">humano de um pessoal lá de </w:t>
      </w:r>
      <w:r w:rsidRPr="093923F7">
        <w:rPr>
          <w:highlight w:val="yellow"/>
          <w:lang w:val="pt-BR"/>
        </w:rPr>
        <w:t>Minas Gerais,</w:t>
      </w:r>
      <w:r w:rsidRPr="093923F7">
        <w:rPr>
          <w:lang w:val="pt-BR"/>
        </w:rPr>
        <w:t xml:space="preserve"> juiz de fora e também um professor da USP,</w:t>
      </w:r>
      <w:r w:rsidR="008C3A5A" w:rsidRPr="093923F7">
        <w:rPr>
          <w:lang w:val="pt-BR"/>
        </w:rPr>
        <w:t xml:space="preserve"> </w:t>
      </w:r>
      <w:r w:rsidRPr="093923F7">
        <w:rPr>
          <w:lang w:val="pt-BR"/>
        </w:rPr>
        <w:t>eles estavam trabalhando em parceria, e daí vendo essa pesquisa deles, eu até os incentivei para submeterem esse projeto,</w:t>
      </w:r>
      <w:r w:rsidR="008C3A5A" w:rsidRPr="093923F7">
        <w:rPr>
          <w:lang w:val="pt-BR"/>
        </w:rPr>
        <w:t xml:space="preserve"> </w:t>
      </w:r>
      <w:r w:rsidRPr="093923F7">
        <w:rPr>
          <w:lang w:val="pt-BR"/>
        </w:rPr>
        <w:t>nesse projeto maior sobre psicologia da religião, então eles tiveram um financiamento pequeno, mas tiveram nesse projeto,</w:t>
      </w:r>
      <w:r w:rsidR="008C3A5A" w:rsidRPr="093923F7">
        <w:rPr>
          <w:lang w:val="pt-BR"/>
        </w:rPr>
        <w:t xml:space="preserve"> </w:t>
      </w:r>
      <w:r w:rsidRPr="093923F7">
        <w:rPr>
          <w:lang w:val="pt-BR"/>
        </w:rPr>
        <w:t xml:space="preserve">e foi bem bacana ver, acompanhar essa pesquisa em </w:t>
      </w:r>
      <w:r w:rsidR="1D7A5EAB" w:rsidRPr="093923F7">
        <w:rPr>
          <w:lang w:val="pt-BR"/>
        </w:rPr>
        <w:t>florescimento</w:t>
      </w:r>
      <w:r w:rsidRPr="093923F7">
        <w:rPr>
          <w:lang w:val="pt-BR"/>
        </w:rPr>
        <w:t xml:space="preserve"> humano, e já até adiantando uma das suas perguntas,</w:t>
      </w:r>
      <w:r w:rsidR="008C3A5A" w:rsidRPr="093923F7">
        <w:rPr>
          <w:lang w:val="pt-BR"/>
        </w:rPr>
        <w:t xml:space="preserve"> </w:t>
      </w:r>
      <w:r w:rsidRPr="093923F7">
        <w:rPr>
          <w:lang w:val="pt-BR"/>
        </w:rPr>
        <w:t>mas foi a única pesquisa que eu vi concreta aqui no Brasil sobre florescimento humano, mas foi um bom título</w:t>
      </w:r>
      <w:r w:rsidR="008C3A5A" w:rsidRPr="093923F7">
        <w:rPr>
          <w:lang w:val="pt-BR"/>
        </w:rPr>
        <w:t xml:space="preserve"> </w:t>
      </w:r>
      <w:r w:rsidRPr="093923F7">
        <w:rPr>
          <w:lang w:val="pt-BR"/>
        </w:rPr>
        <w:t xml:space="preserve">mesmo da </w:t>
      </w:r>
      <w:r w:rsidRPr="093923F7">
        <w:rPr>
          <w:highlight w:val="yellow"/>
          <w:lang w:val="pt-BR"/>
        </w:rPr>
        <w:t>SOC</w:t>
      </w:r>
      <w:r w:rsidRPr="093923F7">
        <w:rPr>
          <w:lang w:val="pt-BR"/>
        </w:rPr>
        <w:t xml:space="preserve">, na sua parte na </w:t>
      </w:r>
      <w:r w:rsidRPr="093923F7">
        <w:rPr>
          <w:highlight w:val="yellow"/>
          <w:lang w:val="pt-BR"/>
        </w:rPr>
        <w:t>UOC,</w:t>
      </w:r>
      <w:r w:rsidRPr="093923F7">
        <w:rPr>
          <w:lang w:val="pt-BR"/>
        </w:rPr>
        <w:t xml:space="preserve"> sim, faz parte, mas não é o centro, né? Então, esse é o grupo que, inclusive, eu até tinha </w:t>
      </w:r>
      <w:r w:rsidRPr="093923F7">
        <w:rPr>
          <w:lang w:val="pt-BR"/>
        </w:rPr>
        <w:lastRenderedPageBreak/>
        <w:t>falado pra ti</w:t>
      </w:r>
      <w:r w:rsidR="008C3A5A" w:rsidRPr="093923F7">
        <w:rPr>
          <w:lang w:val="pt-BR"/>
        </w:rPr>
        <w:t xml:space="preserve"> </w:t>
      </w:r>
      <w:r w:rsidRPr="093923F7">
        <w:rPr>
          <w:lang w:val="pt-BR"/>
        </w:rPr>
        <w:t>por e-mail, né? Que sobre isso, especificamente, eu conheci um grupo, né? E foi desse modo, então, que eu conheci, né? Mas achei muito legal isso que vocês estão trazendo, a</w:t>
      </w:r>
      <w:r w:rsidR="008C3A5A" w:rsidRPr="093923F7">
        <w:rPr>
          <w:lang w:val="pt-BR"/>
        </w:rPr>
        <w:t xml:space="preserve"> Tec de</w:t>
      </w:r>
      <w:r w:rsidRPr="093923F7">
        <w:rPr>
          <w:lang w:val="pt-BR"/>
        </w:rPr>
        <w:t xml:space="preserve"> Monter</w:t>
      </w:r>
      <w:r w:rsidR="008C3A5A" w:rsidRPr="093923F7">
        <w:rPr>
          <w:lang w:val="pt-BR"/>
        </w:rPr>
        <w:t>r</w:t>
      </w:r>
      <w:r w:rsidRPr="093923F7">
        <w:rPr>
          <w:lang w:val="pt-BR"/>
        </w:rPr>
        <w:t>ey tá trazendo, achei muito bacana e</w:t>
      </w:r>
      <w:r w:rsidR="008C3A5A" w:rsidRPr="093923F7">
        <w:rPr>
          <w:lang w:val="pt-BR"/>
        </w:rPr>
        <w:t xml:space="preserve"> </w:t>
      </w:r>
      <w:r w:rsidRPr="093923F7">
        <w:rPr>
          <w:lang w:val="pt-BR"/>
        </w:rPr>
        <w:t>é pertinente, isso é necessário. Então, eu agradeço também o convite que vocês me fizeram, então, é uma honra pra mim também participar dessa pesquisa, assim como eu falei</w:t>
      </w:r>
      <w:r w:rsidR="008C3A5A" w:rsidRPr="093923F7">
        <w:rPr>
          <w:lang w:val="pt-BR"/>
        </w:rPr>
        <w:t xml:space="preserve"> </w:t>
      </w:r>
      <w:r w:rsidRPr="093923F7">
        <w:rPr>
          <w:lang w:val="pt-BR"/>
        </w:rPr>
        <w:t>logo no começo, né? Que eu me senti honrada de fazer parte dessa pesquisa, embora eu tinha essa consciência e queria colocar isso pra vocês, né? Que a minha pesquisa, ela é mais marginal</w:t>
      </w:r>
    </w:p>
    <w:p w14:paraId="6D304399" w14:textId="77777777" w:rsidR="00F1520A" w:rsidRDefault="00F1520A" w:rsidP="00F152F0">
      <w:pPr>
        <w:jc w:val="both"/>
      </w:pPr>
      <w:r>
        <w:t>se a gente olhar o florescimento como tópico central, né? Desculpa.</w:t>
      </w:r>
    </w:p>
    <w:p w14:paraId="6F9E3D84" w14:textId="77777777" w:rsidR="00F1520A" w:rsidRDefault="00F1520A" w:rsidP="00F152F0">
      <w:pPr>
        <w:jc w:val="both"/>
      </w:pPr>
    </w:p>
    <w:p w14:paraId="24AADCC7" w14:textId="77777777" w:rsidR="00F1520A" w:rsidRPr="008C3A5A" w:rsidRDefault="00F1520A" w:rsidP="00F152F0">
      <w:pPr>
        <w:jc w:val="both"/>
        <w:rPr>
          <w:b/>
          <w:bCs/>
        </w:rPr>
      </w:pPr>
      <w:r w:rsidRPr="008C3A5A">
        <w:rPr>
          <w:b/>
          <w:bCs/>
        </w:rPr>
        <w:t>Iara</w:t>
      </w:r>
    </w:p>
    <w:p w14:paraId="03E057DB" w14:textId="1A76287F" w:rsidR="00F1520A" w:rsidRDefault="00F1520A" w:rsidP="00F152F0">
      <w:pPr>
        <w:jc w:val="both"/>
      </w:pPr>
      <w:r>
        <w:t>Não, e a gente tá, imagina, a gente já tá realmente buscando essa riqueza entre temas análogos ao florescimento, mas que você vai olhar, às vezes, pesquisas em outros lugares</w:t>
      </w:r>
      <w:r w:rsidR="008C3A5A">
        <w:t xml:space="preserve"> </w:t>
      </w:r>
      <w:r>
        <w:t>que abordam a espiritualidade, abordam a psicologia da religião dentro do florescimento, elas têm hipóteses, perguntas de pesquisa muito similares àquelas que não levam a chavinha, né?</w:t>
      </w:r>
      <w:r w:rsidR="008C3A5A">
        <w:t xml:space="preserve"> </w:t>
      </w:r>
      <w:r>
        <w:t>Inclusive, uma das coisas que eu, primeiras coisas que eu disse, assim, na minha entrevista pra, enquanto, né, tava apreciando meu nome, uma das candidatas foi, tipo, gente, importante, primeira coisa</w:t>
      </w:r>
      <w:r w:rsidR="008C3A5A">
        <w:t xml:space="preserve"> </w:t>
      </w:r>
      <w:r>
        <w:t>pra se saber sobre o ecossistema de florescimento humano no Brasil, é que vão ter muitos pesquisadores, organizações, ativistas, centros de fomento à pesquisa que estão trabalhando com esse tema, mas que não chamam de florescimento</w:t>
      </w:r>
      <w:r w:rsidR="008C3A5A">
        <w:t xml:space="preserve"> </w:t>
      </w:r>
      <w:r>
        <w:t>humano. Estamos, né, procurando essa equivalência ou a gente tá procurando realmente a adoção do conceito? E aí eles disseram, não, a gente tá procurando a equivalência. Né? Até mesmo como um movimento de, que a gente</w:t>
      </w:r>
    </w:p>
    <w:p w14:paraId="669C18D7" w14:textId="1192628D" w:rsidR="00F1520A" w:rsidRDefault="00F1520A" w:rsidP="00F152F0">
      <w:pPr>
        <w:jc w:val="both"/>
      </w:pPr>
      <w:r w:rsidRPr="74E6DBFA">
        <w:rPr>
          <w:lang w:val="pt-BR"/>
        </w:rPr>
        <w:t>possa se apropriar desse tema e dar ele a cara das prioridades, as prioridades latino-americanas nessa, nesses estudos do cuidado, né, nesses estudos do bemviver comunitário e individual, então,</w:t>
      </w:r>
      <w:r w:rsidR="008C3A5A" w:rsidRPr="74E6DBFA">
        <w:rPr>
          <w:lang w:val="pt-BR"/>
        </w:rPr>
        <w:t xml:space="preserve"> </w:t>
      </w:r>
      <w:r w:rsidRPr="74E6DBFA">
        <w:rPr>
          <w:lang w:val="pt-BR"/>
        </w:rPr>
        <w:t>como eu lhe disse no e-mail, né, pra mim a senhora tá super dentro, além do envolvimento com a Templeton, que eu cheguei a me debruçar mais na sua, na sua produção acadêmica, né, mas não tinha me escapado desse</w:t>
      </w:r>
      <w:r w:rsidR="008C3A5A" w:rsidRPr="74E6DBFA">
        <w:rPr>
          <w:lang w:val="pt-BR"/>
        </w:rPr>
        <w:t xml:space="preserve"> </w:t>
      </w:r>
      <w:r w:rsidRPr="74E6DBFA">
        <w:rPr>
          <w:lang w:val="pt-BR"/>
        </w:rPr>
        <w:t>envolvimento direto com a Templeton, isso só aumenta, acho que a sua relevância pra essa pesquisa, porque a gente realmente precisa dos inputs, que sejam digeríveis</w:t>
      </w:r>
      <w:r w:rsidR="008C3A5A" w:rsidRPr="74E6DBFA">
        <w:rPr>
          <w:lang w:val="pt-BR"/>
        </w:rPr>
        <w:t xml:space="preserve"> </w:t>
      </w:r>
      <w:r w:rsidRPr="74E6DBFA">
        <w:rPr>
          <w:lang w:val="pt-BR"/>
        </w:rPr>
        <w:t>por eles também, né, e a senhora já conhecendo toda essa, esses hábitos da organização, vai ter muito a contribuir. Então, eu te agradeço muito, vamos começar agora com a pesquisa, tá?</w:t>
      </w:r>
      <w:r w:rsidR="008C3A5A" w:rsidRPr="74E6DBFA">
        <w:rPr>
          <w:lang w:val="pt-BR"/>
        </w:rPr>
        <w:t xml:space="preserve"> </w:t>
      </w:r>
      <w:r w:rsidRPr="74E6DBFA">
        <w:rPr>
          <w:lang w:val="pt-BR"/>
        </w:rPr>
        <w:t>Semi, semi dirigida, se a senhora tiver mais algum comentário, claro, fica muito à vontade, tá bem? E se a senhora puder começar, assim, contando sobre a sua pesquisa atual e como que a senhora considera</w:t>
      </w:r>
      <w:r w:rsidR="008C3A5A" w:rsidRPr="74E6DBFA">
        <w:rPr>
          <w:lang w:val="pt-BR"/>
        </w:rPr>
        <w:t xml:space="preserve"> </w:t>
      </w:r>
      <w:r w:rsidRPr="74E6DBFA">
        <w:rPr>
          <w:lang w:val="pt-BR"/>
        </w:rPr>
        <w:t>que a sua linha de pesquisa atual se relaciona ao conceito de florescimento humano na sua, no seu significado, né, e não só nas duas palavrinhas, assim.</w:t>
      </w:r>
    </w:p>
    <w:p w14:paraId="0D71D616" w14:textId="77777777" w:rsidR="00F1520A" w:rsidRDefault="00F1520A" w:rsidP="00F152F0">
      <w:pPr>
        <w:jc w:val="both"/>
      </w:pPr>
    </w:p>
    <w:p w14:paraId="632EC5A2" w14:textId="77777777" w:rsidR="00F1520A" w:rsidRPr="008C3A5A" w:rsidRDefault="00F1520A" w:rsidP="00F152F0">
      <w:pPr>
        <w:jc w:val="both"/>
        <w:rPr>
          <w:b/>
          <w:bCs/>
        </w:rPr>
      </w:pPr>
      <w:r w:rsidRPr="008C3A5A">
        <w:rPr>
          <w:b/>
          <w:bCs/>
        </w:rPr>
        <w:t>Mary Rute</w:t>
      </w:r>
    </w:p>
    <w:p w14:paraId="1460C82C" w14:textId="77777777" w:rsidR="00F1520A" w:rsidRDefault="00F1520A" w:rsidP="00F152F0">
      <w:pPr>
        <w:jc w:val="both"/>
      </w:pPr>
      <w:r>
        <w:t>Sim, então, é, como que eu escolhi minhas pesquisas, foi isso o começo da tua pergunta? Foi? Quais as minhas pesquisas atuais, né?</w:t>
      </w:r>
    </w:p>
    <w:p w14:paraId="5FEBFE2C" w14:textId="77777777" w:rsidR="00F1520A" w:rsidRDefault="00F1520A" w:rsidP="00F152F0">
      <w:pPr>
        <w:jc w:val="both"/>
      </w:pPr>
    </w:p>
    <w:p w14:paraId="7B82D50B" w14:textId="77777777" w:rsidR="00F1520A" w:rsidRPr="008C3A5A" w:rsidRDefault="00F1520A" w:rsidP="00F152F0">
      <w:pPr>
        <w:jc w:val="both"/>
        <w:rPr>
          <w:b/>
          <w:bCs/>
        </w:rPr>
      </w:pPr>
      <w:r w:rsidRPr="008C3A5A">
        <w:rPr>
          <w:b/>
          <w:bCs/>
        </w:rPr>
        <w:t>Iara</w:t>
      </w:r>
    </w:p>
    <w:p w14:paraId="15DFF9E7" w14:textId="0ABDFEF7" w:rsidR="00F1520A" w:rsidRDefault="00F1520A" w:rsidP="00F152F0">
      <w:pPr>
        <w:jc w:val="both"/>
      </w:pPr>
      <w:r>
        <w:t>Isso, contar sobre a sua pesquisa atual e aí depois se puder fazer uma reflexão de como ela se relacionou ou não</w:t>
      </w:r>
      <w:r w:rsidR="008C3A5A">
        <w:t xml:space="preserve"> com esse tema d</w:t>
      </w:r>
      <w:r w:rsidR="272C5E7F">
        <w:t>o florescimento</w:t>
      </w:r>
    </w:p>
    <w:p w14:paraId="7F7E9DC9" w14:textId="77777777" w:rsidR="008C3A5A" w:rsidRDefault="008C3A5A" w:rsidP="00F152F0">
      <w:pPr>
        <w:jc w:val="both"/>
      </w:pPr>
    </w:p>
    <w:p w14:paraId="4C82D9CD" w14:textId="77777777" w:rsidR="00F1520A" w:rsidRPr="008C3A5A" w:rsidRDefault="00F1520A" w:rsidP="00F152F0">
      <w:pPr>
        <w:jc w:val="both"/>
        <w:rPr>
          <w:b/>
          <w:bCs/>
        </w:rPr>
      </w:pPr>
      <w:r w:rsidRPr="008C3A5A">
        <w:rPr>
          <w:b/>
          <w:bCs/>
        </w:rPr>
        <w:t>Mary Rute</w:t>
      </w:r>
    </w:p>
    <w:p w14:paraId="463EEAFF" w14:textId="42109C2E" w:rsidR="00F1520A" w:rsidRDefault="00F1520A" w:rsidP="00F152F0">
      <w:pPr>
        <w:jc w:val="both"/>
      </w:pPr>
      <w:r>
        <w:t>É, eu só estava na dúvida no começo da tua pergunta. Então, olha só, eu comecei a pesquisar espiritualidade</w:t>
      </w:r>
      <w:r w:rsidR="008C3A5A">
        <w:t xml:space="preserve"> </w:t>
      </w:r>
      <w:r>
        <w:t xml:space="preserve">e saúde desde 2009, então já faz tempo, né, quando eu comecei a pesquisar nesse campo, </w:t>
      </w:r>
      <w:r w:rsidR="008C3A5A">
        <w:t>I</w:t>
      </w:r>
      <w:r>
        <w:t>ara,</w:t>
      </w:r>
      <w:r w:rsidR="008C3A5A">
        <w:t xml:space="preserve"> </w:t>
      </w:r>
      <w:r>
        <w:t>tinha muita resistência sobre o termo espiritualidade na academia. Agora não, agora já vem moda, aí todo, tem muita gente no Brasil pesquisando, especialmente</w:t>
      </w:r>
      <w:r w:rsidR="008C3A5A">
        <w:t xml:space="preserve"> </w:t>
      </w:r>
      <w:r>
        <w:t>nos últimos cinco ou três ou cinco anos, agora tem gente pesquisando sobre espiritualidade e espiritualidade e saúde. De repente, assim, teve um boom de pesquisas</w:t>
      </w:r>
      <w:r w:rsidR="00F152F0">
        <w:t xml:space="preserve"> </w:t>
      </w:r>
      <w:r>
        <w:t>em espiritualidade e saúde, mas lá no começo de 2000, quando eu comecei, muita resistência com esse termo, acredito, assim, que isso, esse interesse</w:t>
      </w:r>
      <w:r w:rsidR="00F152F0">
        <w:t xml:space="preserve"> </w:t>
      </w:r>
      <w:r>
        <w:t>agora também tem a ver com a mudança que foi acontecendo por tanto tempo</w:t>
      </w:r>
      <w:r w:rsidR="00F152F0">
        <w:t xml:space="preserve"> </w:t>
      </w:r>
      <w:r>
        <w:t>desse termo espiritualidade. Quando a própria academia começou a perceber que espiritualidade não significava necessariamente religiosidade e, muito pelo contrário,</w:t>
      </w:r>
      <w:r w:rsidR="00F152F0">
        <w:t xml:space="preserve"> </w:t>
      </w:r>
      <w:r>
        <w:t>sim, tem a ver, mas ela não se restringe ao conceito de religiosidade, né. Então, quando a academia, em especial,</w:t>
      </w:r>
      <w:r w:rsidR="00F152F0">
        <w:t xml:space="preserve"> </w:t>
      </w:r>
      <w:r>
        <w:t>Percebeu essa relação e ao mesmo tempo distinção, ela começou a dar maior importância.</w:t>
      </w:r>
    </w:p>
    <w:p w14:paraId="3E650453" w14:textId="682838D4" w:rsidR="00F1520A" w:rsidRDefault="00F1520A" w:rsidP="00F152F0">
      <w:pPr>
        <w:jc w:val="both"/>
      </w:pPr>
      <w:r>
        <w:t>E junto com isso também tem a questão da psicologia, eu diria assim, uma cegueira cultural e acadêmica da psicologia no Brasil,</w:t>
      </w:r>
      <w:r w:rsidR="00F152F0">
        <w:t xml:space="preserve"> </w:t>
      </w:r>
      <w:r>
        <w:t>em relação a essa temática da espiritualidade e da religiosidade também. Eu sou psicóloga, então no meu curso de psicologia eu nunca tive nenhuma disciplina sobre espiritualidade,</w:t>
      </w:r>
    </w:p>
    <w:p w14:paraId="4463B7FF" w14:textId="77777777" w:rsidR="00F1520A" w:rsidRDefault="00F1520A" w:rsidP="00F152F0">
      <w:pPr>
        <w:jc w:val="both"/>
      </w:pPr>
      <w:r>
        <w:t>muito menos sobre psicologia da religião, que então vamos pensar na religião mesmo. E eu não tive isso, eu tive que me virar por conta própria, foi por interesse mesmo.</w:t>
      </w:r>
    </w:p>
    <w:p w14:paraId="110F5158" w14:textId="1C76DC3D" w:rsidR="00F1520A" w:rsidRDefault="00F1520A" w:rsidP="00F152F0">
      <w:pPr>
        <w:jc w:val="both"/>
      </w:pPr>
      <w:r>
        <w:t>E na época que eu terminei o meu mestrado e doutorado em teologia, eu terminei também o meu mestrado em teologia,</w:t>
      </w:r>
      <w:r w:rsidR="00F152F0">
        <w:t xml:space="preserve"> </w:t>
      </w:r>
      <w:r>
        <w:t>eu terminei o meu curso de psicologia antes de terminar o doutorado em teologia, eu tinha terminado a psicologia, mas eu tenho um outro curso de graduação que era pedagogia,</w:t>
      </w:r>
      <w:r w:rsidR="00F152F0">
        <w:t xml:space="preserve"> </w:t>
      </w:r>
      <w:r>
        <w:t>e eu entrei no mestrado e doutorado, foi com o meu curso de graduação em pedagogia, eu já estava fazendo então a psicologia nessa época, nessa época eu já estava fazendo psicologia.</w:t>
      </w:r>
    </w:p>
    <w:p w14:paraId="6DE878A3" w14:textId="5802F31E" w:rsidR="00F1520A" w:rsidRDefault="00F1520A" w:rsidP="00F152F0">
      <w:pPr>
        <w:jc w:val="both"/>
      </w:pPr>
      <w:r>
        <w:t>O que foi interessante quando eu comecei a fazer o mestrado em teologia, é porque foi bem na época que eu tinha decidido fazer psicologia, porque era um curso que eu sempre quis fazer,</w:t>
      </w:r>
      <w:r w:rsidR="00F152F0">
        <w:t xml:space="preserve"> </w:t>
      </w:r>
      <w:r>
        <w:t>mas não foi possível na época, e eu tinha feito pedagogia, eu gostava da pedagogia, mas o meu sonho era fazer psicologia, né?</w:t>
      </w:r>
    </w:p>
    <w:p w14:paraId="0A68E9B3" w14:textId="77777777" w:rsidR="00F1520A" w:rsidRDefault="00F1520A" w:rsidP="00F152F0">
      <w:pPr>
        <w:jc w:val="both"/>
      </w:pPr>
      <w:r>
        <w:t>Mas aí surgiu o mestrado e eu pensei, puxa, eu vou fazer já o terceiro, a terceira graduação, por que não um mestrado, né? Mas eu não queria deixar de lado a psicologia, então eu comecei as duas coisas.</w:t>
      </w:r>
    </w:p>
    <w:p w14:paraId="3BA16D8F" w14:textId="3EBEF79D" w:rsidR="00F1520A" w:rsidRDefault="00F1520A" w:rsidP="00F152F0">
      <w:pPr>
        <w:jc w:val="both"/>
      </w:pPr>
      <w:r>
        <w:t>Então quando eu terminei o doutorado, então eu já tinha terminado,</w:t>
      </w:r>
      <w:r w:rsidR="00F152F0">
        <w:t xml:space="preserve"> </w:t>
      </w:r>
      <w:r>
        <w:t>psicologia, e logo depois, um tempo depois, dois anos depois, eu já estava trabalhando então, vim para Curitiba, eu morava em Porto Alegre, eu fui para Curitiba,</w:t>
      </w:r>
      <w:r w:rsidR="00F152F0">
        <w:t xml:space="preserve"> </w:t>
      </w:r>
      <w:r>
        <w:t xml:space="preserve">e logo eu comecei a trabalhar na </w:t>
      </w:r>
      <w:r w:rsidRPr="00F152F0">
        <w:rPr>
          <w:highlight w:val="yellow"/>
        </w:rPr>
        <w:t>PUC</w:t>
      </w:r>
      <w:r>
        <w:t>, e eu fui convidada por um colega para ajudar</w:t>
      </w:r>
    </w:p>
    <w:p w14:paraId="7D7B0973" w14:textId="512C25CA" w:rsidR="00F1520A" w:rsidRDefault="00F1520A" w:rsidP="00F152F0">
      <w:pPr>
        <w:jc w:val="both"/>
      </w:pPr>
      <w:r>
        <w:t>na organização de um mestrado em teologia, então no ano de 2008, preparamos o programa de mestrado,</w:t>
      </w:r>
      <w:r w:rsidR="00F152F0">
        <w:t xml:space="preserve"> </w:t>
      </w:r>
      <w:r>
        <w:t>em teologia, e em 2009 começamos então o mestrado em teologia na PUC. E eu como psicóloga envolvida num programa de pós-graduação em teologia,</w:t>
      </w:r>
      <w:r w:rsidR="00F152F0">
        <w:t xml:space="preserve"> </w:t>
      </w:r>
      <w:r>
        <w:t>naquela época eu fiquei pensando o que que eu ia pesquisar, né? A psicologia da religião no Brasil, ela ainda não, até hoje, não está muito bem estabelecida</w:t>
      </w:r>
      <w:r w:rsidR="00F152F0">
        <w:t>.</w:t>
      </w:r>
    </w:p>
    <w:p w14:paraId="02A80086" w14:textId="586EC88C" w:rsidR="00F1520A" w:rsidRDefault="00F1520A" w:rsidP="00F152F0">
      <w:pPr>
        <w:jc w:val="both"/>
      </w:pPr>
      <w:r>
        <w:lastRenderedPageBreak/>
        <w:t>Eu tinha interesse, bastante interesse nessa interface, psicologia e teologia, ou seja, dentro da psicologia da religião, então eu comecei</w:t>
      </w:r>
      <w:r w:rsidR="00F152F0">
        <w:t xml:space="preserve"> </w:t>
      </w:r>
      <w:r>
        <w:t xml:space="preserve">a me interessar por essa interface, psicologia da religião. Comecei a ver os temas aí da psicologia da </w:t>
      </w:r>
      <w:r w:rsidR="00F152F0">
        <w:t>r</w:t>
      </w:r>
      <w:r>
        <w:t>eligião, participar de congressos internacionais, foi aí que eu conheci o professor</w:t>
      </w:r>
    </w:p>
    <w:p w14:paraId="705186B0" w14:textId="74286AF0" w:rsidR="00F1520A" w:rsidRDefault="00F1520A" w:rsidP="00F152F0">
      <w:pPr>
        <w:jc w:val="both"/>
      </w:pPr>
      <w:r w:rsidRPr="74E6DBFA">
        <w:rPr>
          <w:highlight w:val="yellow"/>
          <w:lang w:val="pt-BR"/>
        </w:rPr>
        <w:t>Kévin Lead</w:t>
      </w:r>
      <w:r w:rsidRPr="74E6DBFA">
        <w:rPr>
          <w:lang w:val="pt-BR"/>
        </w:rPr>
        <w:t xml:space="preserve"> e com ele eu fiz meu primeiro pósdoc e foi em psicologia da religião na na Indiana University South Bend, com ele, então, que a gente está</w:t>
      </w:r>
      <w:r w:rsidR="00F152F0" w:rsidRPr="74E6DBFA">
        <w:rPr>
          <w:lang w:val="pt-BR"/>
        </w:rPr>
        <w:t xml:space="preserve"> </w:t>
      </w:r>
      <w:r w:rsidRPr="74E6DBFA">
        <w:rPr>
          <w:lang w:val="pt-BR"/>
        </w:rPr>
        <w:t>terminando agora esse projeto com suporte da John Templeton sobre a psicologia da religião no Brasil.</w:t>
      </w:r>
    </w:p>
    <w:p w14:paraId="02A8FF87" w14:textId="77777777" w:rsidR="00F1520A" w:rsidRDefault="00F1520A" w:rsidP="00F152F0">
      <w:pPr>
        <w:jc w:val="both"/>
      </w:pPr>
      <w:r>
        <w:t>Então ali eu comecei a pesquisar essas questões de coping espiritual religioso,</w:t>
      </w:r>
    </w:p>
    <w:p w14:paraId="71C48726" w14:textId="64BB7859" w:rsidR="00F1520A" w:rsidRDefault="00F1520A" w:rsidP="00F152F0">
      <w:pPr>
        <w:jc w:val="both"/>
      </w:pPr>
      <w:r>
        <w:t>conflitos espirituais, foi por aí que eu fui percebendo essa relação não só da religiosidade, mas para além da religiosidade,</w:t>
      </w:r>
      <w:r w:rsidR="00F152F0">
        <w:t xml:space="preserve"> </w:t>
      </w:r>
      <w:r>
        <w:t>a espiritualidade então como uma noção que diz respeito ao sentido da vida,</w:t>
      </w:r>
      <w:r w:rsidR="00F152F0">
        <w:t xml:space="preserve"> </w:t>
      </w:r>
      <w:r>
        <w:t>a conexão que a pessoa é capaz de estabelecer consigo, com o outro, com a natureza, com o ambiente mais amplo, com a transcendência, com o sagrado,</w:t>
      </w:r>
      <w:r w:rsidR="00F152F0">
        <w:t xml:space="preserve"> </w:t>
      </w:r>
      <w:r>
        <w:t>se isso para ela for algo importante. Mas então eu comecei a... Isso foi fazendo muito sentido para mim, esse entendimento de espiritualidade,</w:t>
      </w:r>
      <w:r w:rsidR="00F152F0">
        <w:t xml:space="preserve"> </w:t>
      </w:r>
      <w:r>
        <w:t>nessa perspectiva, e aí vendo o quanto isso está ligado às questões de saúde</w:t>
      </w:r>
      <w:r w:rsidR="00F152F0">
        <w:t xml:space="preserve"> </w:t>
      </w:r>
      <w:r>
        <w:t>e o quanto, por exemplo, pessoas enfermas ou em situação de enfermidade, o quanto elas se voltavam ainda mais para essa dimensão espiritual,</w:t>
      </w:r>
    </w:p>
    <w:p w14:paraId="388168CB" w14:textId="058C8663" w:rsidR="00F1520A" w:rsidRDefault="00F1520A" w:rsidP="00F152F0">
      <w:pPr>
        <w:jc w:val="both"/>
      </w:pPr>
      <w:r>
        <w:t>e eu pensei, poxa, embora isso seja tão evidente para o povo todo, essa relação entre espiritualidade</w:t>
      </w:r>
      <w:r w:rsidR="00F152F0">
        <w:t>,</w:t>
      </w:r>
      <w:r>
        <w:t xml:space="preserve"> religiosidade e saúde, na academia, se não tem pesquisa para mostrar o óbvio,</w:t>
      </w:r>
      <w:r w:rsidR="00F152F0">
        <w:t xml:space="preserve"> </w:t>
      </w:r>
      <w:r>
        <w:t>isso não tem credibilidade. E aí pensando em saúde, pensando no campo da saúde, eu comecei a perceber assim que, poxa,</w:t>
      </w:r>
      <w:r w:rsidR="00F152F0">
        <w:t xml:space="preserve"> </w:t>
      </w:r>
      <w:r>
        <w:t>eu vou precisar fazer pesquisa quantitativa, para mostrar com números, porque no campo da saúde, as pessoas entendem os números quando falam em evidence-based,</w:t>
      </w:r>
      <w:r w:rsidR="00F152F0">
        <w:t xml:space="preserve"> </w:t>
      </w:r>
      <w:r>
        <w:t>pesquisa baseada em evidências significa estatística, então eu, e eu não sou afeita à pesquisa quantitativa, eu gosto mais da pesquisa qualitativa,</w:t>
      </w:r>
      <w:r w:rsidR="00F152F0">
        <w:t xml:space="preserve"> </w:t>
      </w:r>
      <w:r>
        <w:t xml:space="preserve">eu gosto disso que a gente está fazendo aqui agora, de entrevista em </w:t>
      </w:r>
      <w:r w:rsidR="00F152F0">
        <w:t>p</w:t>
      </w:r>
      <w:r>
        <w:t>rofundidade, mas eu percebi assim que para esse campo ser mais estabelecido,</w:t>
      </w:r>
      <w:r w:rsidR="00F152F0">
        <w:t xml:space="preserve"> </w:t>
      </w:r>
      <w:r>
        <w:t>para ter legitimidade na própria teologia, inclusive a teologia olhar para essas questões de outro mundo, de outro modo, também uma teologia mais aberta,</w:t>
      </w:r>
      <w:r w:rsidR="00F152F0">
        <w:t xml:space="preserve"> </w:t>
      </w:r>
      <w:r>
        <w:t>não uma teologia onde se fala de Deus, como muitos colegas meus entendem teologia, mas teologia como a experiência do ser humano, que o ser humano tem consagrado.</w:t>
      </w:r>
    </w:p>
    <w:p w14:paraId="16210A93" w14:textId="0A4756EF" w:rsidR="00F1520A" w:rsidRDefault="00F1520A" w:rsidP="00F152F0">
      <w:pPr>
        <w:jc w:val="both"/>
      </w:pPr>
      <w:r w:rsidRPr="093923F7">
        <w:rPr>
          <w:lang w:val="pt-BR"/>
        </w:rPr>
        <w:t>Então, porque como é que a gente vai provar a existência ou não de Deus? Por aí não dá, então não dá para pensar que teologia é o falar de Deus, não tem nem como provar que Deus existe, ou que não existe,</w:t>
      </w:r>
      <w:r w:rsidR="00F152F0" w:rsidRPr="093923F7">
        <w:rPr>
          <w:lang w:val="pt-BR"/>
        </w:rPr>
        <w:t xml:space="preserve"> </w:t>
      </w:r>
      <w:r w:rsidRPr="093923F7">
        <w:rPr>
          <w:lang w:val="pt-BR"/>
        </w:rPr>
        <w:t>você não vai para lugar nenhum, mas a experiência que o ser humano tem co</w:t>
      </w:r>
      <w:r w:rsidR="624B289B" w:rsidRPr="093923F7">
        <w:rPr>
          <w:lang w:val="pt-BR"/>
        </w:rPr>
        <w:t xml:space="preserve">m o </w:t>
      </w:r>
      <w:r w:rsidR="1D9E1E9C" w:rsidRPr="093923F7">
        <w:rPr>
          <w:lang w:val="pt-BR"/>
        </w:rPr>
        <w:t>s</w:t>
      </w:r>
      <w:r w:rsidRPr="093923F7">
        <w:rPr>
          <w:lang w:val="pt-BR"/>
        </w:rPr>
        <w:t>agrado, sim. Então, isso passou a me interessar, então em pesquisar no campo teológico,</w:t>
      </w:r>
      <w:r w:rsidR="00F152F0" w:rsidRPr="093923F7">
        <w:rPr>
          <w:lang w:val="pt-BR"/>
        </w:rPr>
        <w:t xml:space="preserve"> </w:t>
      </w:r>
      <w:r w:rsidRPr="093923F7">
        <w:rPr>
          <w:lang w:val="pt-BR"/>
        </w:rPr>
        <w:t>nessa perspectiva então da espiritualidade, com essa noção que eu acabei de te falar, relacionando então com a saúde,</w:t>
      </w:r>
      <w:r w:rsidR="00F152F0" w:rsidRPr="093923F7">
        <w:rPr>
          <w:lang w:val="pt-BR"/>
        </w:rPr>
        <w:t xml:space="preserve"> </w:t>
      </w:r>
      <w:r w:rsidRPr="093923F7">
        <w:rPr>
          <w:lang w:val="pt-BR"/>
        </w:rPr>
        <w:t>e essas duas coisas elas estão muito ligadas, não dá para pensar numa senha ou outra,</w:t>
      </w:r>
      <w:r w:rsidR="00F152F0" w:rsidRPr="093923F7">
        <w:rPr>
          <w:lang w:val="pt-BR"/>
        </w:rPr>
        <w:t xml:space="preserve"> </w:t>
      </w:r>
      <w:r w:rsidRPr="093923F7">
        <w:rPr>
          <w:lang w:val="pt-BR"/>
        </w:rPr>
        <w:t>porque eu também entendo assim que espiritualidade é a potência de vida, é a potência de vida, e quando eu penso isso, e na relação com a saúde,</w:t>
      </w:r>
      <w:r w:rsidR="67FCCB01" w:rsidRPr="093923F7">
        <w:rPr>
          <w:lang w:val="pt-BR"/>
        </w:rPr>
        <w:t xml:space="preserve"> </w:t>
      </w:r>
      <w:r w:rsidRPr="093923F7">
        <w:rPr>
          <w:lang w:val="pt-BR"/>
        </w:rPr>
        <w:t>tem tudo a ver com o florescimento humano, então eu não uso essas duas palavras, eu não fui para esse tópico, não fui para esse campo com esse tópico, essa label,</w:t>
      </w:r>
      <w:r w:rsidR="5CE1495F" w:rsidRPr="093923F7">
        <w:rPr>
          <w:lang w:val="pt-BR"/>
        </w:rPr>
        <w:t xml:space="preserve"> </w:t>
      </w:r>
      <w:r>
        <w:t>mas com essa perspectiva de fazer pesquisa nesse campo da espiritualidade e saúde, e com a motivação de fazer com que minha pesquisa tivesse um impacto social,</w:t>
      </w:r>
      <w:r w:rsidR="00F152F0">
        <w:t xml:space="preserve"> </w:t>
      </w:r>
      <w:r>
        <w:t>que as pessoas pudessem perceber assim que nós precisamos de educação na espiritualidade, nessa perspectiva mesmo de florescimento humano,</w:t>
      </w:r>
      <w:r w:rsidR="56B7314E">
        <w:t xml:space="preserve"> </w:t>
      </w:r>
      <w:r>
        <w:lastRenderedPageBreak/>
        <w:t>sabe, de desenvolver a potência de vida, porque eu penso que a subjetividade humana ela está muito empobrecida, essa subjetividade empobrecida, ela tem efeitos, ela tem impacto nas relações interpessoais, olha como que as nossas relações estão hoje, o tanto de guerra que nós temos,</w:t>
      </w:r>
      <w:r w:rsidR="00F152F0">
        <w:t xml:space="preserve"> </w:t>
      </w:r>
      <w:r>
        <w:t>a relação do ser humano com a natureza, com os animais, com outras pessoas, com imigrantes, etc, então eu percebo assim que o nosso espírito,</w:t>
      </w:r>
      <w:r w:rsidR="00F152F0">
        <w:t xml:space="preserve"> </w:t>
      </w:r>
      <w:r>
        <w:t>a nossa espiritualidade está empobrecida, então eu pensava e penso assim que, pesquisando nesse campo, de algum modo eu gostaria de contribuir</w:t>
      </w:r>
      <w:r w:rsidR="00F152F0">
        <w:t xml:space="preserve"> </w:t>
      </w:r>
      <w:r>
        <w:t>com a reflexão sobre a subjetividade humana mesmo, que tivesse algum impacto social, que tivesse algum impacto para a vida,</w:t>
      </w:r>
      <w:r w:rsidR="00F152F0">
        <w:t xml:space="preserve"> </w:t>
      </w:r>
      <w:r>
        <w:t xml:space="preserve">foi isso que me motivou e foi assim que eu comecei a pesquisar nesse campo. Eu te respondi? </w:t>
      </w:r>
    </w:p>
    <w:p w14:paraId="0C9F79CE" w14:textId="77777777" w:rsidR="00F1520A" w:rsidRDefault="00F1520A" w:rsidP="00F152F0">
      <w:pPr>
        <w:jc w:val="both"/>
      </w:pPr>
    </w:p>
    <w:p w14:paraId="5D10837D" w14:textId="77777777" w:rsidR="00F1520A" w:rsidRPr="00F152F0" w:rsidRDefault="00F1520A" w:rsidP="00F152F0">
      <w:pPr>
        <w:jc w:val="both"/>
        <w:rPr>
          <w:b/>
          <w:bCs/>
        </w:rPr>
      </w:pPr>
      <w:r w:rsidRPr="00F152F0">
        <w:rPr>
          <w:b/>
          <w:bCs/>
        </w:rPr>
        <w:t>Iara</w:t>
      </w:r>
    </w:p>
    <w:p w14:paraId="285DC244" w14:textId="51EE398B" w:rsidR="00F1520A" w:rsidRDefault="00F152F0" w:rsidP="00F152F0">
      <w:pPr>
        <w:jc w:val="both"/>
      </w:pPr>
      <w:r>
        <w:t xml:space="preserve">Sim, </w:t>
      </w:r>
      <w:r w:rsidR="00F1520A">
        <w:t>não, esse tipo de narrativa não linear, eu acho que é o que mais traz, dados ricos, então conforme eu for lembrando, conforme vierem as reflexões,</w:t>
      </w:r>
      <w:r>
        <w:t xml:space="preserve"> </w:t>
      </w:r>
      <w:r w:rsidR="00F1520A">
        <w:t>por favor fique muito à vontade para compartilhar, eu também sou do time da pesquisa quântica, inclusive estou da história oral, a gente está gravando para fazer a transcrição,</w:t>
      </w:r>
    </w:p>
    <w:p w14:paraId="2FF265D3" w14:textId="77777777" w:rsidR="00F1520A" w:rsidRDefault="00F1520A" w:rsidP="00F152F0">
      <w:pPr>
        <w:jc w:val="both"/>
      </w:pPr>
    </w:p>
    <w:p w14:paraId="01390F32" w14:textId="77777777" w:rsidR="00F1520A" w:rsidRPr="00F152F0" w:rsidRDefault="00F1520A" w:rsidP="00F152F0">
      <w:pPr>
        <w:jc w:val="both"/>
        <w:rPr>
          <w:b/>
          <w:bCs/>
        </w:rPr>
      </w:pPr>
      <w:r w:rsidRPr="00F152F0">
        <w:rPr>
          <w:b/>
          <w:bCs/>
        </w:rPr>
        <w:t>Mary Rute</w:t>
      </w:r>
    </w:p>
    <w:p w14:paraId="0508A5D8" w14:textId="77777777" w:rsidR="00F1520A" w:rsidRDefault="00F1520A" w:rsidP="00F152F0">
      <w:pPr>
        <w:jc w:val="both"/>
      </w:pPr>
      <w:r>
        <w:t>A pesquisa qual então?</w:t>
      </w:r>
    </w:p>
    <w:p w14:paraId="37CEF72F" w14:textId="77777777" w:rsidR="00F1520A" w:rsidRDefault="00F1520A" w:rsidP="00F152F0">
      <w:pPr>
        <w:jc w:val="both"/>
      </w:pPr>
    </w:p>
    <w:p w14:paraId="19ED8F64" w14:textId="77777777" w:rsidR="00F1520A" w:rsidRPr="00F152F0" w:rsidRDefault="00F1520A" w:rsidP="00F152F0">
      <w:pPr>
        <w:jc w:val="both"/>
        <w:rPr>
          <w:b/>
          <w:bCs/>
        </w:rPr>
      </w:pPr>
      <w:r w:rsidRPr="00F152F0">
        <w:rPr>
          <w:b/>
          <w:bCs/>
        </w:rPr>
        <w:t>Iara</w:t>
      </w:r>
    </w:p>
    <w:p w14:paraId="4E16ED16" w14:textId="59AF3096" w:rsidR="00F1520A" w:rsidRDefault="00F1520A" w:rsidP="00F152F0">
      <w:pPr>
        <w:jc w:val="both"/>
      </w:pPr>
      <w:r>
        <w:t>É, quali, perdão, estou gravando para fazer a transcrição, mas também estou fazendo transcrição em tempo real, porque isso me ajuda a processar melhor as informações, está sendo muito rico,</w:t>
      </w:r>
      <w:r w:rsidR="00F152F0">
        <w:t xml:space="preserve"> </w:t>
      </w:r>
      <w:r>
        <w:t>inclusive talvez essa espiritualidade seja a forma mais acessível que o ser humano tem para poder discutir a própria subjetividade, independente do nível de rebuscamento teórico,</w:t>
      </w:r>
      <w:r w:rsidR="00E90737">
        <w:t xml:space="preserve"> </w:t>
      </w:r>
      <w:r>
        <w:t>independente</w:t>
      </w:r>
      <w:r w:rsidR="00E90737">
        <w:t xml:space="preserve"> </w:t>
      </w:r>
      <w:r>
        <w:t>tem pessoas que não sabem o que é subjetividade, conseguem entender o que é subjetividade aplicada à espiritualidade, valores, então super interessante. Queria te perguntar também, como é que,</w:t>
      </w:r>
      <w:r w:rsidR="00E90737">
        <w:t xml:space="preserve"> </w:t>
      </w:r>
      <w:r>
        <w:t>se você pudesse me contar um pouco mais, dessa escolha de tópico, dentro do processo, então você decide que a espiritualidade</w:t>
      </w:r>
      <w:r w:rsidR="00E90737">
        <w:t xml:space="preserve"> </w:t>
      </w:r>
      <w:r>
        <w:t>é um tema relevante para dentro da psicologia, como é que se faz essa inflexão para o cuidado de saúde, o foco na teologia, ele fica para trás quando você começa a focar em saúde,</w:t>
      </w:r>
      <w:r w:rsidR="00E90737">
        <w:t xml:space="preserve"> </w:t>
      </w:r>
      <w:r>
        <w:t>ou ele acompanha, são duas frentes diferentes, se puder me explicar um pouquinho mais como é que foi essa priorização, em que momento da priorização a gente está agora, super te agradeço.</w:t>
      </w:r>
    </w:p>
    <w:p w14:paraId="6092510A" w14:textId="77777777" w:rsidR="00F1520A" w:rsidRDefault="00F1520A" w:rsidP="00F152F0">
      <w:pPr>
        <w:jc w:val="both"/>
      </w:pPr>
    </w:p>
    <w:p w14:paraId="683BC39F" w14:textId="77777777" w:rsidR="00F1520A" w:rsidRPr="00E90737" w:rsidRDefault="00F1520A" w:rsidP="00F152F0">
      <w:pPr>
        <w:jc w:val="both"/>
        <w:rPr>
          <w:b/>
          <w:bCs/>
        </w:rPr>
      </w:pPr>
      <w:r w:rsidRPr="00E90737">
        <w:rPr>
          <w:b/>
          <w:bCs/>
        </w:rPr>
        <w:t>Mary Rute</w:t>
      </w:r>
    </w:p>
    <w:p w14:paraId="57CCA68B" w14:textId="4616260B" w:rsidR="00F1520A" w:rsidRDefault="00F1520A" w:rsidP="00F152F0">
      <w:pPr>
        <w:jc w:val="both"/>
      </w:pPr>
      <w:r>
        <w:t xml:space="preserve">Sim, </w:t>
      </w:r>
      <w:r w:rsidR="00E90737">
        <w:t>I</w:t>
      </w:r>
      <w:r>
        <w:t>ara, você é uma excelente entrevistadora, uma excelente pesquisadora, você faz isso muito bem. Pois é.</w:t>
      </w:r>
    </w:p>
    <w:p w14:paraId="611DFF08" w14:textId="77777777" w:rsidR="00F1520A" w:rsidRDefault="00F1520A" w:rsidP="00F152F0">
      <w:pPr>
        <w:jc w:val="both"/>
      </w:pPr>
    </w:p>
    <w:p w14:paraId="56CDBC42" w14:textId="77777777" w:rsidR="00F1520A" w:rsidRPr="00E90737" w:rsidRDefault="00F1520A" w:rsidP="00F152F0">
      <w:pPr>
        <w:jc w:val="both"/>
        <w:rPr>
          <w:b/>
          <w:bCs/>
        </w:rPr>
      </w:pPr>
      <w:r w:rsidRPr="00E90737">
        <w:rPr>
          <w:b/>
          <w:bCs/>
        </w:rPr>
        <w:t>Iara</w:t>
      </w:r>
    </w:p>
    <w:p w14:paraId="2DBC0E76" w14:textId="77777777" w:rsidR="00F1520A" w:rsidRDefault="00F1520A" w:rsidP="00F152F0">
      <w:pPr>
        <w:jc w:val="both"/>
      </w:pPr>
      <w:r>
        <w:t>Muitíssimo obrigada.</w:t>
      </w:r>
    </w:p>
    <w:p w14:paraId="2283A095" w14:textId="77777777" w:rsidR="00F1520A" w:rsidRDefault="00F1520A" w:rsidP="00F152F0">
      <w:pPr>
        <w:jc w:val="both"/>
      </w:pPr>
    </w:p>
    <w:p w14:paraId="2EB43432" w14:textId="77777777" w:rsidR="00F1520A" w:rsidRPr="00E90737" w:rsidRDefault="00F1520A" w:rsidP="00F152F0">
      <w:pPr>
        <w:jc w:val="both"/>
        <w:rPr>
          <w:b/>
          <w:bCs/>
        </w:rPr>
      </w:pPr>
      <w:r w:rsidRPr="00E90737">
        <w:rPr>
          <w:b/>
          <w:bCs/>
        </w:rPr>
        <w:t>Mary Rute</w:t>
      </w:r>
    </w:p>
    <w:p w14:paraId="21F9ECDB" w14:textId="70A5BD18" w:rsidR="00F1520A" w:rsidRDefault="00F1520A" w:rsidP="00F152F0">
      <w:pPr>
        <w:jc w:val="both"/>
      </w:pPr>
      <w:r>
        <w:t>É, porque você tem uma perspicácia, e percebe assim, isso faz você se aprofundar na teologia, ou isso te distancia, essa perspectiva, então,</w:t>
      </w:r>
      <w:r w:rsidR="00E90737">
        <w:t xml:space="preserve"> </w:t>
      </w:r>
      <w:r>
        <w:t xml:space="preserve">depende muito assim de </w:t>
      </w:r>
      <w:r>
        <w:lastRenderedPageBreak/>
        <w:t>como se entende o que é teologia, mas também tem uma questão</w:t>
      </w:r>
      <w:r w:rsidR="00E90737">
        <w:t xml:space="preserve"> </w:t>
      </w:r>
      <w:r>
        <w:t>do próprio contexto, onde quem pesquisa, o pesquisador e pesquisadora,</w:t>
      </w:r>
      <w:r w:rsidR="00E90737">
        <w:t xml:space="preserve"> </w:t>
      </w:r>
      <w:r>
        <w:t>onde é que esse pesquisador e pesquisadora conduzem os seus trabalhos, então dependendo aí do contexto, aí a gente vai fazendo alguns movimentos,</w:t>
      </w:r>
      <w:r w:rsidR="00E90737">
        <w:t xml:space="preserve"> </w:t>
      </w:r>
      <w:r>
        <w:t>quer seja de um jeito ou de outro, mas também tem a ver com esse contexto, então, por exemplo, eu trabalho num programa de teologia na PUC, onde tem vários padres, né,</w:t>
      </w:r>
      <w:r w:rsidR="00E90737">
        <w:t xml:space="preserve"> </w:t>
      </w:r>
      <w:r>
        <w:t>e eu trabalho também no programa de bioética, então isso areja,</w:t>
      </w:r>
      <w:r w:rsidR="00E90737">
        <w:t xml:space="preserve"> </w:t>
      </w:r>
      <w:r>
        <w:t>porque aí eu vou para espiritualidade e saúde, aí é olhado então, a mesma pesquisa, o mesmo tema,</w:t>
      </w:r>
      <w:r w:rsidR="00E90737">
        <w:t xml:space="preserve"> </w:t>
      </w:r>
      <w:r>
        <w:t>com esse foco em espiritualidade e saúde, ele tem um foco ali na bioética, que é distinto da teologia, então na teologia,</w:t>
      </w:r>
      <w:r w:rsidR="00E90737">
        <w:t xml:space="preserve"> </w:t>
      </w:r>
      <w:r>
        <w:t>eu fui me dando conta assim, mais da necessidade assim, de aprofundamento na reflexão sobre o cuidado espiritual,</w:t>
      </w:r>
      <w:r w:rsidR="00E90737">
        <w:t xml:space="preserve"> </w:t>
      </w:r>
      <w:r>
        <w:t>e o cuidado espiritual como uma teologia prática, e também uma teologia pública, como que pessoas ligadas à teologia, poderiam, por exemplo,</w:t>
      </w:r>
      <w:r w:rsidR="00E90737">
        <w:t xml:space="preserve"> </w:t>
      </w:r>
      <w:r>
        <w:t>dar sua contribuição no contexto hospitalar, da saúde, quando as pessoas enfermas, elas estão, elas se voltam então, para essa dimensão espiritual,</w:t>
      </w:r>
      <w:r w:rsidR="00E90737">
        <w:t xml:space="preserve"> </w:t>
      </w:r>
      <w:r>
        <w:t>onde elas se perguntam, por que, o que está acontecendo aqui, por que está acontecendo isso comigo, por que agora, por que comigo e não com outra pessoa,</w:t>
      </w:r>
      <w:r w:rsidR="00E90737">
        <w:t xml:space="preserve"> </w:t>
      </w:r>
      <w:r>
        <w:t>elas se voltam para o sentido, porque quando a gente está feliz, a gente não pergunta, por que eu estou feliz, né, é como se isso fosse algo natural, mas quando eu adoeço, quando eu me enfermo, quando eu estou com uma dificuldade,</w:t>
      </w:r>
      <w:r w:rsidR="00E90737">
        <w:t xml:space="preserve"> </w:t>
      </w:r>
      <w:r>
        <w:t>então as pessoas, o ser humano se pergunta por que, se volta para o sentido, e aí se volta para essa dimensão da espiritualidade. Para aquelas pessoas que têm uma religiosidade</w:t>
      </w:r>
      <w:r w:rsidR="00E90737">
        <w:t xml:space="preserve"> </w:t>
      </w:r>
      <w:r>
        <w:t>como central em suas vidas, elas vão buscar esse sentido nas suas crenças religiosas. Então aí eu fui vendo a necessidade</w:t>
      </w:r>
      <w:r w:rsidR="00E90737">
        <w:t xml:space="preserve"> </w:t>
      </w:r>
      <w:r>
        <w:t>de aprofundar nas questões do coping espiritual-religioso, foi por isso que encontrei, inclusive eu validei a escala de coping espiritual-religioso,</w:t>
      </w:r>
      <w:r w:rsidR="00E90737">
        <w:t xml:space="preserve"> </w:t>
      </w:r>
      <w:r>
        <w:t>porque isso ajuda tanto na teologia, quanto pessoas que não são ligadas à teologia, pessoas da saúde, e eu percebi logo no começo</w:t>
      </w:r>
      <w:r w:rsidR="00E90737">
        <w:t xml:space="preserve"> </w:t>
      </w:r>
      <w:r>
        <w:t>que a expressão cuidado espiritual, ela vinha mais da enfermagem, ela nasceu muito mais no contexto da enfermagem, e eu pensava assim, poxa vida, não é a teologia que está falando</w:t>
      </w:r>
      <w:r w:rsidR="00E90737">
        <w:t xml:space="preserve"> </w:t>
      </w:r>
      <w:r>
        <w:t>em cuidado espiritual, é o pessoal da enfermagem, mas não tinha uma definição para isso, falava em cuidado espiritual, mas não tinha uma definição para o, afinal de contas, o que é o cuidado espiritual?</w:t>
      </w:r>
    </w:p>
    <w:p w14:paraId="07CBEF40" w14:textId="78D82D1A" w:rsidR="00F1520A" w:rsidRDefault="00F1520A" w:rsidP="00F152F0">
      <w:pPr>
        <w:jc w:val="both"/>
      </w:pPr>
      <w:r w:rsidRPr="74E6DBFA">
        <w:rPr>
          <w:lang w:val="pt-BR"/>
        </w:rPr>
        <w:t>Então eu comecei a perceber essas lacunas, é claro que quando você ainda não tem uma rede de pesquisadores,</w:t>
      </w:r>
      <w:r w:rsidR="00E90737" w:rsidRPr="74E6DBFA">
        <w:rPr>
          <w:lang w:val="pt-BR"/>
        </w:rPr>
        <w:t xml:space="preserve"> </w:t>
      </w:r>
      <w:r w:rsidRPr="74E6DBFA">
        <w:rPr>
          <w:lang w:val="pt-BR"/>
        </w:rPr>
        <w:t>e você percebe assim que a tua perspectiva ainda é um tanto solitária, então demora um pouco mais</w:t>
      </w:r>
      <w:r w:rsidR="00E90737" w:rsidRPr="74E6DBFA">
        <w:rPr>
          <w:lang w:val="pt-BR"/>
        </w:rPr>
        <w:t xml:space="preserve"> </w:t>
      </w:r>
      <w:r w:rsidRPr="74E6DBFA">
        <w:rPr>
          <w:lang w:val="pt-BR"/>
        </w:rPr>
        <w:t>para essa pesquisa ficar mais robusta, e a academia mesmo, e percebendo assim aquelas lacunas que precisam ser preenchidas em termos de pesquisa</w:t>
      </w:r>
      <w:r w:rsidR="00E90737" w:rsidRPr="74E6DBFA">
        <w:rPr>
          <w:lang w:val="pt-BR"/>
        </w:rPr>
        <w:t xml:space="preserve"> </w:t>
      </w:r>
      <w:r w:rsidRPr="74E6DBFA">
        <w:rPr>
          <w:lang w:val="pt-BR"/>
        </w:rPr>
        <w:t>para ajudar no avanço do conhecimento, e eu percebo que isso ainda está faltando, e embora eu tenha dito para ti assim, que eu estou percebendo que atualmente muita gente está se voltando para o campo</w:t>
      </w:r>
      <w:r w:rsidR="6B6B7FBF" w:rsidRPr="74E6DBFA">
        <w:rPr>
          <w:lang w:val="pt-BR"/>
        </w:rPr>
        <w:t xml:space="preserve"> </w:t>
      </w:r>
      <w:r w:rsidRPr="74E6DBFA">
        <w:rPr>
          <w:lang w:val="pt-BR"/>
        </w:rPr>
        <w:t xml:space="preserve">da espiritualidade e saúde, mas eu ainda vejo, em 2020 eu publiquei um texto assim, que foi uma revisão de literatura, sobre espiritualidade </w:t>
      </w:r>
      <w:r w:rsidR="6366D8F4" w:rsidRPr="74E6DBFA">
        <w:rPr>
          <w:lang w:val="pt-BR"/>
        </w:rPr>
        <w:t xml:space="preserve"> </w:t>
      </w:r>
      <w:r w:rsidRPr="74E6DBFA">
        <w:rPr>
          <w:lang w:val="pt-BR"/>
        </w:rPr>
        <w:t>nos cuidados paliativos,</w:t>
      </w:r>
      <w:r w:rsidR="00E90737" w:rsidRPr="74E6DBFA">
        <w:rPr>
          <w:lang w:val="pt-BR"/>
        </w:rPr>
        <w:t xml:space="preserve"> </w:t>
      </w:r>
      <w:r w:rsidRPr="74E6DBFA">
        <w:rPr>
          <w:lang w:val="pt-BR"/>
        </w:rPr>
        <w:t>que foi quando eu fiz o meu segundo pós-doc sobre espiritualidade nos cuidados paliativos, e eu percebi lá assim que naquela época, então quando eu estava preparando esse texto,</w:t>
      </w:r>
      <w:r w:rsidR="00E90737" w:rsidRPr="74E6DBFA">
        <w:rPr>
          <w:lang w:val="pt-BR"/>
        </w:rPr>
        <w:t xml:space="preserve"> </w:t>
      </w:r>
      <w:r w:rsidRPr="74E6DBFA">
        <w:rPr>
          <w:lang w:val="pt-BR"/>
        </w:rPr>
        <w:t>inclusive que foi em 2019, 2020, e agora a gente já está em 2024, é que tinha assim como que, patinando no mesmo lugar, a pesquisa em espiritualidade e saúde,</w:t>
      </w:r>
      <w:r w:rsidR="00E90737" w:rsidRPr="74E6DBFA">
        <w:rPr>
          <w:lang w:val="pt-BR"/>
        </w:rPr>
        <w:t xml:space="preserve"> </w:t>
      </w:r>
      <w:r w:rsidRPr="74E6DBFA">
        <w:rPr>
          <w:lang w:val="pt-BR"/>
        </w:rPr>
        <w:t xml:space="preserve">porque vinha muita gente nova, mas fazia uma pesquisa assim mais superficial, às vezes sem olhar muito assim o que já tinha sido </w:t>
      </w:r>
      <w:r w:rsidRPr="74E6DBFA">
        <w:rPr>
          <w:lang w:val="pt-BR"/>
        </w:rPr>
        <w:lastRenderedPageBreak/>
        <w:t>produzido antes,</w:t>
      </w:r>
      <w:r w:rsidR="00E90737" w:rsidRPr="74E6DBFA">
        <w:rPr>
          <w:lang w:val="pt-BR"/>
        </w:rPr>
        <w:t xml:space="preserve"> </w:t>
      </w:r>
      <w:r w:rsidRPr="74E6DBFA">
        <w:rPr>
          <w:lang w:val="pt-BR"/>
        </w:rPr>
        <w:t>achando então que talvez estivesse inventando a roda, e aí chegava a conclusão final, é importante integrar a espiritualidade no contexto de saúde, mais pesquisas precisam ser conduzidas,</w:t>
      </w:r>
      <w:r w:rsidR="00E90737" w:rsidRPr="74E6DBFA">
        <w:rPr>
          <w:lang w:val="pt-BR"/>
        </w:rPr>
        <w:t xml:space="preserve"> </w:t>
      </w:r>
      <w:r w:rsidRPr="74E6DBFA">
        <w:rPr>
          <w:lang w:val="pt-BR"/>
        </w:rPr>
        <w:t>nossa, a gente cansa de olhar esse tipo de conclusão final, mas então eu percebo que esse campo precisa avançar, e que precisa de uma organização melhor,</w:t>
      </w:r>
      <w:r w:rsidR="00E90737" w:rsidRPr="74E6DBFA">
        <w:rPr>
          <w:lang w:val="pt-BR"/>
        </w:rPr>
        <w:t xml:space="preserve"> </w:t>
      </w:r>
      <w:r w:rsidRPr="74E6DBFA">
        <w:rPr>
          <w:lang w:val="pt-BR"/>
        </w:rPr>
        <w:t>mas ao mesmo tempo que eu digo isso, precisa de uma organização melhor, também não é só organização, eu penso assim que o modo como a vida acadêmica está organizada</w:t>
      </w:r>
      <w:r w:rsidR="00E90737" w:rsidRPr="74E6DBFA">
        <w:rPr>
          <w:lang w:val="pt-BR"/>
        </w:rPr>
        <w:t xml:space="preserve"> </w:t>
      </w:r>
      <w:r w:rsidRPr="74E6DBFA">
        <w:rPr>
          <w:lang w:val="pt-BR"/>
        </w:rPr>
        <w:t>não nos permite um aprofundamento maior de pesquisa, porque a gente, o tempo de pesquisa efetivamente, ele é curto, ele acaba sendo muito curto, porque é consumido em uma série de outras coisas,</w:t>
      </w:r>
      <w:r w:rsidR="00E90737" w:rsidRPr="74E6DBFA">
        <w:rPr>
          <w:lang w:val="pt-BR"/>
        </w:rPr>
        <w:t xml:space="preserve"> </w:t>
      </w:r>
      <w:r w:rsidRPr="74E6DBFA">
        <w:rPr>
          <w:lang w:val="pt-BR"/>
        </w:rPr>
        <w:t>e aí depois outro projeto que você tem que submeter, orientações que você tem que fazer, você tem que publicar, são atividades burocráticas etc e tal, então assim, olha,</w:t>
      </w:r>
      <w:r w:rsidR="00E90737" w:rsidRPr="74E6DBFA">
        <w:rPr>
          <w:lang w:val="pt-BR"/>
        </w:rPr>
        <w:t xml:space="preserve"> </w:t>
      </w:r>
      <w:r w:rsidRPr="74E6DBFA">
        <w:rPr>
          <w:lang w:val="pt-BR"/>
        </w:rPr>
        <w:t>eu na teologia, voltando a tua pergunta, na teologia eu percebi assim que foi ficando mais claro para mim, o conceito de cuidado espiritual,</w:t>
      </w:r>
      <w:r w:rsidR="00E90737" w:rsidRPr="74E6DBFA">
        <w:rPr>
          <w:lang w:val="pt-BR"/>
        </w:rPr>
        <w:t xml:space="preserve"> </w:t>
      </w:r>
      <w:r w:rsidRPr="74E6DBFA">
        <w:rPr>
          <w:lang w:val="pt-BR"/>
        </w:rPr>
        <w:t>a necessidade de pesquisar mais profundamente sobre cuidado espiritual, de um ponto de vista teológico, e como que a teologia poderia conversar</w:t>
      </w:r>
      <w:r w:rsidR="28311B41" w:rsidRPr="74E6DBFA">
        <w:rPr>
          <w:lang w:val="pt-BR"/>
        </w:rPr>
        <w:t xml:space="preserve"> </w:t>
      </w:r>
      <w:r>
        <w:t>com as outras ciências inclusive, contribuir com a sua reflexão, mas eu acho que isso não andou muito, não andou muito, ainda está assim muito superficial,</w:t>
      </w:r>
      <w:r w:rsidR="00E90737">
        <w:t xml:space="preserve"> </w:t>
      </w:r>
      <w:r>
        <w:t>às vezes me dá vontade de abandonar, assim a teologia, quando se diz isso te afastou da teologia, às vezes me dá vontade, mas não só por esses desafios que eu estou te dizendo, mas pelo próprio tempo, porque atualmente eu estou em dois programas, eu estou em dois programas,</w:t>
      </w:r>
      <w:r w:rsidR="00E90737">
        <w:t xml:space="preserve"> </w:t>
      </w:r>
      <w:r>
        <w:t>e eu sou professora permanente nos dois, eu tenho que dar conta então, não sei se você sabe, essas questões de o que significa professora permanente, você tem que fazer tudo,</w:t>
      </w:r>
      <w:r w:rsidR="00E90737">
        <w:t xml:space="preserve"> </w:t>
      </w:r>
      <w:r>
        <w:t>você sabe né, então aí tem que orientar, dar aula, fazer pesquisa, então é como se eu fosse 40 horas em cada programa,</w:t>
      </w:r>
      <w:r w:rsidR="00E90737">
        <w:t xml:space="preserve"> </w:t>
      </w:r>
      <w:r>
        <w:t>mas eu só tinha um contrato de 40 horas para os dois, sendo 32 horas para pesquisa, e 8 horas na graduação, eu estava ficando muito cansada,</w:t>
      </w:r>
    </w:p>
    <w:p w14:paraId="2A92D7F1" w14:textId="145A1962" w:rsidR="00F1520A" w:rsidRDefault="00F1520A" w:rsidP="00F152F0">
      <w:pPr>
        <w:jc w:val="both"/>
      </w:pPr>
      <w:r w:rsidRPr="74E6DBFA">
        <w:rPr>
          <w:lang w:val="pt-BR"/>
        </w:rPr>
        <w:t>e eu comecei também antes, anos antes em 2016, eu comecei a trabalhar no programa de bioética, naquela época eu queria fazer essa migração,</w:t>
      </w:r>
      <w:r w:rsidR="00E90737" w:rsidRPr="74E6DBFA">
        <w:rPr>
          <w:lang w:val="pt-BR"/>
        </w:rPr>
        <w:t xml:space="preserve"> </w:t>
      </w:r>
      <w:r w:rsidRPr="74E6DBFA">
        <w:rPr>
          <w:lang w:val="pt-BR"/>
        </w:rPr>
        <w:t>da teologia para a bioética, porque daí eu queria pesquisar com mais liberdade, essas questões da espiritualidade e saúde, com outras perspectivas, poderia continuar com cuidado espiritual também,</w:t>
      </w:r>
      <w:r w:rsidR="00E90737" w:rsidRPr="74E6DBFA">
        <w:rPr>
          <w:lang w:val="pt-BR"/>
        </w:rPr>
        <w:t xml:space="preserve"> </w:t>
      </w:r>
      <w:r w:rsidRPr="74E6DBFA">
        <w:rPr>
          <w:lang w:val="pt-BR"/>
        </w:rPr>
        <w:t>mas sem algumas dificuldades que eu percebia, que acabavam sendo impostas, em função dessa coisa, isso que você faz não é teologia,</w:t>
      </w:r>
      <w:r w:rsidR="00E90737" w:rsidRPr="74E6DBFA">
        <w:rPr>
          <w:lang w:val="pt-BR"/>
        </w:rPr>
        <w:t xml:space="preserve"> </w:t>
      </w:r>
      <w:r w:rsidRPr="74E6DBFA">
        <w:rPr>
          <w:lang w:val="pt-BR"/>
        </w:rPr>
        <w:t>eu cansei de escutar isso, o que você faz não é teologia, o que você faz é ciências da religião, e aí eu pensei assim, então vou para a bioética,</w:t>
      </w:r>
      <w:r w:rsidR="00E90737" w:rsidRPr="74E6DBFA">
        <w:rPr>
          <w:lang w:val="pt-BR"/>
        </w:rPr>
        <w:t xml:space="preserve"> </w:t>
      </w:r>
      <w:r w:rsidRPr="74E6DBFA">
        <w:rPr>
          <w:lang w:val="pt-BR"/>
        </w:rPr>
        <w:t>vou ter mais tempo, leia do engano, porque daí quando eu comecei a trabalhar na bioética, e depois então, há uns dois anos atrás eu quis sair da teologia,</w:t>
      </w:r>
      <w:r w:rsidR="00D279A5" w:rsidRPr="74E6DBFA">
        <w:rPr>
          <w:lang w:val="pt-BR"/>
        </w:rPr>
        <w:t xml:space="preserve"> </w:t>
      </w:r>
      <w:r w:rsidRPr="74E6DBFA">
        <w:rPr>
          <w:lang w:val="pt-BR"/>
        </w:rPr>
        <w:t>não me deixaram sair da teologia, para ir para a bioética, embora a instituição que eu trabalho, sempre disse que, não nos pede para trabalharmos em dois programas,</w:t>
      </w:r>
      <w:r w:rsidR="00D279A5" w:rsidRPr="74E6DBFA">
        <w:rPr>
          <w:lang w:val="pt-BR"/>
        </w:rPr>
        <w:t xml:space="preserve"> </w:t>
      </w:r>
      <w:r w:rsidRPr="74E6DBFA">
        <w:rPr>
          <w:lang w:val="pt-BR"/>
        </w:rPr>
        <w:t>a gente trabalha porque a gente quis, em algum momento a gente quis, a gente escolheu isso, mas eles não nos pedem, agora eu já percebi que não é bem isso, não é bem assim,</w:t>
      </w:r>
      <w:r w:rsidR="2E2F7798" w:rsidRPr="74E6DBFA">
        <w:rPr>
          <w:lang w:val="pt-BR"/>
        </w:rPr>
        <w:t xml:space="preserve"> </w:t>
      </w:r>
      <w:r w:rsidRPr="74E6DBFA">
        <w:rPr>
          <w:lang w:val="pt-BR"/>
        </w:rPr>
        <w:t>são aquelas questões institucionais, porque daí quando eu quis sair de um programa, não me deixaram, porque disseram assim, que ia ter um impacto grande no programa, e eu percebi que ia ter mesmo, como você disse,</w:t>
      </w:r>
      <w:r w:rsidR="00D279A5" w:rsidRPr="74E6DBFA">
        <w:rPr>
          <w:lang w:val="pt-BR"/>
        </w:rPr>
        <w:t xml:space="preserve"> </w:t>
      </w:r>
      <w:r w:rsidRPr="74E6DBFA">
        <w:rPr>
          <w:lang w:val="pt-BR"/>
        </w:rPr>
        <w:t xml:space="preserve">eu sou uma professora que produz, eu tenho então, eu sou bolsista produtividade de </w:t>
      </w:r>
      <w:r w:rsidRPr="74E6DBFA">
        <w:rPr>
          <w:highlight w:val="yellow"/>
          <w:lang w:val="pt-BR"/>
        </w:rPr>
        <w:t>CNPq,</w:t>
      </w:r>
      <w:r w:rsidRPr="74E6DBFA">
        <w:rPr>
          <w:lang w:val="pt-BR"/>
        </w:rPr>
        <w:t xml:space="preserve"> então isso também conta no programa,</w:t>
      </w:r>
      <w:r w:rsidR="00D279A5" w:rsidRPr="74E6DBFA">
        <w:rPr>
          <w:lang w:val="pt-BR"/>
        </w:rPr>
        <w:t xml:space="preserve"> </w:t>
      </w:r>
      <w:r w:rsidRPr="74E6DBFA">
        <w:rPr>
          <w:lang w:val="pt-BR"/>
        </w:rPr>
        <w:t>então eu entendi isso, que sim, vai ter um impacto, mas senti pouco suporte, da instituição,</w:t>
      </w:r>
      <w:r w:rsidR="00D279A5" w:rsidRPr="74E6DBFA">
        <w:rPr>
          <w:lang w:val="pt-BR"/>
        </w:rPr>
        <w:t xml:space="preserve"> </w:t>
      </w:r>
      <w:r w:rsidRPr="74E6DBFA">
        <w:rPr>
          <w:lang w:val="pt-BR"/>
        </w:rPr>
        <w:t>para então ajudar no alívio dessas tarefas, já que eles estavam valorizando essa professora pesquisadora, então, e ali,</w:t>
      </w:r>
      <w:r w:rsidR="00D279A5" w:rsidRPr="74E6DBFA">
        <w:rPr>
          <w:lang w:val="pt-BR"/>
        </w:rPr>
        <w:t xml:space="preserve"> </w:t>
      </w:r>
      <w:r w:rsidRPr="74E6DBFA">
        <w:rPr>
          <w:lang w:val="pt-BR"/>
        </w:rPr>
        <w:t xml:space="preserve">foi </w:t>
      </w:r>
      <w:r w:rsidRPr="74E6DBFA">
        <w:rPr>
          <w:lang w:val="pt-BR"/>
        </w:rPr>
        <w:lastRenderedPageBreak/>
        <w:t>ficando muito claro para mim, as questões de burnout, e aí eu pensei assim, mas eu trabalho, eu pesquiso sobre espiritualidade, saúde,</w:t>
      </w:r>
      <w:r w:rsidR="00D279A5" w:rsidRPr="74E6DBFA">
        <w:rPr>
          <w:lang w:val="pt-BR"/>
        </w:rPr>
        <w:t xml:space="preserve"> </w:t>
      </w:r>
      <w:r w:rsidRPr="74E6DBFA">
        <w:rPr>
          <w:lang w:val="pt-BR"/>
        </w:rPr>
        <w:t>e o jeito que eu estou vivendo aqui, pode me levar ao burnout, e inclusive foi ali que eu decidi, que eu ia pesquisar burnout,</w:t>
      </w:r>
      <w:r w:rsidR="00D279A5" w:rsidRPr="74E6DBFA">
        <w:rPr>
          <w:lang w:val="pt-BR"/>
        </w:rPr>
        <w:t xml:space="preserve"> </w:t>
      </w:r>
      <w:r w:rsidRPr="74E6DBFA">
        <w:rPr>
          <w:lang w:val="pt-BR"/>
        </w:rPr>
        <w:t xml:space="preserve">eu estou com uma pesquisinha da </w:t>
      </w:r>
      <w:r w:rsidRPr="74E6DBFA">
        <w:rPr>
          <w:b/>
          <w:bCs/>
          <w:lang w:val="pt-BR"/>
        </w:rPr>
        <w:t xml:space="preserve">Mensa </w:t>
      </w:r>
      <w:r w:rsidRPr="74E6DBFA">
        <w:rPr>
          <w:lang w:val="pt-BR"/>
        </w:rPr>
        <w:t>sobre burnout, burnout, espiritualidade, e auto compaixão, e então,</w:t>
      </w:r>
      <w:r w:rsidR="00D279A5" w:rsidRPr="74E6DBFA">
        <w:rPr>
          <w:lang w:val="pt-BR"/>
        </w:rPr>
        <w:t xml:space="preserve"> </w:t>
      </w:r>
      <w:r w:rsidRPr="74E6DBFA">
        <w:rPr>
          <w:lang w:val="pt-BR"/>
        </w:rPr>
        <w:t>e aí você tinha inclusive perguntado, como é que você escolhe os meus tópicos, também tem a ver com a própria experiência, mas então, eu diria assim, eu continuo fazendo então pesquisas,</w:t>
      </w:r>
      <w:r w:rsidR="00D279A5" w:rsidRPr="74E6DBFA">
        <w:rPr>
          <w:lang w:val="pt-BR"/>
        </w:rPr>
        <w:t xml:space="preserve"> </w:t>
      </w:r>
      <w:r w:rsidRPr="74E6DBFA">
        <w:rPr>
          <w:lang w:val="pt-BR"/>
        </w:rPr>
        <w:t>que podem inclusive aprofundar, e pode abrir caminhos aí na teologia, penso assim, que as pesquisas que eu já produzi,</w:t>
      </w:r>
      <w:r w:rsidR="00D279A5" w:rsidRPr="74E6DBFA">
        <w:rPr>
          <w:lang w:val="pt-BR"/>
        </w:rPr>
        <w:t xml:space="preserve"> </w:t>
      </w:r>
      <w:r w:rsidRPr="74E6DBFA">
        <w:rPr>
          <w:lang w:val="pt-BR"/>
        </w:rPr>
        <w:t>elas podem ajudar muito, a novos pesquisadores que vêm para a teologia, pensando inclusive na contribuição, dentro desse campo de espiritualidade, saúde,</w:t>
      </w:r>
      <w:r w:rsidR="00D279A5" w:rsidRPr="74E6DBFA">
        <w:rPr>
          <w:lang w:val="pt-BR"/>
        </w:rPr>
        <w:t xml:space="preserve"> </w:t>
      </w:r>
      <w:r w:rsidRPr="74E6DBFA">
        <w:rPr>
          <w:lang w:val="pt-BR"/>
        </w:rPr>
        <w:t>particularmente nessas questões, da teologia prática e da teologia pública, em especial agora, porque na semana passada,</w:t>
      </w:r>
      <w:r w:rsidR="00D279A5" w:rsidRPr="74E6DBFA">
        <w:rPr>
          <w:lang w:val="pt-BR"/>
        </w:rPr>
        <w:t xml:space="preserve"> </w:t>
      </w:r>
      <w:r w:rsidRPr="74E6DBFA">
        <w:rPr>
          <w:lang w:val="pt-BR"/>
        </w:rPr>
        <w:t>não é a resolução, que foi aprovada, a lei sobre a implementação</w:t>
      </w:r>
      <w:r w:rsidR="00D279A5" w:rsidRPr="74E6DBFA">
        <w:rPr>
          <w:lang w:val="pt-BR"/>
        </w:rPr>
        <w:t xml:space="preserve"> </w:t>
      </w:r>
      <w:r w:rsidRPr="74E6DBFA">
        <w:rPr>
          <w:lang w:val="pt-BR"/>
        </w:rPr>
        <w:t xml:space="preserve">de políticas públicas, de cuidados paliativos, no </w:t>
      </w:r>
      <w:r w:rsidRPr="74E6DBFA">
        <w:rPr>
          <w:highlight w:val="yellow"/>
          <w:lang w:val="pt-BR"/>
        </w:rPr>
        <w:t>SUS,</w:t>
      </w:r>
      <w:r w:rsidRPr="74E6DBFA">
        <w:rPr>
          <w:lang w:val="pt-BR"/>
        </w:rPr>
        <w:t xml:space="preserve"> e em especial, no contexto dos cuidados paliativos,</w:t>
      </w:r>
      <w:r w:rsidR="00D279A5" w:rsidRPr="74E6DBFA">
        <w:rPr>
          <w:lang w:val="pt-BR"/>
        </w:rPr>
        <w:t xml:space="preserve"> </w:t>
      </w:r>
      <w:r w:rsidRPr="74E6DBFA">
        <w:rPr>
          <w:lang w:val="pt-BR"/>
        </w:rPr>
        <w:t>a espiritualidade, ela é fundamental, ela é intrínseca, as boas práticas em cuidados paliativos, mas não é, a espiritualidade nesse contexto, não vai poder ser vista,</w:t>
      </w:r>
      <w:r w:rsidR="00D279A5" w:rsidRPr="74E6DBFA">
        <w:rPr>
          <w:lang w:val="pt-BR"/>
        </w:rPr>
        <w:t xml:space="preserve"> </w:t>
      </w:r>
      <w:r w:rsidRPr="74E6DBFA">
        <w:rPr>
          <w:lang w:val="pt-BR"/>
        </w:rPr>
        <w:t>nessa perspectiva religiosa, e como se tivesse trazendo, não são ritos religiosos, é para olhar as necessidades espirituais, dessa pessoa enferma,</w:t>
      </w:r>
    </w:p>
    <w:p w14:paraId="1D5C68DB" w14:textId="7A9F3C0A" w:rsidR="00F1520A" w:rsidRDefault="00F1520A" w:rsidP="00F152F0">
      <w:pPr>
        <w:jc w:val="both"/>
      </w:pPr>
      <w:r>
        <w:t>que está enfrentando uma doença</w:t>
      </w:r>
      <w:r w:rsidR="00D279A5">
        <w:t xml:space="preserve"> </w:t>
      </w:r>
      <w:r>
        <w:t>grave, progressiva, que vai morrer, em função dessa doença, então</w:t>
      </w:r>
      <w:r w:rsidR="00D279A5">
        <w:t xml:space="preserve"> </w:t>
      </w:r>
      <w:r>
        <w:t>essa pessoa tem necessidades espirituais, então, atender essas necessidades espirituais, com competência, isso faz uma diferença enorme, nesse processo de enfrentamento,</w:t>
      </w:r>
      <w:r w:rsidR="00D279A5">
        <w:t xml:space="preserve"> </w:t>
      </w:r>
      <w:r>
        <w:t>dessa enfermidade, então, eu penso que a teologia tem um lugar aí, que ela poderia contribuir bem, não sei se vai aproveitar, entendeu? O que eu já produzi ali, eu penso assim,</w:t>
      </w:r>
      <w:r w:rsidR="00D279A5">
        <w:t xml:space="preserve"> </w:t>
      </w:r>
      <w:r>
        <w:t>que pode ajudar essas pessoas, inclusive, que vem com esse interesse, essa motivação, para fazer uma diferença aí, não sei se vai ter, mas eu tenho vontade,</w:t>
      </w:r>
      <w:r w:rsidR="00D279A5">
        <w:t xml:space="preserve"> </w:t>
      </w:r>
      <w:r>
        <w:t>e o meu interesse grande, tem sido na bioética, nesse campo da bioética, porque a bioética, é uma,</w:t>
      </w:r>
      <w:r w:rsidR="00D279A5">
        <w:t xml:space="preserve"> </w:t>
      </w:r>
      <w:r>
        <w:t>ela é essencialmente interdisciplinar, então, ela já olha para as questões, de uma forma mais interdisciplinar, e aí, eu percebo assim,</w:t>
      </w:r>
      <w:r w:rsidR="00D279A5">
        <w:t xml:space="preserve"> </w:t>
      </w:r>
      <w:r>
        <w:t>que esses meus estudos, eles têm uma importância grande aí, no contexto da bioética, do cuidado ético,</w:t>
      </w:r>
      <w:r w:rsidR="00D279A5">
        <w:t xml:space="preserve"> </w:t>
      </w:r>
      <w:r>
        <w:t>e ultimamente, eu inclusive tenho me interessado, muito, muito, pelas pesquisas, ou pelo tema da compaixão, e da auto compaixão, eu mencionei para ti então,</w:t>
      </w:r>
      <w:r w:rsidR="00D279A5">
        <w:t xml:space="preserve"> </w:t>
      </w:r>
      <w:r>
        <w:t xml:space="preserve">que eu comecei a estudar burnout, já agora, há dois anos, ainda não tenho uma publicação, estamos no processo, ainda de pesquisa, e até porque, eu quero </w:t>
      </w:r>
      <w:r w:rsidRPr="4F184966">
        <w:rPr>
          <w:highlight w:val="cyan"/>
        </w:rPr>
        <w:t>validar,</w:t>
      </w:r>
      <w:r w:rsidR="00D279A5">
        <w:t xml:space="preserve"> </w:t>
      </w:r>
      <w:r>
        <w:t>uma</w:t>
      </w:r>
      <w:r w:rsidR="00D279A5">
        <w:t xml:space="preserve"> </w:t>
      </w:r>
      <w:r>
        <w:t>escala de auto compaixão, breve, já tem uma escala validada no Brasil, mas ela é mais longa, com 26 itens, e na pesquisa, a gente precisa de</w:t>
      </w:r>
      <w:r w:rsidR="00D279A5">
        <w:t xml:space="preserve"> </w:t>
      </w:r>
      <w:r>
        <w:t>instrumentos mais breves né, então, mas eu venho estudando mais, esse, esse tema, e não só estudando, academicamente, mas, para minha própria vida mesmo,</w:t>
      </w:r>
      <w:r w:rsidR="00D279A5">
        <w:t xml:space="preserve"> </w:t>
      </w:r>
      <w:r>
        <w:t>e como psicóloga também, e integrando, essa perspectiva da compaixão, na minha prática clínica, eu percebo assim,</w:t>
      </w:r>
    </w:p>
    <w:p w14:paraId="1ECFD439" w14:textId="672E631B" w:rsidR="00F1520A" w:rsidRDefault="00F1520A" w:rsidP="74E6DBFA">
      <w:pPr>
        <w:jc w:val="both"/>
        <w:rPr>
          <w:lang w:val="pt-BR"/>
        </w:rPr>
      </w:pPr>
      <w:r w:rsidRPr="74E6DBFA">
        <w:rPr>
          <w:lang w:val="pt-BR"/>
        </w:rPr>
        <w:t>que diferença que isso faz, eu encontrei esse tema, mais ou menos em 2016, de 2016 para cá, mas isso veio se aprofundando, e eu fui, primeiro,</w:t>
      </w:r>
      <w:r w:rsidR="00D279A5" w:rsidRPr="74E6DBFA">
        <w:rPr>
          <w:lang w:val="pt-BR"/>
        </w:rPr>
        <w:t xml:space="preserve"> </w:t>
      </w:r>
      <w:r w:rsidRPr="74E6DBFA">
        <w:rPr>
          <w:lang w:val="pt-BR"/>
        </w:rPr>
        <w:t>na minha própria vida, e agora, nos últimos tempos, é que eu comecei a fazer pesquisa, mas primeiro foi, na minha própria vida, ai, você me faz essas perguntas, e eu vou embora</w:t>
      </w:r>
      <w:r w:rsidR="7225B75E" w:rsidRPr="74E6DBFA">
        <w:rPr>
          <w:lang w:val="pt-BR"/>
        </w:rPr>
        <w:t>.</w:t>
      </w:r>
    </w:p>
    <w:p w14:paraId="67B63F77" w14:textId="77777777" w:rsidR="00F1520A" w:rsidRDefault="00F1520A" w:rsidP="00F152F0">
      <w:pPr>
        <w:jc w:val="both"/>
      </w:pPr>
    </w:p>
    <w:p w14:paraId="20C667C0" w14:textId="77777777" w:rsidR="00D279A5" w:rsidRDefault="00D279A5" w:rsidP="00F152F0">
      <w:pPr>
        <w:jc w:val="both"/>
      </w:pPr>
    </w:p>
    <w:p w14:paraId="55ADAB18" w14:textId="3E8FCF4F" w:rsidR="00F1520A" w:rsidRPr="00D279A5" w:rsidRDefault="00F1520A" w:rsidP="00F152F0">
      <w:pPr>
        <w:jc w:val="both"/>
        <w:rPr>
          <w:b/>
          <w:bCs/>
        </w:rPr>
      </w:pPr>
      <w:r w:rsidRPr="00D279A5">
        <w:rPr>
          <w:b/>
          <w:bCs/>
        </w:rPr>
        <w:t>Iara</w:t>
      </w:r>
    </w:p>
    <w:p w14:paraId="753FAE7C" w14:textId="727CA491" w:rsidR="00F1520A" w:rsidRDefault="00D279A5" w:rsidP="00F152F0">
      <w:pPr>
        <w:jc w:val="both"/>
      </w:pPr>
      <w:r>
        <w:lastRenderedPageBreak/>
        <w:t xml:space="preserve">E </w:t>
      </w:r>
      <w:r w:rsidR="00F1520A">
        <w:t>u estou fascinada, eu quero voltar até mais lá atrás, mas antes, posso fazer uma pergunta de continuação? É, como é que você descobre o conceito da auto compaixão? Que você disse que descobriu,</w:t>
      </w:r>
      <w:r>
        <w:t xml:space="preserve"> </w:t>
      </w:r>
      <w:r w:rsidR="00F1520A">
        <w:t>e começou a aplicar na vida, mas não ficou muito claro como, fiquei curiosa.</w:t>
      </w:r>
    </w:p>
    <w:p w14:paraId="2715C9AE" w14:textId="77777777" w:rsidR="00F1520A" w:rsidRDefault="00F1520A" w:rsidP="00F152F0">
      <w:pPr>
        <w:jc w:val="both"/>
      </w:pPr>
    </w:p>
    <w:p w14:paraId="09E6E1B8" w14:textId="77777777" w:rsidR="00F1520A" w:rsidRPr="00D279A5" w:rsidRDefault="00F1520A" w:rsidP="00F152F0">
      <w:pPr>
        <w:jc w:val="both"/>
        <w:rPr>
          <w:b/>
          <w:bCs/>
        </w:rPr>
      </w:pPr>
      <w:r w:rsidRPr="00D279A5">
        <w:rPr>
          <w:b/>
          <w:bCs/>
        </w:rPr>
        <w:t>Mary Rute</w:t>
      </w:r>
    </w:p>
    <w:p w14:paraId="0D9905EB" w14:textId="0DCD14FE" w:rsidR="00F1520A" w:rsidRDefault="00F1520A" w:rsidP="00F152F0">
      <w:pPr>
        <w:jc w:val="both"/>
      </w:pPr>
      <w:r>
        <w:t>Sim, é, em 2016, eu estava então já, nos dois programas, e nessa época, o meu amigo,</w:t>
      </w:r>
      <w:r w:rsidR="00D279A5">
        <w:t xml:space="preserve"> </w:t>
      </w:r>
      <w:r w:rsidRPr="74E6DBFA">
        <w:rPr>
          <w:highlight w:val="yellow"/>
        </w:rPr>
        <w:t>Flavio Sen</w:t>
      </w:r>
      <w:r>
        <w:t>a, ele</w:t>
      </w:r>
      <w:r w:rsidR="00D279A5">
        <w:t xml:space="preserve"> </w:t>
      </w:r>
      <w:r>
        <w:t xml:space="preserve">era o coordenador da área de, de teologia, na </w:t>
      </w:r>
      <w:r w:rsidRPr="74E6DBFA">
        <w:rPr>
          <w:highlight w:val="yellow"/>
        </w:rPr>
        <w:t>CAPES,</w:t>
      </w:r>
    </w:p>
    <w:p w14:paraId="4284D1BA" w14:textId="6A80D389" w:rsidR="00F1520A" w:rsidRDefault="00F1520A" w:rsidP="00F152F0">
      <w:pPr>
        <w:jc w:val="both"/>
      </w:pPr>
      <w:r>
        <w:t>e aí, essa área, ela, teve autonomia da CAPES, então, ela, antes, ela era, é,</w:t>
      </w:r>
    </w:p>
    <w:p w14:paraId="3AF30754" w14:textId="0F3E1857" w:rsidR="00F1520A" w:rsidRDefault="00F1520A" w:rsidP="00F152F0">
      <w:pPr>
        <w:jc w:val="both"/>
      </w:pPr>
      <w:r>
        <w:t>submetida a filosofia, então, era filosofia e teologia, e aí, em 2018, em 2016, ela, recebeu essa autonomia da CAPES, então,</w:t>
      </w:r>
      <w:r w:rsidR="00D279A5">
        <w:t xml:space="preserve"> </w:t>
      </w:r>
      <w:r>
        <w:t>passou a ser conhecida como área 44, de ciências da religião e teologia. E esse meu amigo, é, que eu amo, o Flavio Sena,</w:t>
      </w:r>
    </w:p>
    <w:p w14:paraId="5A27AD57" w14:textId="3D45194D" w:rsidR="00F1520A" w:rsidRDefault="00F1520A" w:rsidP="00F152F0">
      <w:pPr>
        <w:jc w:val="both"/>
      </w:pPr>
      <w:r w:rsidRPr="74E6DBFA">
        <w:rPr>
          <w:lang w:val="pt-BR"/>
        </w:rPr>
        <w:t xml:space="preserve">que é da Universidade da PUC de Minas, ele convidou duas outras professoras, né, então, ele como coordenador, e duas professoras adjuntas, a </w:t>
      </w:r>
      <w:r w:rsidRPr="74E6DBFA">
        <w:rPr>
          <w:highlight w:val="yellow"/>
          <w:lang w:val="pt-BR"/>
        </w:rPr>
        <w:t>Sandra,</w:t>
      </w:r>
      <w:r w:rsidRPr="74E6DBFA">
        <w:rPr>
          <w:lang w:val="pt-BR"/>
        </w:rPr>
        <w:t xml:space="preserve"> da </w:t>
      </w:r>
      <w:r w:rsidRPr="74E6DBFA">
        <w:rPr>
          <w:highlight w:val="yellow"/>
          <w:lang w:val="pt-BR"/>
        </w:rPr>
        <w:t>UMESP</w:t>
      </w:r>
      <w:r w:rsidRPr="74E6DBFA">
        <w:rPr>
          <w:lang w:val="pt-BR"/>
        </w:rPr>
        <w:t>, na época,</w:t>
      </w:r>
      <w:r w:rsidR="00D279A5" w:rsidRPr="74E6DBFA">
        <w:rPr>
          <w:lang w:val="pt-BR"/>
        </w:rPr>
        <w:t xml:space="preserve"> </w:t>
      </w:r>
      <w:r w:rsidRPr="74E6DBFA">
        <w:rPr>
          <w:lang w:val="pt-BR"/>
        </w:rPr>
        <w:t>e eu, da PUC do Paraná, para sermos, então, é, coordenadoras adjuntas, e eu, coordenando, a, os programas acadêmicos, e ela, os programas profissionais, né, e ali, eu, tive um estresse grande, assim, eu fiquei muito estressada, pelo, pelo tanto de trabalho,</w:t>
      </w:r>
      <w:r w:rsidR="00D279A5" w:rsidRPr="74E6DBFA">
        <w:rPr>
          <w:lang w:val="pt-BR"/>
        </w:rPr>
        <w:t xml:space="preserve"> </w:t>
      </w:r>
      <w:r w:rsidRPr="74E6DBFA">
        <w:rPr>
          <w:lang w:val="pt-BR"/>
        </w:rPr>
        <w:t xml:space="preserve">pelo volume de trabalho, e porque, eu, eu gosto da pesquisa, eu gosto da educação, né, é, então, eu me envolvo bastante, mas </w:t>
      </w:r>
      <w:r w:rsidR="00D279A5" w:rsidRPr="74E6DBFA">
        <w:rPr>
          <w:lang w:val="pt-BR"/>
        </w:rPr>
        <w:t xml:space="preserve">esas </w:t>
      </w:r>
      <w:r w:rsidRPr="74E6DBFA">
        <w:rPr>
          <w:lang w:val="pt-BR"/>
        </w:rPr>
        <w:t>tarefas todas, responsabilidades todas, trouxe um estresse grande para mim, e ali, eu encontrei a meditação, é,</w:t>
      </w:r>
      <w:r w:rsidR="00D279A5" w:rsidRPr="74E6DBFA">
        <w:rPr>
          <w:lang w:val="pt-BR"/>
        </w:rPr>
        <w:t xml:space="preserve"> </w:t>
      </w:r>
      <w:r w:rsidRPr="74E6DBFA">
        <w:rPr>
          <w:lang w:val="pt-BR"/>
        </w:rPr>
        <w:t>algumas pessoas poderiam dizer que, ah, por acaso, não sei se é por acaso, mas a meditação, de algum modo, chegou a mim, e</w:t>
      </w:r>
      <w:r w:rsidR="00D279A5" w:rsidRPr="74E6DBFA">
        <w:rPr>
          <w:lang w:val="pt-BR"/>
        </w:rPr>
        <w:t xml:space="preserve"> </w:t>
      </w:r>
      <w:r w:rsidRPr="74E6DBFA">
        <w:rPr>
          <w:lang w:val="pt-BR"/>
        </w:rPr>
        <w:t>eu, como psicóloga, interessada nessas questões,</w:t>
      </w:r>
      <w:r w:rsidR="00D279A5" w:rsidRPr="74E6DBFA">
        <w:rPr>
          <w:lang w:val="pt-BR"/>
        </w:rPr>
        <w:t xml:space="preserve"> </w:t>
      </w:r>
      <w:r w:rsidRPr="74E6DBFA">
        <w:rPr>
          <w:lang w:val="pt-BR"/>
        </w:rPr>
        <w:t>é, fui</w:t>
      </w:r>
      <w:r w:rsidR="00D279A5" w:rsidRPr="74E6DBFA">
        <w:rPr>
          <w:lang w:val="pt-BR"/>
        </w:rPr>
        <w:t xml:space="preserve"> </w:t>
      </w:r>
      <w:r w:rsidRPr="74E6DBFA">
        <w:rPr>
          <w:lang w:val="pt-BR"/>
        </w:rPr>
        <w:t>procurando estudar mais sobre meditação, então, foi por esse caminho, mindfulness, e meditação,</w:t>
      </w:r>
      <w:r w:rsidR="00D279A5" w:rsidRPr="74E6DBFA">
        <w:rPr>
          <w:lang w:val="pt-BR"/>
        </w:rPr>
        <w:t xml:space="preserve"> </w:t>
      </w:r>
      <w:r w:rsidRPr="74E6DBFA">
        <w:rPr>
          <w:lang w:val="pt-BR"/>
        </w:rPr>
        <w:t>eu fui por esse caminho, eu vi, nossa, como isso me ajuda, a pacificar a minha mente, como isso me ajuda, a ficar mais centrada, foi como uma estratégia de coping, é, foi como uma estratégia de coping espiritual, eu diria, não como um coping religioso, mas um coping espiritual, e aí, é,</w:t>
      </w:r>
      <w:r w:rsidR="00D279A5" w:rsidRPr="74E6DBFA">
        <w:rPr>
          <w:lang w:val="pt-BR"/>
        </w:rPr>
        <w:t xml:space="preserve"> </w:t>
      </w:r>
      <w:r w:rsidRPr="74E6DBFA">
        <w:rPr>
          <w:lang w:val="pt-BR"/>
        </w:rPr>
        <w:t xml:space="preserve">em função de começar a ler muito, sobre, esse tipo de material, eu encontrei, por exemplo, o curso, da </w:t>
      </w:r>
      <w:r w:rsidRPr="74E6DBFA">
        <w:rPr>
          <w:highlight w:val="yellow"/>
          <w:lang w:val="pt-BR"/>
        </w:rPr>
        <w:t>Kristen Nef</w:t>
      </w:r>
      <w:r w:rsidRPr="74E6DBFA">
        <w:rPr>
          <w:lang w:val="pt-BR"/>
        </w:rPr>
        <w:t>f,</w:t>
      </w:r>
      <w:r w:rsidR="00D279A5" w:rsidRPr="74E6DBFA">
        <w:rPr>
          <w:lang w:val="pt-BR"/>
        </w:rPr>
        <w:t xml:space="preserve"> </w:t>
      </w:r>
      <w:r w:rsidRPr="74E6DBFA">
        <w:rPr>
          <w:lang w:val="pt-BR"/>
        </w:rPr>
        <w:t>e o conceito de auto compaixão, então, em 2018, eu fiz um curso, com a Kristen Neff, sobre auto compaixão, e fui lendo mais, estudando mais, sobre compaixão, também,</w:t>
      </w:r>
      <w:r w:rsidR="00D279A5" w:rsidRPr="74E6DBFA">
        <w:rPr>
          <w:lang w:val="pt-BR"/>
        </w:rPr>
        <w:t xml:space="preserve"> </w:t>
      </w:r>
      <w:r w:rsidRPr="74E6DBFA">
        <w:rPr>
          <w:lang w:val="pt-BR"/>
        </w:rPr>
        <w:t>então, e a Kristen Neff, ela costuma dizer, que, as pessoas, é, elas têm capacidade, de oferecer compaixão, para outras pessoas,</w:t>
      </w:r>
      <w:r w:rsidR="00D279A5" w:rsidRPr="74E6DBFA">
        <w:rPr>
          <w:lang w:val="pt-BR"/>
        </w:rPr>
        <w:t xml:space="preserve"> </w:t>
      </w:r>
      <w:r w:rsidRPr="74E6DBFA">
        <w:rPr>
          <w:lang w:val="pt-BR"/>
        </w:rPr>
        <w:t>e elas têm dificuldade, de se colocar, no círculo do cuidado, é, recebendo então, compaixão, ou, dando compaixão, para si mesmo,</w:t>
      </w:r>
      <w:r w:rsidR="00C71D8F" w:rsidRPr="74E6DBFA">
        <w:rPr>
          <w:lang w:val="pt-BR"/>
        </w:rPr>
        <w:t xml:space="preserve"> </w:t>
      </w:r>
      <w:r w:rsidRPr="74E6DBFA">
        <w:rPr>
          <w:lang w:val="pt-BR"/>
        </w:rPr>
        <w:t>eu diria, que a gente, também, tem dificuldade, de receber compaixão, especialmente, quem trabalha, no campo do cuidado, eu, como psicóloga, então, que, estou bem treinada, a oferecer o cuidado, então,</w:t>
      </w:r>
      <w:r w:rsidR="00C71D8F" w:rsidRPr="74E6DBFA">
        <w:rPr>
          <w:lang w:val="pt-BR"/>
        </w:rPr>
        <w:t xml:space="preserve"> </w:t>
      </w:r>
      <w:r w:rsidRPr="74E6DBFA">
        <w:rPr>
          <w:lang w:val="pt-BR"/>
        </w:rPr>
        <w:t>para estar nesse lugar, de ser cuidado, também, é um exercício, que eu tive que aprender, a fazer, né, o ano passado, mesmo, eu quebrei os dois pés, e eu fiquei, em cadeira de rodas, um tempo, e, eu tive que,</w:t>
      </w:r>
      <w:r w:rsidR="00C71D8F" w:rsidRPr="74E6DBFA">
        <w:rPr>
          <w:lang w:val="pt-BR"/>
        </w:rPr>
        <w:t xml:space="preserve"> </w:t>
      </w:r>
      <w:r w:rsidRPr="74E6DBFA">
        <w:rPr>
          <w:lang w:val="pt-BR"/>
        </w:rPr>
        <w:t>eu me vi, diante desse, desafio, de me permitir ser cuidado, de me deixar ser cuidado, aprender, a ser cuidado, mas, da gente, se colocar, nesse círculo do cuidado, então, é,</w:t>
      </w:r>
      <w:r w:rsidR="00C71D8F" w:rsidRPr="74E6DBFA">
        <w:rPr>
          <w:lang w:val="pt-BR"/>
        </w:rPr>
        <w:t xml:space="preserve"> </w:t>
      </w:r>
      <w:r w:rsidRPr="74E6DBFA">
        <w:rPr>
          <w:lang w:val="pt-BR"/>
        </w:rPr>
        <w:t>como uma pessoa, que sofre, que também precisa, de cuidado, e eu posso, oferecer esse cuidado, para mim, olhar para o meu sofrimento, não com aquela voz crítica, do tipo, ah, você está fazendo isso, de novo,</w:t>
      </w:r>
      <w:r w:rsidR="00C71D8F" w:rsidRPr="74E6DBFA">
        <w:rPr>
          <w:lang w:val="pt-BR"/>
        </w:rPr>
        <w:t xml:space="preserve"> </w:t>
      </w:r>
      <w:r w:rsidRPr="74E6DBFA">
        <w:rPr>
          <w:lang w:val="pt-BR"/>
        </w:rPr>
        <w:t>como é que você, como é que você pode fazer, isso outra vez, ah, você está, sofrendo, é porque você merece mesmo, porque você errou, isso outra vez, ou você não aprendeu, isso ainda, essa voz crítica, que, muitas vezes,</w:t>
      </w:r>
      <w:r w:rsidR="00C71D8F" w:rsidRPr="74E6DBFA">
        <w:rPr>
          <w:lang w:val="pt-BR"/>
        </w:rPr>
        <w:t xml:space="preserve"> </w:t>
      </w:r>
      <w:r w:rsidRPr="74E6DBFA">
        <w:rPr>
          <w:lang w:val="pt-BR"/>
        </w:rPr>
        <w:t xml:space="preserve">a gente tem, eu não posso dizer todos </w:t>
      </w:r>
      <w:r w:rsidRPr="74E6DBFA">
        <w:rPr>
          <w:lang w:val="pt-BR"/>
        </w:rPr>
        <w:lastRenderedPageBreak/>
        <w:t>nós, né, mas, uma grande parte, do ser humano, tem essa voz crítica, interna, e como é difícil, olharmos, para, essas situações, com, né, e poder, oferecer, é, compaixão, para nós mesmas, isso seria, auto compaixão, e aí, eu faço uma, sei,</w:t>
      </w:r>
    </w:p>
    <w:p w14:paraId="506DFF79" w14:textId="728C23C5" w:rsidR="00F1520A" w:rsidRDefault="00F1520A" w:rsidP="00F152F0">
      <w:pPr>
        <w:jc w:val="both"/>
      </w:pPr>
      <w:r>
        <w:t>eu não respondi ainda, a tua pergunta, mas assim, o que que é a compaixão, então, né, diferentemente, da empatia, embora, a compaixão, ela tem elementos, é, outros, ela é composta, de vários elementos,</w:t>
      </w:r>
      <w:r w:rsidR="00C71D8F">
        <w:t xml:space="preserve"> </w:t>
      </w:r>
      <w:r>
        <w:t xml:space="preserve">e entre eles, a compaixão, ah, desculpa, a </w:t>
      </w:r>
      <w:r w:rsidRPr="4F184966">
        <w:rPr>
          <w:highlight w:val="cyan"/>
        </w:rPr>
        <w:t>empatia,</w:t>
      </w:r>
      <w:r>
        <w:t xml:space="preserve"> é base da compaixão, mas, diferentemente, da empatia, que é, o ser sensível, ao outro, ser sensível, né,</w:t>
      </w:r>
      <w:r w:rsidR="00C71D8F">
        <w:t xml:space="preserve"> </w:t>
      </w:r>
      <w:r>
        <w:t>tem sensibilidade, pela outra pessoa, em geral, a gente pensa, no sofrimento, né, mas empatia, também, significa, ser sensível, a felicidade, do outro, também, né, mas, no caso, assim, da,</w:t>
      </w:r>
      <w:r w:rsidR="4B60703B">
        <w:t xml:space="preserve"> </w:t>
      </w:r>
      <w:r>
        <w:t>de ser sensível, ao sofrimento, do outro, é, a empatia, é, essa sensibilidade, mas, a compaixão, aí, tem a ver, com a atitude, ela, com o comportamento,</w:t>
      </w:r>
      <w:r w:rsidR="00C71D8F">
        <w:t xml:space="preserve"> </w:t>
      </w:r>
      <w:r>
        <w:t>não é só uma atitude, ela tem a ver, com o comportamento, ela dá um passo a mais, e ela faz, alguma coisa, para aliviar, o sofrimento, que ela, percebe, né, então, ela é ativa,</w:t>
      </w:r>
      <w:r w:rsidR="2FF31B9D">
        <w:t xml:space="preserve"> </w:t>
      </w:r>
      <w:r>
        <w:t>a compaixão, ela é, essencialmente, prática, né, então, a auto compaixão, seria, então, eu olhar, para o meu sofrimento, e querer fazer, alguma coisa, para aliviar, esse meu sofrimento, percebendo, assim, que, ass</w:t>
      </w:r>
      <w:r w:rsidR="00C71D8F">
        <w:t xml:space="preserve">im </w:t>
      </w:r>
      <w:r>
        <w:t>como eu, sofro, assim, como outras pessoas, sofrem, também, eu sofro, e, assim, como eu vejo,</w:t>
      </w:r>
      <w:r w:rsidR="00C71D8F">
        <w:t xml:space="preserve"> </w:t>
      </w:r>
      <w:r>
        <w:t>pessoas sofrendo, né, mas, fazer algo, para aliviar</w:t>
      </w:r>
      <w:r w:rsidR="00C71D8F">
        <w:t xml:space="preserve"> </w:t>
      </w:r>
      <w:r>
        <w:t>esse meu sofrimento, também, e isso, traz, assim, um, um efeito, de saúde mental, que, que é, que é enorme, né, então, isso te permite,</w:t>
      </w:r>
      <w:r w:rsidR="00C71D8F">
        <w:t xml:space="preserve"> </w:t>
      </w:r>
      <w:r>
        <w:t>estar melhor, para, poder ajudar, melhor as pessoas, e não é, alguma coisa, do tipo, ah, eu tenho que olhar, para mim, primeiro,</w:t>
      </w:r>
      <w:r w:rsidR="00C71D8F">
        <w:t xml:space="preserve"> </w:t>
      </w:r>
      <w:r>
        <w:t>em simultaneidade, é, olhar, o sofrimento, em simultaneidade, eu olho, as pessoas, que sofrem, e olho, para o meu sofrimento, também, e quero fazer algo, pelo outro, e quero, preciso fazer, por mim, também, é,</w:t>
      </w:r>
      <w:r w:rsidR="00C71D8F">
        <w:t xml:space="preserve"> </w:t>
      </w:r>
      <w:r>
        <w:t>em simultaneidade, não é, primeiro, um, e depois, outro, não, em simultaneidade, né, autocompaixão, então, seria isso, eu me colocar, é, eu olhar, para o meu sofrimento, e não</w:t>
      </w:r>
      <w:r w:rsidR="00C71D8F">
        <w:t xml:space="preserve"> </w:t>
      </w:r>
      <w:r>
        <w:t>me desconectar, dessa experiência de humanidade comum</w:t>
      </w:r>
      <w:r w:rsidR="00C71D8F">
        <w:t xml:space="preserve"> </w:t>
      </w:r>
      <w:r>
        <w:t>que</w:t>
      </w:r>
      <w:r w:rsidR="00C71D8F">
        <w:t xml:space="preserve"> </w:t>
      </w:r>
      <w:r>
        <w:t>assim como outras pessoas sofrem, também, eu sofro, e assim, como as pessoas, que sofrem, elas carecem, então,</w:t>
      </w:r>
      <w:r w:rsidR="6DCC298A">
        <w:t xml:space="preserve"> </w:t>
      </w:r>
      <w:r>
        <w:t>de um, de uma compreensão, empática, de algo, que alivia, o sofrimento, também, eu, né, então, isso, seria, a ideia, da, da autocompaixão,</w:t>
      </w:r>
      <w:r w:rsidR="00C71D8F">
        <w:t xml:space="preserve"> </w:t>
      </w:r>
      <w:r>
        <w:t>te respondi</w:t>
      </w:r>
      <w:r w:rsidR="00C71D8F">
        <w:t>.</w:t>
      </w:r>
    </w:p>
    <w:p w14:paraId="26EEAC49" w14:textId="77777777" w:rsidR="00F1520A" w:rsidRDefault="00F1520A" w:rsidP="00F152F0">
      <w:pPr>
        <w:jc w:val="both"/>
      </w:pPr>
    </w:p>
    <w:p w14:paraId="2D543281" w14:textId="77777777" w:rsidR="00F1520A" w:rsidRPr="00C71D8F" w:rsidRDefault="00F1520A" w:rsidP="00F152F0">
      <w:pPr>
        <w:jc w:val="both"/>
        <w:rPr>
          <w:b/>
          <w:bCs/>
        </w:rPr>
      </w:pPr>
      <w:r w:rsidRPr="00C71D8F">
        <w:rPr>
          <w:b/>
          <w:bCs/>
        </w:rPr>
        <w:t>Iara</w:t>
      </w:r>
    </w:p>
    <w:p w14:paraId="00DB7E3E" w14:textId="69496130" w:rsidR="00F1520A" w:rsidRDefault="00C71D8F" w:rsidP="00F152F0">
      <w:pPr>
        <w:jc w:val="both"/>
      </w:pPr>
      <w:r>
        <w:t>S</w:t>
      </w:r>
      <w:r w:rsidR="00F1520A">
        <w:t>ensacional, respondeu, uma testa, que dava, um artigo, né, só essa resposta, já dava, um artigo, incrível, incrível, doutora Ma</w:t>
      </w:r>
      <w:r>
        <w:t>ry</w:t>
      </w:r>
      <w:r w:rsidR="00F1520A">
        <w:t>, muito, obrigado</w:t>
      </w:r>
      <w:r>
        <w:t>. V</w:t>
      </w:r>
      <w:r w:rsidR="00F1520A">
        <w:t>ou voltar, nessa, nesse tema, de motivações, um pouquinho, mais para frente, mas, só para a gente, não perder, outros, os outros, temas, aqui, né, queria, lhe perguntar,</w:t>
      </w:r>
      <w:r>
        <w:t xml:space="preserve"> </w:t>
      </w:r>
      <w:r w:rsidR="00F1520A">
        <w:t>de uma perspectiva, mais assim</w:t>
      </w:r>
      <w:r>
        <w:t xml:space="preserve"> </w:t>
      </w:r>
      <w:r w:rsidR="00F1520A">
        <w:t>de percepção com relação ao campo né, quais que a senhora diria que são as principais tendências dentro do seu ram</w:t>
      </w:r>
      <w:r>
        <w:t>o</w:t>
      </w:r>
      <w:r w:rsidR="00F1520A">
        <w:t xml:space="preserve"> de perspectiva sobre o florescimento humano, né então dentro do campo</w:t>
      </w:r>
      <w:r>
        <w:t xml:space="preserve"> </w:t>
      </w:r>
      <w:r w:rsidR="00F1520A">
        <w:t>da teologia, ciências da religião, psicologia, áreas do cuidado, em geral, quais que sempre, são os principais temas, que a senhora, tem visto emergir, a senhora, mencionou, a espiritualidade, né, como, um tema</w:t>
      </w:r>
      <w:r>
        <w:t xml:space="preserve"> </w:t>
      </w:r>
      <w:r w:rsidR="00F1520A">
        <w:t>meio da moda, mas, existem outros, existe alguma diferença que a senhora, percebe, também, em relação, a Brasil, a América Latina, como é que a senhora está estudando</w:t>
      </w:r>
      <w:r>
        <w:t xml:space="preserve"> </w:t>
      </w:r>
      <w:r w:rsidR="00F1520A">
        <w:t>esse cenário?</w:t>
      </w:r>
    </w:p>
    <w:p w14:paraId="7F86B48F" w14:textId="77777777" w:rsidR="00F1520A" w:rsidRDefault="00F1520A" w:rsidP="00F152F0">
      <w:pPr>
        <w:jc w:val="both"/>
      </w:pPr>
    </w:p>
    <w:p w14:paraId="772797CA" w14:textId="77777777" w:rsidR="00F1520A" w:rsidRPr="00827043" w:rsidRDefault="00F1520A" w:rsidP="00F152F0">
      <w:pPr>
        <w:jc w:val="both"/>
        <w:rPr>
          <w:b/>
          <w:bCs/>
        </w:rPr>
      </w:pPr>
      <w:r w:rsidRPr="00827043">
        <w:rPr>
          <w:b/>
          <w:bCs/>
        </w:rPr>
        <w:t>Mary Rute</w:t>
      </w:r>
    </w:p>
    <w:p w14:paraId="70D4E618" w14:textId="373164A5" w:rsidR="00F1520A" w:rsidRDefault="00827043" w:rsidP="00F152F0">
      <w:pPr>
        <w:jc w:val="both"/>
      </w:pPr>
      <w:r>
        <w:lastRenderedPageBreak/>
        <w:t xml:space="preserve">E </w:t>
      </w:r>
      <w:r w:rsidR="00F1520A">
        <w:t xml:space="preserve">então, você vê, que espiritualidade, saúde, é, eu tive mais contato, e, mais </w:t>
      </w:r>
      <w:r>
        <w:t xml:space="preserve">referencias </w:t>
      </w:r>
      <w:r w:rsidR="00F1520A">
        <w:t>fora do Brasil,</w:t>
      </w:r>
      <w:r>
        <w:t xml:space="preserve"> </w:t>
      </w:r>
      <w:r w:rsidR="00F1520A">
        <w:t>e da América Latina, do que, na América Latina, embora, América Latina, seja, um país, seja</w:t>
      </w:r>
      <w:r>
        <w:t xml:space="preserve"> um </w:t>
      </w:r>
      <w:r w:rsidR="00F1520A">
        <w:t>continente, vamos dizer, o continente, latino-americano, né, vamos dizer</w:t>
      </w:r>
      <w:r>
        <w:t xml:space="preserve"> </w:t>
      </w:r>
      <w:r w:rsidR="00F1520A">
        <w:t>é, extremamente, religioso, mas, essas questões, assim, de religiosidade, e, com esse olhar mais desvinculado, da espiritualidade, ou, achando, que, nã</w:t>
      </w:r>
      <w:r>
        <w:t xml:space="preserve">o </w:t>
      </w:r>
      <w:r w:rsidR="00F1520A">
        <w:t>dá, para</w:t>
      </w:r>
      <w:r>
        <w:t xml:space="preserve"> </w:t>
      </w:r>
      <w:r w:rsidR="00F1520A">
        <w:t>estudar, isso, academicamente, porque, espiritualidade, tem a ver, com religiosidade, e, isso, não é, da academia, né, então, acho, que, isso, foi</w:t>
      </w:r>
      <w:r>
        <w:t xml:space="preserve"> </w:t>
      </w:r>
      <w:r w:rsidR="00F1520A">
        <w:t>distanciando, os países, da América Latina, dessa temática, é, e, isso, é</w:t>
      </w:r>
      <w:r>
        <w:t xml:space="preserve"> </w:t>
      </w:r>
      <w:r w:rsidR="00F1520A">
        <w:t>curioso, porque, são países, em, e no Brasil, em especial, né, o Brasil, é um laboratório, de pesquisa, em termos, assim, de religiosidades, né, de diferentes, expressões religiosas, mas,</w:t>
      </w:r>
      <w:r>
        <w:t xml:space="preserve"> </w:t>
      </w:r>
      <w:r w:rsidR="00F1520A">
        <w:t>quando a gente olha, então, para a espiritualidade,assim, que, ela pode ser, pesquisada, para além, da, da religiosidade, né, é, aí, ela toma, mais lugar, na academia,</w:t>
      </w:r>
      <w:r w:rsidR="00375A99">
        <w:t xml:space="preserve"> </w:t>
      </w:r>
      <w:r w:rsidR="00F1520A">
        <w:t>mas aí você pergunta, assim é como que foi</w:t>
      </w:r>
      <w:r w:rsidR="00375A99">
        <w:t xml:space="preserve">  </w:t>
      </w:r>
      <w:r w:rsidR="00F1520A">
        <w:t>que eu</w:t>
      </w:r>
      <w:r w:rsidR="00375A99">
        <w:t xml:space="preserve"> </w:t>
      </w:r>
      <w:r w:rsidR="00F1520A">
        <w:t>me motivei</w:t>
      </w:r>
      <w:r w:rsidR="00375A99">
        <w:t xml:space="preserve"> </w:t>
      </w:r>
      <w:r w:rsidR="00F1520A">
        <w:t>ou</w:t>
      </w:r>
      <w:r w:rsidR="00375A99">
        <w:t xml:space="preserve"> </w:t>
      </w:r>
      <w:r w:rsidR="00F1520A">
        <w:t>fui olhar</w:t>
      </w:r>
      <w:r w:rsidR="00375A99">
        <w:t xml:space="preserve"> </w:t>
      </w:r>
      <w:r w:rsidR="00F1520A">
        <w:t>para referências né, não foi muito</w:t>
      </w:r>
      <w:r w:rsidR="00375A99">
        <w:t xml:space="preserve"> </w:t>
      </w:r>
      <w:r w:rsidR="00F1520A">
        <w:t>na América Latina, eu não consegui</w:t>
      </w:r>
      <w:r w:rsidR="00375A99">
        <w:t xml:space="preserve"> </w:t>
      </w:r>
      <w:r w:rsidR="00F1520A">
        <w:t>países da América Latina, eu quase não consegui nada, e eu percebo assim que agora que</w:t>
      </w:r>
      <w:r w:rsidR="00375A99">
        <w:t xml:space="preserve"> </w:t>
      </w:r>
      <w:r w:rsidR="00F1520A">
        <w:t>países</w:t>
      </w:r>
      <w:r w:rsidR="00375A99">
        <w:t xml:space="preserve"> </w:t>
      </w:r>
      <w:r w:rsidR="00F1520A">
        <w:t>de língua é</w:t>
      </w:r>
      <w:r w:rsidR="00375A99">
        <w:t xml:space="preserve"> española </w:t>
      </w:r>
      <w:r w:rsidR="00F1520A">
        <w:t>estão começando</w:t>
      </w:r>
      <w:r w:rsidR="00375A99">
        <w:t xml:space="preserve"> </w:t>
      </w:r>
      <w:r w:rsidR="00F1520A">
        <w:t>a estudar espiritualidade, saúde, tanto é que você não v</w:t>
      </w:r>
      <w:r w:rsidR="00375A99">
        <w:t>e</w:t>
      </w:r>
      <w:r w:rsidR="00F1520A">
        <w:t xml:space="preserve"> muitos textos em </w:t>
      </w:r>
      <w:r w:rsidR="00375A99">
        <w:t xml:space="preserve">español </w:t>
      </w:r>
      <w:r w:rsidR="00F1520A">
        <w:t>sobre espiritualidade, saúde, e então,</w:t>
      </w:r>
      <w:r w:rsidR="00375A99">
        <w:t xml:space="preserve"> </w:t>
      </w:r>
      <w:r w:rsidR="00F1520A">
        <w:t>eu encontrei, mais pesquisas, na Europa e nos Estados Unidos, né, e as tendências então, eu diria assim bom agora</w:t>
      </w:r>
      <w:r w:rsidR="00375A99">
        <w:t xml:space="preserve"> </w:t>
      </w:r>
      <w:r w:rsidR="00F1520A">
        <w:t>a América Latina vai começar</w:t>
      </w:r>
      <w:r w:rsidR="00375A99">
        <w:t xml:space="preserve">, </w:t>
      </w:r>
      <w:r w:rsidR="00F1520A">
        <w:t>já está começando a pesquisar</w:t>
      </w:r>
      <w:r w:rsidR="00375A99">
        <w:t xml:space="preserve"> </w:t>
      </w:r>
      <w:r w:rsidR="00F1520A">
        <w:t>mais espiritualidade, é, mas como</w:t>
      </w:r>
      <w:r w:rsidR="00375A99">
        <w:t xml:space="preserve"> </w:t>
      </w:r>
      <w:r w:rsidR="00F1520A">
        <w:t>um campo</w:t>
      </w:r>
      <w:r w:rsidR="00375A99">
        <w:t xml:space="preserve"> </w:t>
      </w:r>
      <w:r w:rsidR="00F1520A">
        <w:t>que eu diria assim quase que</w:t>
      </w:r>
      <w:r w:rsidR="00375A99">
        <w:t xml:space="preserve"> </w:t>
      </w:r>
      <w:r w:rsidR="00F1520A">
        <w:t>na sua infância, claro, que tem, vários pesquisadores</w:t>
      </w:r>
      <w:r w:rsidR="00375A99">
        <w:t xml:space="preserve"> </w:t>
      </w:r>
      <w:r w:rsidR="00F1520A">
        <w:t>que estão pesquisando</w:t>
      </w:r>
      <w:r w:rsidR="00375A99">
        <w:t xml:space="preserve"> </w:t>
      </w:r>
      <w:r w:rsidR="00F1520A">
        <w:t xml:space="preserve">isso há muito tempo, </w:t>
      </w:r>
      <w:r w:rsidR="00375A99">
        <w:t>I</w:t>
      </w:r>
      <w:r w:rsidR="00F1520A">
        <w:t xml:space="preserve">ara, quando eu falo, isso, assim está na sua </w:t>
      </w:r>
      <w:r w:rsidR="00375A99">
        <w:t>infancia</w:t>
      </w:r>
      <w:r w:rsidR="00F1520A">
        <w:t xml:space="preserve"> se a gente, olha, assim, de uma forma mais generalizada olha o pessoal, lá da </w:t>
      </w:r>
      <w:r w:rsidR="00F1520A" w:rsidRPr="74E6DBFA">
        <w:rPr>
          <w:highlight w:val="yellow"/>
        </w:rPr>
        <w:t>Universidade Federal de Juiz de Fora,</w:t>
      </w:r>
      <w:r w:rsidR="00F1520A">
        <w:t xml:space="preserve"> está pesquisando espiritualidade e religiosidade há muitos anos. Tem outras pessoas em São Paulo que estão pesquisando há muitos anos</w:t>
      </w:r>
      <w:r w:rsidR="00375A99">
        <w:t xml:space="preserve"> </w:t>
      </w:r>
      <w:r w:rsidR="00F1520A">
        <w:t>então a gente tem focos de pesquisa sobre isso. Mas falando de uma forma mais generalizada,</w:t>
      </w:r>
    </w:p>
    <w:p w14:paraId="328C1923" w14:textId="77777777" w:rsidR="00F1520A" w:rsidRDefault="00F1520A" w:rsidP="00F152F0">
      <w:pPr>
        <w:jc w:val="both"/>
      </w:pPr>
      <w:r>
        <w:t>eu percebo que esse campo ainda tem muito a ser explorado. Na América Latina, em especial na América Latina, no Brasil ainda tem muito mais pesquisa do que na América Latina.</w:t>
      </w:r>
    </w:p>
    <w:p w14:paraId="7B9A8DAD" w14:textId="4FA1F68E" w:rsidR="00F1520A" w:rsidRDefault="00F1520A" w:rsidP="00F152F0">
      <w:pPr>
        <w:jc w:val="both"/>
      </w:pPr>
      <w:r>
        <w:t>E eu achei até interessante que em 2020 eu publiquei um texto sobre espiritualidade ou cuidado espiritual, se era um tema de saúde pública, numa revista de bioética,</w:t>
      </w:r>
      <w:r w:rsidR="00375A99">
        <w:t xml:space="preserve"> </w:t>
      </w:r>
      <w:r>
        <w:t>e foi em espanhol, e esse texto agora começa a ser mais citado. Hoje mesmo eu recebi uma notificação dizendo que o texto tal foi citado, e aí eu começo a perceber que esse texto,</w:t>
      </w:r>
      <w:r w:rsidR="00375A99">
        <w:t xml:space="preserve"> </w:t>
      </w:r>
      <w:r>
        <w:t>em espanhol, está sendo mais citado. E eu me lembro que eu escolhi também essa revista porque tinha em língua espanhola também o texto, eles mesmos fizeram a tradução.</w:t>
      </w:r>
      <w:r w:rsidR="00375A99">
        <w:t xml:space="preserve"> </w:t>
      </w:r>
      <w:r>
        <w:t>Então eu percebo que espiritualidade e saúde é um tema emergente, sim, na América Latina.</w:t>
      </w:r>
    </w:p>
    <w:p w14:paraId="153ABBDB" w14:textId="0E2FB3CF" w:rsidR="00F1520A" w:rsidRDefault="00F1520A" w:rsidP="00F152F0">
      <w:pPr>
        <w:jc w:val="both"/>
      </w:pPr>
      <w:r>
        <w:t xml:space="preserve">Inclusive agora a psicologia, ao invés da psicologia da religião e mais adiante, muitos pesquisadores e pesquisadoras da </w:t>
      </w:r>
      <w:r w:rsidR="00375A99">
        <w:t xml:space="preserve">psicología </w:t>
      </w:r>
      <w:r>
        <w:t>vão para espiritualidade e saúde e menos para psicologia da religião. E isso é muito interessante de perceber, sabe?</w:t>
      </w:r>
      <w:r w:rsidR="00375A99">
        <w:t xml:space="preserve"> </w:t>
      </w:r>
    </w:p>
    <w:p w14:paraId="4AD62B37" w14:textId="46600CAD" w:rsidR="00F1520A" w:rsidRDefault="00F1520A" w:rsidP="00F152F0">
      <w:pPr>
        <w:jc w:val="both"/>
      </w:pPr>
      <w:r>
        <w:t>Ou então alguns que confundem psicologia da religião com espiritualidade e saúde, são duas coisas distintas,</w:t>
      </w:r>
      <w:r w:rsidR="00375A99">
        <w:t xml:space="preserve"> </w:t>
      </w:r>
      <w:r>
        <w:t>mas que ao mesmo tempo tem eixo comum aí também. Mas a gente precisa fazer essa diferenciação. Mas então eu diria, sim, que espiritualidade e saúde</w:t>
      </w:r>
      <w:r w:rsidR="00375A99">
        <w:t xml:space="preserve"> </w:t>
      </w:r>
      <w:r>
        <w:t>é uma tendência, sim, na pesquisa na América Latina, nos últimos anos em especial, e eu acredito, assim</w:t>
      </w:r>
      <w:r w:rsidR="00375A99">
        <w:t xml:space="preserve"> </w:t>
      </w:r>
      <w:r>
        <w:t xml:space="preserve">que agora vai ter muito mais estudos </w:t>
      </w:r>
      <w:r>
        <w:lastRenderedPageBreak/>
        <w:t>sobre esse tema. Um outro tema que eu percebo, assim, que vai começar a surgir,</w:t>
      </w:r>
      <w:r w:rsidR="27CAF005">
        <w:t xml:space="preserve"> </w:t>
      </w:r>
      <w:r>
        <w:t>está começando, mas ainda está bem no meio, mas bem fraco, e no Brasil mesmo ainda tem muito pouco, é sobre a compaixão. Então, como eu disse para ti, agora eu já comecei a estudar</w:t>
      </w:r>
      <w:r w:rsidR="00375A99">
        <w:t xml:space="preserve"> </w:t>
      </w:r>
      <w:r>
        <w:t>mais sobre compaixão, estou muito interessada nesse tema e vou querer mesmo aprofundar as pesquisas nesse tema da compaixão e pensando no contexto dos cuidados paliativos.</w:t>
      </w:r>
    </w:p>
    <w:p w14:paraId="77BE02FD" w14:textId="5EA2F27B" w:rsidR="00F1520A" w:rsidRDefault="00F1520A" w:rsidP="00F152F0">
      <w:pPr>
        <w:jc w:val="both"/>
      </w:pPr>
      <w:r>
        <w:t>Mas não só, porque a compaixão,</w:t>
      </w:r>
      <w:r w:rsidR="00375A99">
        <w:t xml:space="preserve"> </w:t>
      </w:r>
      <w:r>
        <w:t>ela também é em relação ao planeta. Então, assim, nós temos uma relação pouco compassiva, nós seres humanos temos uma relação pouco compassiva com o planeta,</w:t>
      </w:r>
      <w:r w:rsidR="00375A99">
        <w:t xml:space="preserve"> </w:t>
      </w:r>
      <w:r>
        <w:t>com os animais, com a natureza, e a gente está vendo tanta coisa que está acontecendo agora pelo enfraquecimento, não sei nem se é enfraquecimento da compaixão,</w:t>
      </w:r>
      <w:r w:rsidR="00375A99">
        <w:t xml:space="preserve"> </w:t>
      </w:r>
      <w:r>
        <w:t>mas, assim, porque essa virtude, mas é mais do que uma virtude, é uma virtude e uma habilidade, então esse valor da compaixão,</w:t>
      </w:r>
      <w:r w:rsidR="00375A99">
        <w:t xml:space="preserve"> </w:t>
      </w:r>
      <w:r>
        <w:t>então, a compaixão como valor e como habilidade ela não tem sido fomentada, não tem sido treinada, vamos dizer assim.</w:t>
      </w:r>
    </w:p>
    <w:p w14:paraId="4F859234" w14:textId="46CD220E" w:rsidR="00F1520A" w:rsidRDefault="00F1520A" w:rsidP="00F152F0">
      <w:pPr>
        <w:jc w:val="both"/>
      </w:pPr>
      <w:r>
        <w:t xml:space="preserve">Então, nós precisamos de uma educação para compaixão, </w:t>
      </w:r>
      <w:r w:rsidR="00375A99">
        <w:t>I</w:t>
      </w:r>
      <w:r>
        <w:t>ara, para salvar o planeta, para salvar as relações, para salvar o humano, porque a gente está se destruindo.</w:t>
      </w:r>
    </w:p>
    <w:p w14:paraId="7ED1F4C5" w14:textId="0C0210D0" w:rsidR="00F1520A" w:rsidRDefault="00F1520A" w:rsidP="00F152F0">
      <w:pPr>
        <w:jc w:val="both"/>
      </w:pPr>
      <w:r>
        <w:t>A gente, como eu disse antes, né? A gente está se destruindo. A gente, como eu disse antes, né? A gente está com oito guerras aí que não tem justificativa, é uma falta de compaixão com o ser humano. O que está acontecendo agora no Rio Grande do Sul?</w:t>
      </w:r>
      <w:r w:rsidR="00375A99">
        <w:t xml:space="preserve"> </w:t>
      </w:r>
      <w:r>
        <w:t>Isso é ação humana na natureza. Olha o que está acontecendo com os povos originários, sabe? Uma destruição completa.</w:t>
      </w:r>
    </w:p>
    <w:p w14:paraId="57A837B4" w14:textId="77777777" w:rsidR="00F1520A" w:rsidRDefault="00F1520A" w:rsidP="00F152F0">
      <w:pPr>
        <w:jc w:val="both"/>
      </w:pPr>
      <w:r>
        <w:t>Então, eu percebo, assim, tanta destruição pela falta, pela carência mesmo de compaixão. Então, eu percebo, assim, que esse é um tema imenso, emergente.</w:t>
      </w:r>
    </w:p>
    <w:p w14:paraId="4DD94B12" w14:textId="0ABD53BB" w:rsidR="00F1520A" w:rsidRDefault="00F1520A" w:rsidP="00F152F0">
      <w:pPr>
        <w:jc w:val="both"/>
      </w:pPr>
      <w:r>
        <w:t>Emergente e urgente, assim. É urgente que nós pesquisemos sobre a co</w:t>
      </w:r>
      <w:r w:rsidRPr="4F184966">
        <w:rPr>
          <w:highlight w:val="cyan"/>
        </w:rPr>
        <w:t>mpaixão.</w:t>
      </w:r>
    </w:p>
    <w:p w14:paraId="24135C6E" w14:textId="528C4C0D" w:rsidR="00F1520A" w:rsidRDefault="00F1520A" w:rsidP="00F152F0">
      <w:pPr>
        <w:jc w:val="both"/>
      </w:pPr>
    </w:p>
    <w:p w14:paraId="6B6DE442" w14:textId="02B94D33" w:rsidR="00F1520A" w:rsidRDefault="00F1520A" w:rsidP="00F152F0">
      <w:pPr>
        <w:jc w:val="both"/>
      </w:pPr>
      <w:r>
        <w:t>Então, quando pensamos, então, nos estudos sobre florescimento humano,</w:t>
      </w:r>
    </w:p>
    <w:p w14:paraId="40B57671" w14:textId="28682A15" w:rsidR="00F1520A" w:rsidRDefault="00375A99" w:rsidP="00F152F0">
      <w:pPr>
        <w:jc w:val="both"/>
      </w:pPr>
      <w:r>
        <w:t>N</w:t>
      </w:r>
      <w:r w:rsidR="00F1520A">
        <w:t>ossa</w:t>
      </w:r>
      <w:r>
        <w:t xml:space="preserve"> </w:t>
      </w:r>
      <w:r w:rsidR="00F1520A">
        <w:t>compaixão deveria ser o número um aí, sabe? Em termos de pesquisa, né? Porque em espiritualidade e saúde, ainda a gente tem esse desafio</w:t>
      </w:r>
      <w:r w:rsidR="001C5C90">
        <w:t xml:space="preserve"> </w:t>
      </w:r>
      <w:r w:rsidR="00F1520A">
        <w:t>em relação às noções de religião e religiosidade. E, embora a compaixão, algumas pessoas possam pensar assim, ah, isso é um tema religioso,</w:t>
      </w:r>
      <w:r w:rsidR="001C5C90">
        <w:t xml:space="preserve"> </w:t>
      </w:r>
      <w:r w:rsidR="00F1520A">
        <w:t>mas eu acredito, assim, que tem mais facilidade para compreender isso de um ponto de vista filosófico também. E menos religioso, embora se diga que isso é um tema religioso</w:t>
      </w:r>
    </w:p>
    <w:p w14:paraId="0C8DA03A" w14:textId="27C5E286" w:rsidR="00F1520A" w:rsidRDefault="00F1520A" w:rsidP="00F152F0">
      <w:pPr>
        <w:jc w:val="both"/>
      </w:pPr>
      <w:r>
        <w:t>ou das grandes sabedorias, mas eu acho que é menos</w:t>
      </w:r>
      <w:r w:rsidR="001C5C90">
        <w:t xml:space="preserve"> </w:t>
      </w:r>
      <w:r>
        <w:t>resistência, né?</w:t>
      </w:r>
    </w:p>
    <w:p w14:paraId="30487603" w14:textId="77777777" w:rsidR="00F1520A" w:rsidRDefault="00F1520A" w:rsidP="00F152F0">
      <w:pPr>
        <w:jc w:val="both"/>
      </w:pPr>
      <w:r>
        <w:t>Para olhar isso nessa perspectiva de florescimento humano. E sim, nós precisamos de estudar temas que possam contribuir no florescimento humano.</w:t>
      </w:r>
    </w:p>
    <w:p w14:paraId="66E4199E" w14:textId="77777777" w:rsidR="00F1520A" w:rsidRDefault="00F1520A" w:rsidP="00F152F0">
      <w:pPr>
        <w:jc w:val="both"/>
      </w:pPr>
      <w:r>
        <w:t>A gente está percebendo que a compaixão ou o cuidado compassivo, ele, a falta de cuidado compassivo na saúde, por exemplo, ele está adoecendo muito.</w:t>
      </w:r>
    </w:p>
    <w:p w14:paraId="177EC6C4" w14:textId="3E1D29F7" w:rsidR="00F1520A" w:rsidRDefault="00F1520A" w:rsidP="00F152F0">
      <w:pPr>
        <w:jc w:val="both"/>
      </w:pPr>
      <w:r>
        <w:t>As pessoas dentro desse campo sofrendo de burnout, de distresse moral, pacientes que não estão satisfeitos</w:t>
      </w:r>
      <w:r w:rsidR="001C5C90">
        <w:t xml:space="preserve"> </w:t>
      </w:r>
      <w:r>
        <w:t>com o atendimento que recebem, porque tem pouco cuidado compassivo. Estou falando assim, muito generalizadamente, não é só isso. A gente tem muitos profissionais compassivos,</w:t>
      </w:r>
      <w:r w:rsidR="001C5C90">
        <w:t xml:space="preserve"> </w:t>
      </w:r>
      <w:r>
        <w:t>mas eu percebo, assim, que é um tema que nós precisamos comentar mais e pesquisar mais, inclusive. A gente tem algumas, tem bastante pesquisa, até, com o termo</w:t>
      </w:r>
      <w:r w:rsidR="001C5C90">
        <w:t xml:space="preserve"> </w:t>
      </w:r>
      <w:r>
        <w:t>que é chamado fadiga da compaixão, só que é um termo equivocado, fadiga da compaixão, porque se é compaixão mesmo, não vai ter fadiga. Pode ter fadiga empática, mas não fadiga de compaixão.</w:t>
      </w:r>
    </w:p>
    <w:p w14:paraId="759C1BF3" w14:textId="7FDFBAEC" w:rsidR="00F1520A" w:rsidRDefault="00F1520A" w:rsidP="00F152F0">
      <w:pPr>
        <w:jc w:val="both"/>
      </w:pPr>
      <w:r>
        <w:lastRenderedPageBreak/>
        <w:t>Então, esses temas, eu percebo assim, que são temas emergentes e que serão temas que nós vamos ver muito no futuro.</w:t>
      </w:r>
    </w:p>
    <w:p w14:paraId="0DC21BD8" w14:textId="0409EAAA" w:rsidR="00F1520A" w:rsidRDefault="00F1520A" w:rsidP="00F152F0">
      <w:pPr>
        <w:jc w:val="both"/>
      </w:pPr>
      <w:r>
        <w:t>Outra coisa também que eu percebo que vem acontecendo e que é uma novidade, se você olha de alguns anos para cá,</w:t>
      </w:r>
      <w:r w:rsidR="001C5C90">
        <w:t xml:space="preserve"> </w:t>
      </w:r>
      <w:r>
        <w:t>que tem sido o suicídio de líderes religiosos. Antes, e não é só porque agora está sendo mais divulgado, não, não é.</w:t>
      </w:r>
    </w:p>
    <w:p w14:paraId="6AB2F88C" w14:textId="77777777" w:rsidR="00F1520A" w:rsidRDefault="00F1520A" w:rsidP="00F152F0">
      <w:pPr>
        <w:jc w:val="both"/>
      </w:pPr>
      <w:r>
        <w:t>Era muito mais raro, era mais difícil, assim, ver suicídio entre religiosos. E eu percebo, assim, que, isso é, de novo, ausência de compaixão, de auto-compaixão.</w:t>
      </w:r>
    </w:p>
    <w:p w14:paraId="18FF4E5A" w14:textId="7C198D78" w:rsidR="00F1520A" w:rsidRDefault="00F1520A" w:rsidP="00F152F0">
      <w:pPr>
        <w:jc w:val="both"/>
      </w:pPr>
      <w:r>
        <w:t>Então, nos estudos que eu tenho visto sobre auto-compaixão, auto-compaixão, ela é um fator moderador, inclusive, de saúde mental,</w:t>
      </w:r>
      <w:r w:rsidR="001C5C90">
        <w:t xml:space="preserve"> </w:t>
      </w:r>
      <w:r>
        <w:t>um dos principais ou mais fortes fatores de saúde mental, sabe, auto-compaixão. Então, nós precisamos de educação em compaixão e auto-compaixão. Então, vejo, assim, que esse é um tema emergente e que</w:t>
      </w:r>
      <w:r w:rsidR="001C5C90">
        <w:t xml:space="preserve"> </w:t>
      </w:r>
      <w:r>
        <w:t>nos próximos anos, penso que ele vai aparecer mais no Brasil e na América Latina.</w:t>
      </w:r>
    </w:p>
    <w:p w14:paraId="156D9FA6" w14:textId="77777777" w:rsidR="00F1520A" w:rsidRDefault="00F1520A" w:rsidP="00F152F0">
      <w:pPr>
        <w:jc w:val="both"/>
      </w:pPr>
    </w:p>
    <w:p w14:paraId="29926BB0" w14:textId="77777777" w:rsidR="00F1520A" w:rsidRPr="001C5C90" w:rsidRDefault="00F1520A" w:rsidP="00F152F0">
      <w:pPr>
        <w:jc w:val="both"/>
        <w:rPr>
          <w:b/>
          <w:bCs/>
        </w:rPr>
      </w:pPr>
      <w:r w:rsidRPr="001C5C90">
        <w:rPr>
          <w:b/>
          <w:bCs/>
        </w:rPr>
        <w:t>Iara</w:t>
      </w:r>
    </w:p>
    <w:p w14:paraId="713A043E" w14:textId="77777777" w:rsidR="00F1520A" w:rsidRDefault="00F1520A" w:rsidP="00F152F0">
      <w:pPr>
        <w:jc w:val="both"/>
      </w:pPr>
      <w:r>
        <w:t>Faz muito sentido, porque ele é muito transversal, né?</w:t>
      </w:r>
    </w:p>
    <w:p w14:paraId="59C1BF66" w14:textId="77777777" w:rsidR="00F1520A" w:rsidRDefault="00F1520A" w:rsidP="00F152F0">
      <w:pPr>
        <w:jc w:val="both"/>
      </w:pPr>
    </w:p>
    <w:p w14:paraId="78D89613" w14:textId="77777777" w:rsidR="00F1520A" w:rsidRPr="001C5C90" w:rsidRDefault="00F1520A" w:rsidP="00F152F0">
      <w:pPr>
        <w:jc w:val="both"/>
        <w:rPr>
          <w:b/>
          <w:bCs/>
        </w:rPr>
      </w:pPr>
      <w:r w:rsidRPr="001C5C90">
        <w:rPr>
          <w:b/>
          <w:bCs/>
        </w:rPr>
        <w:t>Mary Rute</w:t>
      </w:r>
    </w:p>
    <w:p w14:paraId="280257EE" w14:textId="77777777" w:rsidR="00F1520A" w:rsidRDefault="00F1520A" w:rsidP="00F152F0">
      <w:pPr>
        <w:jc w:val="both"/>
      </w:pPr>
      <w:r>
        <w:t>Sim, exato.</w:t>
      </w:r>
    </w:p>
    <w:p w14:paraId="7CF41734" w14:textId="77777777" w:rsidR="00F1520A" w:rsidRDefault="00F1520A" w:rsidP="00F152F0">
      <w:pPr>
        <w:jc w:val="both"/>
      </w:pPr>
    </w:p>
    <w:p w14:paraId="3B2B2C9D" w14:textId="77777777" w:rsidR="00F1520A" w:rsidRPr="001C5C90" w:rsidRDefault="00F1520A" w:rsidP="00F152F0">
      <w:pPr>
        <w:jc w:val="both"/>
        <w:rPr>
          <w:b/>
          <w:bCs/>
        </w:rPr>
      </w:pPr>
      <w:r w:rsidRPr="001C5C90">
        <w:rPr>
          <w:b/>
          <w:bCs/>
        </w:rPr>
        <w:t>Iara</w:t>
      </w:r>
    </w:p>
    <w:p w14:paraId="03B0E9F3" w14:textId="7DD7B646" w:rsidR="00F1520A" w:rsidRPr="001C5C90" w:rsidRDefault="00F1520A" w:rsidP="00F152F0">
      <w:pPr>
        <w:jc w:val="both"/>
        <w:rPr>
          <w:lang w:val="es-MX"/>
        </w:rPr>
      </w:pPr>
      <w:r>
        <w:t>A gente tem discutido tanto sobre causas, tipo root causes, né? Eu tenho uma root cause para boa parte desses problemas que o florescimento humano deseja superar</w:t>
      </w:r>
      <w:r w:rsidR="001C5C90">
        <w:t xml:space="preserve">. </w:t>
      </w:r>
      <w:r w:rsidRPr="093923F7">
        <w:rPr>
          <w:lang w:val="es-MX"/>
        </w:rPr>
        <w:t>É, bem interessante isso.</w:t>
      </w:r>
    </w:p>
    <w:p w14:paraId="350BCF7F" w14:textId="77777777" w:rsidR="00F1520A" w:rsidRPr="001C5C90" w:rsidRDefault="00F1520A" w:rsidP="00F152F0">
      <w:pPr>
        <w:jc w:val="both"/>
        <w:rPr>
          <w:lang w:val="es-MX"/>
        </w:rPr>
      </w:pPr>
    </w:p>
    <w:p w14:paraId="2123F8CC" w14:textId="77777777" w:rsidR="00F1520A" w:rsidRPr="001C5C90" w:rsidRDefault="00F1520A" w:rsidP="00F152F0">
      <w:pPr>
        <w:jc w:val="both"/>
        <w:rPr>
          <w:b/>
          <w:bCs/>
          <w:lang w:val="en-US"/>
        </w:rPr>
      </w:pPr>
      <w:r w:rsidRPr="001C5C90">
        <w:rPr>
          <w:b/>
          <w:bCs/>
          <w:lang w:val="en-US"/>
        </w:rPr>
        <w:t>Mary Rute</w:t>
      </w:r>
    </w:p>
    <w:p w14:paraId="7C0C6124" w14:textId="77777777" w:rsidR="00F1520A" w:rsidRDefault="00F1520A" w:rsidP="00F152F0">
      <w:pPr>
        <w:jc w:val="both"/>
      </w:pPr>
      <w:r>
        <w:t>Cada pergunta sua eu vou longe, né? Desculpa.</w:t>
      </w:r>
    </w:p>
    <w:p w14:paraId="01F79F06" w14:textId="77777777" w:rsidR="00F1520A" w:rsidRDefault="00F1520A" w:rsidP="00F152F0">
      <w:pPr>
        <w:jc w:val="both"/>
      </w:pPr>
    </w:p>
    <w:p w14:paraId="139C6B7F" w14:textId="77777777" w:rsidR="00F1520A" w:rsidRPr="001C5C90" w:rsidRDefault="00F1520A" w:rsidP="00F152F0">
      <w:pPr>
        <w:jc w:val="both"/>
        <w:rPr>
          <w:b/>
          <w:bCs/>
        </w:rPr>
      </w:pPr>
      <w:r w:rsidRPr="001C5C90">
        <w:rPr>
          <w:b/>
          <w:bCs/>
        </w:rPr>
        <w:t>Iara</w:t>
      </w:r>
    </w:p>
    <w:p w14:paraId="72D49119" w14:textId="77777777" w:rsidR="00F1520A" w:rsidRDefault="00F1520A" w:rsidP="00F152F0">
      <w:pPr>
        <w:jc w:val="both"/>
      </w:pPr>
      <w:r>
        <w:t>Não, imagina, eu agradeço demais, assim que é bom. Esse é o meu tipo de entrevista. Aí, senhora, só me avisa que se estiver entrando em conflito</w:t>
      </w:r>
    </w:p>
    <w:p w14:paraId="5FCF5222" w14:textId="77777777" w:rsidR="00F1520A" w:rsidRDefault="00F1520A" w:rsidP="00F152F0">
      <w:pPr>
        <w:jc w:val="both"/>
      </w:pPr>
      <w:r>
        <w:t>com os seus compromissos aí, a gente pode... Está tranquilo? Ah, tá. Senão, a gente podia marcar uma sequência.</w:t>
      </w:r>
    </w:p>
    <w:p w14:paraId="2F8ECB7A" w14:textId="77777777" w:rsidR="00F1520A" w:rsidRPr="001C5C90" w:rsidRDefault="00F1520A" w:rsidP="00F152F0">
      <w:pPr>
        <w:jc w:val="both"/>
        <w:rPr>
          <w:b/>
          <w:bCs/>
        </w:rPr>
      </w:pPr>
    </w:p>
    <w:p w14:paraId="1420DB18" w14:textId="77777777" w:rsidR="00F1520A" w:rsidRPr="001C5C90" w:rsidRDefault="00F1520A" w:rsidP="00F152F0">
      <w:pPr>
        <w:jc w:val="both"/>
        <w:rPr>
          <w:b/>
          <w:bCs/>
        </w:rPr>
      </w:pPr>
      <w:r w:rsidRPr="001C5C90">
        <w:rPr>
          <w:b/>
          <w:bCs/>
        </w:rPr>
        <w:t>Mary Rute</w:t>
      </w:r>
    </w:p>
    <w:p w14:paraId="4B81DE0B" w14:textId="77777777" w:rsidR="00F1520A" w:rsidRDefault="00F1520A" w:rsidP="00F152F0">
      <w:pPr>
        <w:jc w:val="both"/>
      </w:pPr>
      <w:r>
        <w:t>Eu me organizei para isso, porque eu sei que eu também fico empolgada, e eu fico empolgada, então já separei.</w:t>
      </w:r>
    </w:p>
    <w:p w14:paraId="503019EC" w14:textId="77777777" w:rsidR="00F1520A" w:rsidRDefault="00F1520A" w:rsidP="00F152F0">
      <w:pPr>
        <w:jc w:val="both"/>
      </w:pPr>
    </w:p>
    <w:p w14:paraId="605F48FA" w14:textId="77777777" w:rsidR="00F1520A" w:rsidRPr="001C5C90" w:rsidRDefault="00F1520A" w:rsidP="00F152F0">
      <w:pPr>
        <w:jc w:val="both"/>
        <w:rPr>
          <w:b/>
          <w:bCs/>
        </w:rPr>
      </w:pPr>
      <w:r w:rsidRPr="001C5C90">
        <w:rPr>
          <w:b/>
          <w:bCs/>
        </w:rPr>
        <w:t>Iara</w:t>
      </w:r>
    </w:p>
    <w:p w14:paraId="2FA9588B" w14:textId="6AC3B913" w:rsidR="00F1520A" w:rsidRDefault="00F1520A" w:rsidP="00F152F0">
      <w:pPr>
        <w:jc w:val="both"/>
      </w:pPr>
      <w:r>
        <w:t>Nossa senhora é das nossas. Eu gosto também. A gente</w:t>
      </w:r>
      <w:r w:rsidR="001C5C90">
        <w:t xml:space="preserve"> i</w:t>
      </w:r>
      <w:r>
        <w:t>nclusive, está bem acostumada. Eu tive uma entrevista que a gente fez no sábado</w:t>
      </w:r>
      <w:r w:rsidR="001C5C90">
        <w:t xml:space="preserve"> </w:t>
      </w:r>
      <w:r>
        <w:t>com um pesquisador indígena, que foi também coisa tipo duas horas e meia, três horas. Naquele pique, né, dos povos originários.</w:t>
      </w:r>
    </w:p>
    <w:p w14:paraId="0EB688BE" w14:textId="77777777" w:rsidR="00F1520A" w:rsidRPr="001C5C90" w:rsidRDefault="00F1520A" w:rsidP="00F152F0">
      <w:pPr>
        <w:jc w:val="both"/>
        <w:rPr>
          <w:b/>
          <w:bCs/>
        </w:rPr>
      </w:pPr>
    </w:p>
    <w:p w14:paraId="0BA89600" w14:textId="77777777" w:rsidR="00F1520A" w:rsidRPr="001C5C90" w:rsidRDefault="00F1520A" w:rsidP="00F152F0">
      <w:pPr>
        <w:jc w:val="both"/>
        <w:rPr>
          <w:b/>
          <w:bCs/>
        </w:rPr>
      </w:pPr>
      <w:r w:rsidRPr="001C5C90">
        <w:rPr>
          <w:b/>
          <w:bCs/>
        </w:rPr>
        <w:t>Mary Rute</w:t>
      </w:r>
    </w:p>
    <w:p w14:paraId="5D8F4195" w14:textId="77777777" w:rsidR="00F1520A" w:rsidRDefault="00F1520A" w:rsidP="00F152F0">
      <w:pPr>
        <w:jc w:val="both"/>
      </w:pPr>
      <w:r>
        <w:t>Você já conversou com o Renato?</w:t>
      </w:r>
    </w:p>
    <w:p w14:paraId="5BD3EB30" w14:textId="77777777" w:rsidR="00F1520A" w:rsidRDefault="00F1520A" w:rsidP="00F152F0">
      <w:pPr>
        <w:jc w:val="both"/>
      </w:pPr>
    </w:p>
    <w:p w14:paraId="6BF26627" w14:textId="77777777" w:rsidR="00F1520A" w:rsidRPr="001C5C90" w:rsidRDefault="00F1520A" w:rsidP="00F152F0">
      <w:pPr>
        <w:jc w:val="both"/>
        <w:rPr>
          <w:b/>
          <w:bCs/>
        </w:rPr>
      </w:pPr>
      <w:r w:rsidRPr="001C5C90">
        <w:rPr>
          <w:b/>
          <w:bCs/>
        </w:rPr>
        <w:lastRenderedPageBreak/>
        <w:t>Iara</w:t>
      </w:r>
    </w:p>
    <w:p w14:paraId="4D45DE94" w14:textId="59B151AE" w:rsidR="00F1520A" w:rsidRDefault="00F1520A" w:rsidP="00F152F0">
      <w:pPr>
        <w:jc w:val="both"/>
      </w:pPr>
      <w:r>
        <w:t xml:space="preserve">Com o Renato, a gente conversou com o André Baniwa. Mas o Krenak era uma ótima mesmo </w:t>
      </w:r>
      <w:r w:rsidR="001C5C90">
        <w:t>r</w:t>
      </w:r>
      <w:r>
        <w:t>ealmente uma grande referência Deixa eu ver O que eu estou</w:t>
      </w:r>
    </w:p>
    <w:p w14:paraId="6017C842" w14:textId="7ABE6AB6" w:rsidR="00F1520A" w:rsidRDefault="00F1520A" w:rsidP="00F152F0">
      <w:pPr>
        <w:jc w:val="both"/>
      </w:pPr>
      <w:r>
        <w:t xml:space="preserve">Eu queria perguntar para a senhora A sua formação </w:t>
      </w:r>
      <w:r w:rsidR="001C5C90">
        <w:t>é</w:t>
      </w:r>
      <w:r>
        <w:t xml:space="preserve"> em psicologia Pedagogia </w:t>
      </w:r>
      <w:r w:rsidR="001C5C90">
        <w:t>e</w:t>
      </w:r>
      <w:r>
        <w:t xml:space="preserve"> teologia, certo? E com relação aos seus alunos</w:t>
      </w:r>
      <w:r w:rsidR="001C5C90">
        <w:t xml:space="preserve"> e</w:t>
      </w:r>
      <w:r>
        <w:t xml:space="preserve"> aos seus colegas, né? A gente está interessado em entender qual é a formação acadêmica De pessoas que gravitam Em torno desses temas Tanto pessoas que estão em processo de formação Para se tornarem lideranças de pesquisa</w:t>
      </w:r>
      <w:r w:rsidR="001C5C90">
        <w:t xml:space="preserve">. </w:t>
      </w:r>
      <w:r>
        <w:t xml:space="preserve">Quanto dos seus pares </w:t>
      </w:r>
      <w:r w:rsidR="001C5C90">
        <w:t>q</w:t>
      </w:r>
      <w:r>
        <w:t>ual é o histórico Desses profissionais?</w:t>
      </w:r>
    </w:p>
    <w:p w14:paraId="0B6A6D16" w14:textId="77777777" w:rsidR="00F1520A" w:rsidRDefault="00F1520A" w:rsidP="00F152F0">
      <w:pPr>
        <w:jc w:val="both"/>
      </w:pPr>
    </w:p>
    <w:p w14:paraId="0CE7A80E" w14:textId="77777777" w:rsidR="00F1520A" w:rsidRPr="001C5C90" w:rsidRDefault="00F1520A" w:rsidP="00F152F0">
      <w:pPr>
        <w:jc w:val="both"/>
        <w:rPr>
          <w:b/>
          <w:bCs/>
        </w:rPr>
      </w:pPr>
      <w:r w:rsidRPr="001C5C90">
        <w:rPr>
          <w:b/>
          <w:bCs/>
        </w:rPr>
        <w:t>Mary Rute</w:t>
      </w:r>
    </w:p>
    <w:p w14:paraId="7EBA201E" w14:textId="5DFEA2CB" w:rsidR="00F1520A" w:rsidRDefault="00F1520A" w:rsidP="00F152F0">
      <w:pPr>
        <w:jc w:val="both"/>
      </w:pPr>
      <w:r>
        <w:t>É bem interdisciplinar Mesmo na teologia Não vem Só pessoas Que fizeram, por exemplo, graduação em teologia Mas o nosso</w:t>
      </w:r>
      <w:r w:rsidR="001C5C90">
        <w:t xml:space="preserve"> </w:t>
      </w:r>
      <w:r>
        <w:t xml:space="preserve">Programa na bioética, ele recebe Pessoas com qualquer graduação Para fazer mestrado E doutorado em teologia Eu tenho aluna Da psicologia Tenho duas alunas da </w:t>
      </w:r>
      <w:r w:rsidR="001C5C90">
        <w:t xml:space="preserve">psicología </w:t>
      </w:r>
      <w:r>
        <w:t xml:space="preserve">No doutorado em teologia, por exemplo Tenho </w:t>
      </w:r>
      <w:r w:rsidR="001C5C90">
        <w:t>e</w:t>
      </w:r>
      <w:r>
        <w:t>m bioética tenho alunas Da medicina Da psicologia</w:t>
      </w:r>
    </w:p>
    <w:p w14:paraId="456F0D6B" w14:textId="730DC36D" w:rsidR="00F1520A" w:rsidRDefault="001C5C90" w:rsidP="00F152F0">
      <w:pPr>
        <w:jc w:val="both"/>
      </w:pPr>
      <w:r>
        <w:t>d</w:t>
      </w:r>
      <w:r w:rsidR="00F1520A">
        <w:t>a nutrição</w:t>
      </w:r>
      <w:r>
        <w:t>,</w:t>
      </w:r>
      <w:r w:rsidR="00F1520A">
        <w:t xml:space="preserve"> Filosofia Então é bem interdisciplinar É bem interdisciplinar Porque é um tema interdisciplinar, né?</w:t>
      </w:r>
    </w:p>
    <w:p w14:paraId="506298B6" w14:textId="77777777" w:rsidR="00F1520A" w:rsidRDefault="00F1520A" w:rsidP="00F152F0">
      <w:pPr>
        <w:jc w:val="both"/>
      </w:pPr>
    </w:p>
    <w:p w14:paraId="71896BF6" w14:textId="77777777" w:rsidR="00F1520A" w:rsidRPr="001C5C90" w:rsidRDefault="00F1520A" w:rsidP="00F152F0">
      <w:pPr>
        <w:jc w:val="both"/>
        <w:rPr>
          <w:b/>
          <w:bCs/>
        </w:rPr>
      </w:pPr>
      <w:r w:rsidRPr="001C5C90">
        <w:rPr>
          <w:b/>
          <w:bCs/>
        </w:rPr>
        <w:t>Iara</w:t>
      </w:r>
    </w:p>
    <w:p w14:paraId="3FFFA125" w14:textId="49977B8F" w:rsidR="00F1520A" w:rsidRDefault="001C5C90" w:rsidP="00F152F0">
      <w:pPr>
        <w:jc w:val="both"/>
      </w:pPr>
      <w:r>
        <w:t>S</w:t>
      </w:r>
      <w:r w:rsidR="00F1520A">
        <w:t>im, é verdade Mas a gente tem visto que varia bastante, viu? Tem as coisas que a gente olha assim Tipo, não, com certeza vai ter gente Tudo que a gente vai se olhar</w:t>
      </w:r>
    </w:p>
    <w:p w14:paraId="461CE165" w14:textId="34026D0A" w:rsidR="00F1520A" w:rsidRDefault="00F1520A" w:rsidP="00F152F0">
      <w:pPr>
        <w:jc w:val="both"/>
      </w:pPr>
      <w:r>
        <w:t xml:space="preserve">Daquele grupo de pesquisadores </w:t>
      </w:r>
      <w:r w:rsidR="001C5C90">
        <w:t>s</w:t>
      </w:r>
      <w:r>
        <w:t xml:space="preserve">ó tem dinheiro Então tem sido realmente necessário Ser muito empírico </w:t>
      </w:r>
      <w:r w:rsidR="001C5C90">
        <w:t>p</w:t>
      </w:r>
      <w:r>
        <w:t>orque o Brasil, né? Como a América Latina no geral É um país extremamente imprevisível</w:t>
      </w:r>
      <w:r w:rsidR="001C5C90">
        <w:t xml:space="preserve"> t</w:t>
      </w:r>
      <w:r>
        <w:t>ambém nesses cenários, né?</w:t>
      </w:r>
    </w:p>
    <w:p w14:paraId="5CFFBA21" w14:textId="77777777" w:rsidR="00F1520A" w:rsidRDefault="00F1520A" w:rsidP="00F152F0">
      <w:pPr>
        <w:jc w:val="both"/>
      </w:pPr>
    </w:p>
    <w:p w14:paraId="5994670B" w14:textId="77777777" w:rsidR="00F1520A" w:rsidRPr="001C5C90" w:rsidRDefault="00F1520A" w:rsidP="00F152F0">
      <w:pPr>
        <w:jc w:val="both"/>
        <w:rPr>
          <w:b/>
          <w:bCs/>
        </w:rPr>
      </w:pPr>
      <w:r w:rsidRPr="001C5C90">
        <w:rPr>
          <w:b/>
          <w:bCs/>
        </w:rPr>
        <w:t>Mary Rute</w:t>
      </w:r>
    </w:p>
    <w:p w14:paraId="2D41EFC8" w14:textId="03B54017" w:rsidR="00F1520A" w:rsidRDefault="00F1520A" w:rsidP="00F152F0">
      <w:pPr>
        <w:jc w:val="both"/>
      </w:pPr>
      <w:r>
        <w:t>E eu faço muita pesquisa empírica Também Se bem que essa menina do doutorado Ah, mas ela já tem dados empíricos coletados Já desde o mestrado, né?</w:t>
      </w:r>
    </w:p>
    <w:p w14:paraId="55989CE1" w14:textId="25EF71C5" w:rsidR="00F1520A" w:rsidRDefault="00F1520A" w:rsidP="00F152F0">
      <w:pPr>
        <w:jc w:val="both"/>
      </w:pPr>
      <w:r w:rsidRPr="74E6DBFA">
        <w:rPr>
          <w:lang w:val="pt-BR"/>
        </w:rPr>
        <w:t>Mas eu faço muita pesquisa empírica Mas são São pessoas de várias disciplinas Bem interdisciplinar</w:t>
      </w:r>
      <w:r w:rsidR="001C5C90" w:rsidRPr="74E6DBFA">
        <w:rPr>
          <w:lang w:val="pt-BR"/>
        </w:rPr>
        <w:t>,</w:t>
      </w:r>
      <w:r w:rsidRPr="74E6DBFA">
        <w:rPr>
          <w:lang w:val="pt-BR"/>
        </w:rPr>
        <w:t xml:space="preserve"> Multidisciplinar</w:t>
      </w:r>
      <w:r w:rsidR="53E946F0" w:rsidRPr="74E6DBFA">
        <w:rPr>
          <w:lang w:val="pt-BR"/>
        </w:rPr>
        <w:t>.</w:t>
      </w:r>
    </w:p>
    <w:p w14:paraId="5AC739AE" w14:textId="77777777" w:rsidR="00F1520A" w:rsidRDefault="00F1520A" w:rsidP="00F152F0">
      <w:pPr>
        <w:jc w:val="both"/>
      </w:pPr>
    </w:p>
    <w:p w14:paraId="27FCAF2A" w14:textId="77777777" w:rsidR="00F1520A" w:rsidRPr="001C5C90" w:rsidRDefault="00F1520A" w:rsidP="00F152F0">
      <w:pPr>
        <w:jc w:val="both"/>
        <w:rPr>
          <w:b/>
          <w:bCs/>
        </w:rPr>
      </w:pPr>
      <w:r w:rsidRPr="001C5C90">
        <w:rPr>
          <w:b/>
          <w:bCs/>
        </w:rPr>
        <w:t>Iara</w:t>
      </w:r>
    </w:p>
    <w:p w14:paraId="58FD43AA" w14:textId="11DB4CA8" w:rsidR="00F1520A" w:rsidRDefault="00F1520A" w:rsidP="74E6DBFA">
      <w:pPr>
        <w:jc w:val="both"/>
        <w:rPr>
          <w:lang w:val="pt-BR"/>
        </w:rPr>
      </w:pPr>
      <w:r w:rsidRPr="74E6DBFA">
        <w:rPr>
          <w:lang w:val="pt-BR"/>
        </w:rPr>
        <w:t>Perfeito</w:t>
      </w:r>
      <w:r w:rsidR="54C5803F" w:rsidRPr="74E6DBFA">
        <w:rPr>
          <w:lang w:val="pt-BR"/>
        </w:rPr>
        <w:t>.</w:t>
      </w:r>
      <w:r w:rsidRPr="74E6DBFA">
        <w:rPr>
          <w:lang w:val="pt-BR"/>
        </w:rPr>
        <w:t xml:space="preserve"> E aí eu queria voltar no tema das motivações, né? A senhora como sujeito de pesquisa Quais que são as suas principais motivações? Fiquei interessada Inclusive guardei essa pergunta do início da entrevista pra cá E eu acho que é muito importante</w:t>
      </w:r>
      <w:r w:rsidR="001C5C90" w:rsidRPr="74E6DBFA">
        <w:rPr>
          <w:lang w:val="pt-BR"/>
        </w:rPr>
        <w:t xml:space="preserve"> </w:t>
      </w:r>
      <w:r w:rsidRPr="74E6DBFA">
        <w:rPr>
          <w:lang w:val="pt-BR"/>
        </w:rPr>
        <w:t>Como é que faz esse link da Como é que você começa esse link com a teologia No início, lá atrás Quando você decidiu pelo mestrado Depois pelo doutorado Fiquei curiosa, assim</w:t>
      </w:r>
      <w:r w:rsidR="001C5C90" w:rsidRPr="74E6DBFA">
        <w:rPr>
          <w:lang w:val="pt-BR"/>
        </w:rPr>
        <w:t xml:space="preserve"> c</w:t>
      </w:r>
      <w:r w:rsidRPr="74E6DBFA">
        <w:rPr>
          <w:lang w:val="pt-BR"/>
        </w:rPr>
        <w:t xml:space="preserve">omo é que essa área do conhecimento surge E como é que a senhora definiria, né? Suas motivações hoje pra abordar florescimento humano </w:t>
      </w:r>
      <w:r w:rsidR="001C5C90" w:rsidRPr="74E6DBFA">
        <w:rPr>
          <w:lang w:val="pt-BR"/>
        </w:rPr>
        <w:t>c</w:t>
      </w:r>
      <w:r w:rsidRPr="74E6DBFA">
        <w:rPr>
          <w:lang w:val="pt-BR"/>
        </w:rPr>
        <w:t>laro que a senhora já trouxe isso Mas, assim</w:t>
      </w:r>
      <w:r w:rsidR="001C5C90" w:rsidRPr="74E6DBFA">
        <w:rPr>
          <w:lang w:val="pt-BR"/>
        </w:rPr>
        <w:t xml:space="preserve"> s</w:t>
      </w:r>
      <w:r w:rsidRPr="74E6DBFA">
        <w:rPr>
          <w:lang w:val="pt-BR"/>
        </w:rPr>
        <w:t xml:space="preserve">e puder comentar em aspectos políticos Religiosos, sociais, científicos Que a senhora acha que faltam elaborar Nos outros casos, né? A resposta anterior, por favor, fique à vontade E me conta, por favor </w:t>
      </w:r>
      <w:r w:rsidR="001C5C90" w:rsidRPr="74E6DBFA">
        <w:rPr>
          <w:lang w:val="pt-BR"/>
        </w:rPr>
        <w:t>d</w:t>
      </w:r>
      <w:r w:rsidRPr="74E6DBFA">
        <w:rPr>
          <w:lang w:val="pt-BR"/>
        </w:rPr>
        <w:t>essa decisão</w:t>
      </w:r>
      <w:r w:rsidR="001C5C90" w:rsidRPr="74E6DBFA">
        <w:rPr>
          <w:lang w:val="pt-BR"/>
        </w:rPr>
        <w:t xml:space="preserve"> p</w:t>
      </w:r>
      <w:r w:rsidRPr="74E6DBFA">
        <w:rPr>
          <w:lang w:val="pt-BR"/>
        </w:rPr>
        <w:t>ela teologia, né? Depois da pedagogia Que eu achei super interessante</w:t>
      </w:r>
    </w:p>
    <w:p w14:paraId="0719C6A0" w14:textId="77777777" w:rsidR="00F1520A" w:rsidRDefault="00F1520A" w:rsidP="00F152F0">
      <w:pPr>
        <w:jc w:val="both"/>
      </w:pPr>
    </w:p>
    <w:p w14:paraId="39EF4864" w14:textId="77777777" w:rsidR="001C5C90" w:rsidRDefault="001C5C90" w:rsidP="00F152F0">
      <w:pPr>
        <w:jc w:val="both"/>
      </w:pPr>
    </w:p>
    <w:p w14:paraId="02E590E4" w14:textId="4D0AFF41" w:rsidR="00F1520A" w:rsidRPr="001C5C90" w:rsidRDefault="00F1520A" w:rsidP="00F152F0">
      <w:pPr>
        <w:jc w:val="both"/>
        <w:rPr>
          <w:b/>
          <w:bCs/>
        </w:rPr>
      </w:pPr>
      <w:r w:rsidRPr="001C5C90">
        <w:rPr>
          <w:b/>
          <w:bCs/>
        </w:rPr>
        <w:lastRenderedPageBreak/>
        <w:t>Mary Rute</w:t>
      </w:r>
    </w:p>
    <w:p w14:paraId="3BF4271C" w14:textId="618E0BEA" w:rsidR="00F1520A" w:rsidRDefault="001C5C90" w:rsidP="00F152F0">
      <w:pPr>
        <w:jc w:val="both"/>
      </w:pPr>
      <w:r>
        <w:t>Sim, olha só a minha motivação tem o contexto social o contexto acadêmico</w:t>
      </w:r>
    </w:p>
    <w:p w14:paraId="35660121" w14:textId="3B089F46" w:rsidR="00F1520A" w:rsidRDefault="001C5C90" w:rsidP="74E6DBFA">
      <w:pPr>
        <w:jc w:val="both"/>
        <w:rPr>
          <w:lang w:val="pt-BR"/>
        </w:rPr>
      </w:pPr>
      <w:r w:rsidRPr="74E6DBFA">
        <w:rPr>
          <w:lang w:val="pt-BR"/>
        </w:rPr>
        <w:t xml:space="preserve">e um contexto pessoal mesmo, né? </w:t>
      </w:r>
      <w:r w:rsidR="00E6622C" w:rsidRPr="74E6DBFA">
        <w:rPr>
          <w:lang w:val="pt-BR"/>
        </w:rPr>
        <w:t>E</w:t>
      </w:r>
      <w:r w:rsidRPr="74E6DBFA">
        <w:rPr>
          <w:lang w:val="pt-BR"/>
        </w:rPr>
        <w:t xml:space="preserve">ntão se eu se eu olho, assim, nesses vários contextos como que as minhas motivações, talvez eu tenha que começar mesmo porque eu fui pra teologia, né? </w:t>
      </w:r>
      <w:r w:rsidR="00E6622C" w:rsidRPr="74E6DBFA">
        <w:rPr>
          <w:lang w:val="pt-BR"/>
        </w:rPr>
        <w:t>T</w:t>
      </w:r>
      <w:r w:rsidRPr="74E6DBFA">
        <w:rPr>
          <w:lang w:val="pt-BR"/>
        </w:rPr>
        <w:t>alvez seja um bom ponto de partida e depois falo sobre esses contextos mas isso também já remete a esse link, assim que, pelo menos pra mim eu não tenho essa cisão entre a pessoa que pesquisa e a minha vida pessoal tanto é que eu só comecei a estudar melhor espiritualidade e saúde quando finalmente eu entendi o que eu estava entendendo</w:t>
      </w:r>
      <w:r w:rsidR="00E6622C" w:rsidRPr="74E6DBFA">
        <w:rPr>
          <w:lang w:val="pt-BR"/>
        </w:rPr>
        <w:t xml:space="preserve"> </w:t>
      </w:r>
      <w:r w:rsidRPr="74E6DBFA">
        <w:rPr>
          <w:lang w:val="pt-BR"/>
        </w:rPr>
        <w:t xml:space="preserve">por espiritualidade, né? </w:t>
      </w:r>
      <w:r w:rsidR="00E6622C" w:rsidRPr="74E6DBFA">
        <w:rPr>
          <w:lang w:val="pt-BR"/>
        </w:rPr>
        <w:t>E</w:t>
      </w:r>
      <w:r w:rsidRPr="74E6DBFA">
        <w:rPr>
          <w:lang w:val="pt-BR"/>
        </w:rPr>
        <w:t>nquanto eu estava com dificuldade nesse tema misturando com religiosidade pra mim era mais difícil porque aí eu não me percebia</w:t>
      </w:r>
      <w:r w:rsidR="00E6622C" w:rsidRPr="74E6DBFA">
        <w:rPr>
          <w:lang w:val="pt-BR"/>
        </w:rPr>
        <w:t xml:space="preserve"> </w:t>
      </w:r>
      <w:r w:rsidRPr="74E6DBFA">
        <w:rPr>
          <w:lang w:val="pt-BR"/>
        </w:rPr>
        <w:t>uma pessoa religiosa e fazendo pesquisa, então, nesse campo e aí aquela necessidade, assim de autenticidade</w:t>
      </w:r>
      <w:r w:rsidR="00E6622C" w:rsidRPr="74E6DBFA">
        <w:rPr>
          <w:lang w:val="pt-BR"/>
        </w:rPr>
        <w:t xml:space="preserve"> </w:t>
      </w:r>
      <w:r w:rsidRPr="74E6DBFA">
        <w:rPr>
          <w:lang w:val="pt-BR"/>
        </w:rPr>
        <w:t>e aquilo que faz sentido pra mim então tem a ver, assim com a minha história pessoal com a minha subjetividade como é que a minha subjetividade foi se constituindo</w:t>
      </w:r>
      <w:r w:rsidR="00E6622C" w:rsidRPr="74E6DBFA">
        <w:rPr>
          <w:lang w:val="pt-BR"/>
        </w:rPr>
        <w:t xml:space="preserve"> </w:t>
      </w:r>
      <w:r w:rsidRPr="74E6DBFA">
        <w:rPr>
          <w:lang w:val="pt-BR"/>
        </w:rPr>
        <w:t xml:space="preserve">o foucault já dizia isso, né? </w:t>
      </w:r>
      <w:r w:rsidR="00E6622C" w:rsidRPr="74E6DBFA">
        <w:rPr>
          <w:lang w:val="pt-BR"/>
        </w:rPr>
        <w:t>Q</w:t>
      </w:r>
      <w:r w:rsidRPr="74E6DBFA">
        <w:rPr>
          <w:lang w:val="pt-BR"/>
        </w:rPr>
        <w:t>ue a subjetividade tem a ver com o saber, o poder e o si então o saber que são os discursos de verdade</w:t>
      </w:r>
      <w:r w:rsidR="00E6622C" w:rsidRPr="74E6DBFA">
        <w:rPr>
          <w:lang w:val="pt-BR"/>
        </w:rPr>
        <w:t xml:space="preserve"> </w:t>
      </w:r>
      <w:r w:rsidRPr="74E6DBFA">
        <w:rPr>
          <w:lang w:val="pt-BR"/>
        </w:rPr>
        <w:t xml:space="preserve">e o conhecimento o sujeito de conhecimento então à medida que a gente vai conhecendo estudando, então você vai fazendo pesquisa isso vai te transformando também né? </w:t>
      </w:r>
      <w:r w:rsidR="00E6622C" w:rsidRPr="74E6DBFA">
        <w:rPr>
          <w:lang w:val="pt-BR"/>
        </w:rPr>
        <w:t>E</w:t>
      </w:r>
      <w:r w:rsidRPr="74E6DBFA">
        <w:rPr>
          <w:lang w:val="pt-BR"/>
        </w:rPr>
        <w:t>ntão eu diria assim</w:t>
      </w:r>
      <w:r w:rsidR="00E6622C" w:rsidRPr="74E6DBFA">
        <w:rPr>
          <w:lang w:val="pt-BR"/>
        </w:rPr>
        <w:t xml:space="preserve"> </w:t>
      </w:r>
      <w:r w:rsidRPr="74E6DBFA">
        <w:rPr>
          <w:lang w:val="pt-BR"/>
        </w:rPr>
        <w:t xml:space="preserve">no meu background eu venho de uma família religiosa o meu primeiro curso de quatro anos foi educação religiosa o meu primeiro curso aí depois eu fiz </w:t>
      </w:r>
      <w:r w:rsidR="00E6622C" w:rsidRPr="74E6DBFA">
        <w:rPr>
          <w:lang w:val="pt-BR"/>
        </w:rPr>
        <w:t xml:space="preserve">pedagogía </w:t>
      </w:r>
      <w:r w:rsidRPr="74E6DBFA">
        <w:rPr>
          <w:lang w:val="pt-BR"/>
        </w:rPr>
        <w:t xml:space="preserve">só que quando eu fiz pedagogia então você vai ver que tem a ver com a minha história mesmo, né? </w:t>
      </w:r>
      <w:r w:rsidR="00E6622C" w:rsidRPr="74E6DBFA">
        <w:rPr>
          <w:lang w:val="pt-BR"/>
        </w:rPr>
        <w:t>S</w:t>
      </w:r>
      <w:r w:rsidRPr="74E6DBFA">
        <w:rPr>
          <w:lang w:val="pt-BR"/>
        </w:rPr>
        <w:t>ó que quando eu fiz pedagogia eu fiz pedagogia na unijuí</w:t>
      </w:r>
      <w:r w:rsidR="00E6622C" w:rsidRPr="74E6DBFA">
        <w:rPr>
          <w:lang w:val="pt-BR"/>
        </w:rPr>
        <w:t xml:space="preserve"> </w:t>
      </w:r>
      <w:r w:rsidRPr="74E6DBFA">
        <w:rPr>
          <w:lang w:val="pt-BR"/>
        </w:rPr>
        <w:t xml:space="preserve">lá em em oitenta e poucos, né? ela era considerada uma </w:t>
      </w:r>
      <w:r w:rsidR="00E6622C" w:rsidRPr="74E6DBFA">
        <w:rPr>
          <w:lang w:val="pt-BR"/>
        </w:rPr>
        <w:t>U</w:t>
      </w:r>
      <w:r w:rsidRPr="74E6DBFA">
        <w:rPr>
          <w:lang w:val="pt-BR"/>
        </w:rPr>
        <w:t>niversidade de esquerda</w:t>
      </w:r>
      <w:r w:rsidR="00E6622C" w:rsidRPr="74E6DBFA">
        <w:rPr>
          <w:lang w:val="pt-BR"/>
        </w:rPr>
        <w:t xml:space="preserve"> </w:t>
      </w:r>
      <w:r w:rsidRPr="74E6DBFA">
        <w:rPr>
          <w:lang w:val="pt-BR"/>
        </w:rPr>
        <w:t>então professores que contavam como que era no tempo da ditadura então foi ali que eu tive contato com a</w:t>
      </w:r>
      <w:r w:rsidR="00E6622C" w:rsidRPr="74E6DBFA">
        <w:rPr>
          <w:lang w:val="pt-BR"/>
        </w:rPr>
        <w:t xml:space="preserve"> </w:t>
      </w:r>
      <w:r w:rsidRPr="74E6DBFA">
        <w:rPr>
          <w:lang w:val="pt-BR"/>
        </w:rPr>
        <w:t xml:space="preserve">pedagogia de </w:t>
      </w:r>
      <w:r w:rsidR="00E6622C" w:rsidRPr="74E6DBFA">
        <w:rPr>
          <w:highlight w:val="yellow"/>
          <w:lang w:val="pt-BR"/>
        </w:rPr>
        <w:t>P</w:t>
      </w:r>
      <w:r w:rsidRPr="74E6DBFA">
        <w:rPr>
          <w:highlight w:val="yellow"/>
          <w:lang w:val="pt-BR"/>
        </w:rPr>
        <w:t xml:space="preserve">aulo </w:t>
      </w:r>
      <w:r w:rsidR="00E6622C" w:rsidRPr="74E6DBFA">
        <w:rPr>
          <w:highlight w:val="yellow"/>
          <w:lang w:val="pt-BR"/>
        </w:rPr>
        <w:t>F</w:t>
      </w:r>
      <w:r w:rsidRPr="74E6DBFA">
        <w:rPr>
          <w:highlight w:val="yellow"/>
          <w:lang w:val="pt-BR"/>
        </w:rPr>
        <w:t>reire</w:t>
      </w:r>
      <w:r w:rsidRPr="74E6DBFA">
        <w:rPr>
          <w:lang w:val="pt-BR"/>
        </w:rPr>
        <w:t xml:space="preserve"> com a pedagogia que eu tive crítica e com a teologia da libertação</w:t>
      </w:r>
      <w:r w:rsidR="00E6622C" w:rsidRPr="74E6DBFA">
        <w:rPr>
          <w:lang w:val="pt-BR"/>
        </w:rPr>
        <w:t xml:space="preserve"> </w:t>
      </w:r>
      <w:r w:rsidRPr="74E6DBFA">
        <w:rPr>
          <w:lang w:val="pt-BR"/>
        </w:rPr>
        <w:t>foi por meio da pedagogia da libertação que eu me aproximei da teologia da libertação e foi ali que eu pensei</w:t>
      </w:r>
    </w:p>
    <w:p w14:paraId="7EEFCCCB" w14:textId="7F4EB399" w:rsidR="00F1520A" w:rsidRDefault="001C5C90" w:rsidP="00F152F0">
      <w:pPr>
        <w:jc w:val="both"/>
      </w:pPr>
      <w:r>
        <w:t xml:space="preserve">meu deus, o que a religião fez com a gente fez comigo sabe? </w:t>
      </w:r>
      <w:r w:rsidR="00537889">
        <w:t>E</w:t>
      </w:r>
      <w:r>
        <w:t>ntão</w:t>
      </w:r>
      <w:r w:rsidR="00537889">
        <w:t xml:space="preserve">, </w:t>
      </w:r>
      <w:r>
        <w:t>só que a teologia da libertação me abriu assim pra pensar pra além das questões religiosas institucionais</w:t>
      </w:r>
      <w:r w:rsidR="00537889">
        <w:t xml:space="preserve"> </w:t>
      </w:r>
      <w:r>
        <w:t xml:space="preserve">a teologia da libertação e aí com uma forma assim muito crítica e conhecendo </w:t>
      </w:r>
      <w:r w:rsidR="00537889">
        <w:t>M</w:t>
      </w:r>
      <w:r>
        <w:t xml:space="preserve">arx conhecendo o </w:t>
      </w:r>
      <w:r w:rsidR="00537889">
        <w:t>M</w:t>
      </w:r>
      <w:r>
        <w:t xml:space="preserve">ax </w:t>
      </w:r>
      <w:r w:rsidR="00537889">
        <w:t>W</w:t>
      </w:r>
      <w:r>
        <w:t>eber também, né?</w:t>
      </w:r>
    </w:p>
    <w:p w14:paraId="6C5658F1" w14:textId="7A6A70C1" w:rsidR="00F1520A" w:rsidRDefault="00537889" w:rsidP="74E6DBFA">
      <w:pPr>
        <w:jc w:val="both"/>
        <w:rPr>
          <w:lang w:val="pt-BR"/>
        </w:rPr>
      </w:pPr>
      <w:r>
        <w:t>N</w:t>
      </w:r>
      <w:r w:rsidR="001C5C90">
        <w:t xml:space="preserve">ão só o </w:t>
      </w:r>
      <w:r>
        <w:t>K</w:t>
      </w:r>
      <w:r w:rsidR="001C5C90">
        <w:t xml:space="preserve">arl marx, mas também </w:t>
      </w:r>
      <w:r>
        <w:t>M</w:t>
      </w:r>
      <w:r w:rsidR="001C5C90">
        <w:t xml:space="preserve">ax </w:t>
      </w:r>
      <w:r>
        <w:t>W</w:t>
      </w:r>
      <w:r w:rsidR="001C5C90">
        <w:t>eber esses sociólogos da religião maravilhosos, né? teve um acho que uns dois, três anos eu trabalhei na puc na disciplina de cultura religiosa</w:t>
      </w:r>
      <w:r>
        <w:t xml:space="preserve"> </w:t>
      </w:r>
      <w:r w:rsidR="001C5C90">
        <w:t>e eu trabalhei no curso de de ciências sociais e aí eu trabalhei sociologia da religião</w:t>
      </w:r>
      <w:r>
        <w:t xml:space="preserve"> </w:t>
      </w:r>
      <w:r w:rsidR="001C5C90">
        <w:t>e eles ficaram assim encantados com esses autores o que eles estavam trazendo sobre só tô falando isso porque você disse que era da sociologia mas então eu tenho esse background religioso</w:t>
      </w:r>
      <w:r>
        <w:t xml:space="preserve"> </w:t>
      </w:r>
      <w:r w:rsidR="001C5C90">
        <w:t>evangelico-batista e religioso e aí quando depois que eu fiz pedagogia com essa perspectiva então</w:t>
      </w:r>
      <w:r>
        <w:t xml:space="preserve">, </w:t>
      </w:r>
      <w:r w:rsidR="00F1520A">
        <w:t xml:space="preserve">Esse </w:t>
      </w:r>
      <w:r>
        <w:t>entendimento da pedagogia libertadora e de uma teologia que poderia ser diferente, né? Mas quando eu fiz educação religiosa não era assim, era uma educação bem confissional mesmo, né? E aí nesse período de tempo eu me mudei de Juiz pra Porto Alegre em porto alegre eu encontrei uma amiga que eu tinha estudado com ela no Rio de Janeiro aquele curso de educação religiosa e ela tava fazendo mestrado na escola superior de teologia este em São Leopoldo que é um instituto ecumênico de pós-graduação que foi o primeiro instituto o primeiro curso de pós-graduação em teologia reconhecido pelo mec né? E ele era referência na América Latina e ela fazia mestrado ali acho que ela ia começar o doutorado, acho</w:t>
      </w:r>
      <w:r w:rsidR="1C072001">
        <w:t xml:space="preserve"> </w:t>
      </w:r>
      <w:r w:rsidRPr="74E6DBFA">
        <w:rPr>
          <w:lang w:val="pt-BR"/>
        </w:rPr>
        <w:lastRenderedPageBreak/>
        <w:t>e eu fui, então num evento que aconteceu lá na este que ela me levou, me convidou porque daí ela, em porto alegre ela trabalhava no colégio batista e eu fui pra Porto Alegre e na época, como pedagoga eu fui trabalhar no colégio batista também foi ali que a gente se reencontrou por coisas do destino, né? A gente se reencontrou ali e aí ela me levou pra lá e eu assisti aquele evento que eu fiquei assim nossa, eu nunca tinha pensado na teologia e educação como duas ciências que poderiam conversar, né? Aí o que aquela pedagogia que eu tinha tido eu tava vendo aquilo na teología porque aí eu tinha visto eu tinha me aproximado da teologia da libertação por meio da pedagogia mas eu não conhecia nada da teologia da libertação era mais a pedagogia libertadora mesmo, mas aí nesse evento aí eu comecei a conhecer mais a teología, a teologia da libertação e tudo mais e um dos professores falou assim por que você não vem fazer mestrado com a gente? Foi assim, né?</w:t>
      </w:r>
      <w:r w:rsidR="63BE9BCD" w:rsidRPr="74E6DBFA">
        <w:rPr>
          <w:lang w:val="pt-BR"/>
        </w:rPr>
        <w:t xml:space="preserve"> </w:t>
      </w:r>
      <w:r w:rsidRPr="74E6DBFA">
        <w:rPr>
          <w:lang w:val="pt-BR"/>
        </w:rPr>
        <w:t>E ele falou assim nesse campo que você trabalha na época eu trabalhava com pessoas com deficiência com deficiência intelectual síndrome de down, né?</w:t>
      </w:r>
    </w:p>
    <w:p w14:paraId="16C8C77C" w14:textId="068B59B3" w:rsidR="00F1520A" w:rsidRDefault="00537889" w:rsidP="00F152F0">
      <w:pPr>
        <w:jc w:val="both"/>
      </w:pPr>
      <w:r>
        <w:t>E não tinha quase nada de pesquisa sobre isso ele disse por que você não vem fazer mestrado aqui com a gente? Poderia fazer um projeto de pesquisa nesse campo, né? E eu pensei bah, seria legal mesmo mas eu queria tanto fazer psicologia, né? Como eu tinha te falado eu queria tanto fazer psicologia e eu de novo fazer mais outra graduação vou deixar psicología e ao mesmo tempo eu pensava puxa, mas aí eu vou fazer uma terceira graduação, né? Aquele conflito mas esse outro modo de pensar a teología era curioso pra mim, né? Então ao mesmo tempo que era curioso também eu pensava puxa vida eu vou fazer uma terceira graduação E em termos assim de crescimento mesmo, acadêmico seria legal fazer então um mestrado já que é um mestrado reconhecido e tudo mais, né? e tinha essa questão assim que era muito curioso aquela perspectiva teológica, né? E que eu via que me abria os horizontes em termos de pensar a minha própria fé a minha própria espiritualidade na época isso era 1997 no outro século Iara, era no outro século então, e esse professor falou assim ah, mas você tem que apresentar um projeto de pesquisa não sei se vai dar tempo pra você fazer um projeto de pesquisa agora ele me desafiou, né? Praticamente me desafiou aí eu pensei ah, como assim não dá tempo?</w:t>
      </w:r>
    </w:p>
    <w:p w14:paraId="7CA43B5F" w14:textId="38394B13" w:rsidR="00F1520A" w:rsidRDefault="00537889" w:rsidP="00F152F0">
      <w:pPr>
        <w:jc w:val="both"/>
      </w:pPr>
      <w:r>
        <w:t>em uma semana eu não consigo fazer isso, né? Aí eu pensei ah, vou apresentar bom, eu vou apresentar o projeto se eu não passar, não passei, né? E ao mesmo tempo também tinha feito a inscrição para pro vestibular em psicologia que eu tinha medo de não passar porque eu não estaba estudando há muitos anos é fiz o ensino médio, que na época era segundo grau eu não sabia mais nada de conhecimento de química, de matemática do ensino médio aí eu pensei assim eu vou zerar essas provas, né? E não podia zerar as provas e tinha que passar e pra psicologia tinha que fazer o vestibular não podia entrar com outra graduação eu fui fazer na unisinos, né?</w:t>
      </w:r>
    </w:p>
    <w:p w14:paraId="7FF29A0D" w14:textId="6039039A" w:rsidR="00F1520A" w:rsidRDefault="00537889" w:rsidP="00F152F0">
      <w:pPr>
        <w:jc w:val="both"/>
      </w:pPr>
      <w:r>
        <w:t>Aí eu pensei vou desistir da psicologia? Eu pensei não, não vou desistir é  eu vou se eu não passar no vestibular eu posso dizer pra mim você... tentou, né? Então, e eu fui com a cara e a coragem sem estudar porque naquela época não dava pra fazer cursinho sem estudar nada né? E fui fazer o vestibular eram dez vagas pra cada eram dez concorrentes pra cada vaga, né? Dez por um e eu pensei ah, eu acho que não vou pasar mas eu acho também que quando a gente tá numa certa maturidade a gente faz a gente responde a alternativa certa mas por associação por lógica</w:t>
      </w:r>
    </w:p>
    <w:p w14:paraId="69BF41FF" w14:textId="6F26E9FB" w:rsidR="00F1520A" w:rsidRDefault="00537889" w:rsidP="00F152F0">
      <w:pPr>
        <w:jc w:val="both"/>
      </w:pPr>
      <w:r>
        <w:t xml:space="preserve">não zerei nenhuma prova e eu passei, né? E também passei na seleção no mestrado e eu pensei poxa vida, e agora? Eu passei nos dois o que será que eu vou fazer, né? </w:t>
      </w:r>
      <w:r>
        <w:lastRenderedPageBreak/>
        <w:t>Aí eu pensei será que eu não consigo levar as duas coisas, né? E eu tinha muita dificuldade também em termos financeiros mas eu consegui bolsa pra fazer o mestrado então, por conta da bolsa do mestrado aí eu pude levar os dois fui fazendo mais devagar a psicología porque era muito caro né? Mas aí eu pude fazer o mestrado em teologia e continuar com a psicología e daí nessa caminhada em teologia eu conheci um pessoal da Noruega, eles estavam muito interessados em fazer pesquisa no Brasil sobre globalização e religião e eles fizeram era um projeto grande pra ser conduzido em sete países sobre essa temática de globalização e religião o Brasil era um dos países</w:t>
      </w:r>
      <w:r w:rsidR="00565FB7">
        <w:t>,</w:t>
      </w:r>
      <w:r>
        <w:t xml:space="preserve"> em cada país que eles estavam pesquisando</w:t>
      </w:r>
      <w:r w:rsidR="524B9081">
        <w:t xml:space="preserve"> </w:t>
      </w:r>
      <w:r>
        <w:t>eles engajaram um pesquisador ou uma pesquisadora do local e</w:t>
      </w:r>
      <w:r w:rsidR="00565FB7">
        <w:t xml:space="preserve"> </w:t>
      </w:r>
      <w:r>
        <w:t xml:space="preserve">como quando eu fiz o mestrado eu passei quatro meses na </w:t>
      </w:r>
      <w:r w:rsidR="00565FB7">
        <w:t>N</w:t>
      </w:r>
      <w:r>
        <w:t>oruega</w:t>
      </w:r>
      <w:r w:rsidR="00565FB7">
        <w:t xml:space="preserve">, </w:t>
      </w:r>
      <w:r>
        <w:t xml:space="preserve">então eu tive mais proximidade com o professor que estava envolvido nesse projeto professor </w:t>
      </w:r>
      <w:r w:rsidR="00565FB7">
        <w:t>B</w:t>
      </w:r>
      <w:r>
        <w:t xml:space="preserve">erg </w:t>
      </w:r>
      <w:r w:rsidR="00565FB7">
        <w:t>F</w:t>
      </w:r>
      <w:r>
        <w:t xml:space="preserve">uri ele era o vice-presidente do comitê nobel professor </w:t>
      </w:r>
      <w:r w:rsidR="00565FB7">
        <w:t>B</w:t>
      </w:r>
      <w:r>
        <w:t xml:space="preserve">erg </w:t>
      </w:r>
      <w:r w:rsidR="00565FB7">
        <w:t>F</w:t>
      </w:r>
      <w:r>
        <w:t>uri</w:t>
      </w:r>
      <w:r w:rsidR="00565FB7">
        <w:t xml:space="preserve"> </w:t>
      </w:r>
      <w:r>
        <w:t xml:space="preserve">ele foi vice-presidente do comitê nobel ele era um político muito respeitado na </w:t>
      </w:r>
      <w:r w:rsidR="00565FB7">
        <w:t>N</w:t>
      </w:r>
      <w:r>
        <w:t xml:space="preserve">oruega e historiador também e ele gostava muito do </w:t>
      </w:r>
      <w:r w:rsidR="00565FB7">
        <w:t>B</w:t>
      </w:r>
      <w:r>
        <w:t xml:space="preserve">rasil e ele quis fazer pesquisa no </w:t>
      </w:r>
      <w:r w:rsidR="00565FB7">
        <w:t xml:space="preserve">Brasil </w:t>
      </w:r>
      <w:r>
        <w:t xml:space="preserve">né? </w:t>
      </w:r>
      <w:r w:rsidR="00565FB7">
        <w:t>S</w:t>
      </w:r>
      <w:r>
        <w:t>obre globalização e religião e a igreja universal do reino de deus era um exemplo assim</w:t>
      </w:r>
      <w:r w:rsidR="00565FB7">
        <w:t xml:space="preserve"> </w:t>
      </w:r>
      <w:r>
        <w:t>extremo assim super</w:t>
      </w:r>
      <w:r w:rsidR="00565FB7">
        <w:t xml:space="preserve"> </w:t>
      </w:r>
      <w:r>
        <w:t>perfeito pra globalização e religião</w:t>
      </w:r>
      <w:r w:rsidR="00565FB7">
        <w:t xml:space="preserve"> </w:t>
      </w:r>
      <w:r w:rsidRPr="74E6DBFA">
        <w:rPr>
          <w:lang w:val="es-MX"/>
        </w:rPr>
        <w:t xml:space="preserve">começou no </w:t>
      </w:r>
      <w:r w:rsidR="00565FB7" w:rsidRPr="74E6DBFA">
        <w:rPr>
          <w:lang w:val="es-MX"/>
        </w:rPr>
        <w:t>B</w:t>
      </w:r>
      <w:r w:rsidRPr="74E6DBFA">
        <w:rPr>
          <w:lang w:val="es-MX"/>
        </w:rPr>
        <w:t xml:space="preserve">rasil e... spread out, né? </w:t>
      </w:r>
      <w:r w:rsidR="00565FB7">
        <w:t>F</w:t>
      </w:r>
      <w:r>
        <w:t>oi se espalhando pelo mundo então é</w:t>
      </w:r>
      <w:r w:rsidR="00565FB7">
        <w:t xml:space="preserve"> </w:t>
      </w:r>
      <w:r>
        <w:t>eu acabei me engajando nesse projeto</w:t>
      </w:r>
      <w:r w:rsidR="00565FB7">
        <w:t xml:space="preserve"> </w:t>
      </w:r>
      <w:r>
        <w:t xml:space="preserve">da </w:t>
      </w:r>
      <w:r w:rsidR="00565FB7">
        <w:t>No</w:t>
      </w:r>
      <w:r>
        <w:t>ruega sobre globalização e religião e nessa época eu pensei assim tá, meu deus o que que eu vou pesquisar então? sobre globalização e religião</w:t>
      </w:r>
      <w:r w:rsidR="170D4557">
        <w:t xml:space="preserve"> </w:t>
      </w:r>
      <w:r>
        <w:t xml:space="preserve">e sobre igreja universal, </w:t>
      </w:r>
      <w:r w:rsidR="00565FB7">
        <w:t>e</w:t>
      </w:r>
      <w:r>
        <w:t xml:space="preserve"> aí eu tava fazendo pesquisa e</w:t>
      </w:r>
      <w:r w:rsidR="00565FB7">
        <w:t xml:space="preserve"> </w:t>
      </w:r>
      <w:r>
        <w:t xml:space="preserve">eu tava fazendo então </w:t>
      </w:r>
      <w:r w:rsidR="00565FB7">
        <w:t xml:space="preserve">psicología </w:t>
      </w:r>
      <w:r>
        <w:t xml:space="preserve">quase terminando a psicologia daí nessa época e acompanhei o grupo de pesquisadores grupo de professores da </w:t>
      </w:r>
      <w:r w:rsidR="00565FB7">
        <w:t>N</w:t>
      </w:r>
      <w:r>
        <w:t xml:space="preserve">oruega também lá no </w:t>
      </w:r>
      <w:r w:rsidR="00565FB7">
        <w:t>B</w:t>
      </w:r>
      <w:r>
        <w:t xml:space="preserve">rasil em </w:t>
      </w:r>
      <w:r w:rsidR="00565FB7">
        <w:t>P</w:t>
      </w:r>
      <w:r>
        <w:t xml:space="preserve">orto lá no </w:t>
      </w:r>
      <w:r w:rsidR="00565FB7">
        <w:t>B</w:t>
      </w:r>
      <w:r>
        <w:t>rasil não</w:t>
      </w:r>
      <w:r w:rsidR="00565FB7">
        <w:t xml:space="preserve">, </w:t>
      </w:r>
      <w:r>
        <w:t xml:space="preserve">aqui no </w:t>
      </w:r>
      <w:r w:rsidR="00565FB7">
        <w:t>B</w:t>
      </w:r>
      <w:r>
        <w:t xml:space="preserve">rasil e lá em </w:t>
      </w:r>
      <w:r w:rsidR="00565FB7">
        <w:t>P</w:t>
      </w:r>
      <w:r>
        <w:t xml:space="preserve">orto </w:t>
      </w:r>
      <w:r w:rsidR="00565FB7">
        <w:t>A</w:t>
      </w:r>
      <w:r>
        <w:t xml:space="preserve">legre e pensei tá bom então vamos ver o que que tem aqui na igreja universal que eu possa pesquisar dentro dessa interface psicologia e </w:t>
      </w:r>
      <w:r w:rsidR="00565FB7">
        <w:t xml:space="preserve">teología </w:t>
      </w:r>
      <w:r>
        <w:t>e foi aí que eu</w:t>
      </w:r>
      <w:r w:rsidR="00565FB7">
        <w:t xml:space="preserve"> </w:t>
      </w:r>
      <w:r>
        <w:t>cheguei no tema sobre narcisismo e sacrifício modo de subjetivação e religiosidade contemporânea</w:t>
      </w:r>
      <w:r w:rsidR="00565FB7">
        <w:t xml:space="preserve"> </w:t>
      </w:r>
      <w:r>
        <w:t>e aí eu pesquisei a igreja universal do reino de deus nessa perspectiva né? que a proposta de sacrifício da igreja universal é</w:t>
      </w:r>
      <w:r w:rsidR="00565FB7">
        <w:t xml:space="preserve"> </w:t>
      </w:r>
      <w:r>
        <w:t>que é o sacrifício do dinheiro tem a ver com traços d</w:t>
      </w:r>
      <w:r w:rsidR="00565FB7">
        <w:t>o</w:t>
      </w:r>
      <w:r>
        <w:t xml:space="preserve"> fiz uma releitura também no narcisismo</w:t>
      </w:r>
      <w:r w:rsidR="00565FB7">
        <w:t xml:space="preserve"> </w:t>
      </w:r>
      <w:r>
        <w:t xml:space="preserve">não o narcisismo como </w:t>
      </w:r>
      <w:r w:rsidR="00565FB7">
        <w:t>f</w:t>
      </w:r>
      <w:r>
        <w:t xml:space="preserve">reud entende como estágio mas o narcisismo mais na perspectiva assim de força é aí eu essa releitura eu utilizei também </w:t>
      </w:r>
      <w:r w:rsidR="00565FB7">
        <w:t xml:space="preserve">Nietzsche, </w:t>
      </w:r>
      <w:r w:rsidR="00F1520A">
        <w:t xml:space="preserve">Courrute É... Winnicott Então da filosofia e também da psicologia e da psicanálise </w:t>
      </w:r>
      <w:r w:rsidR="00565FB7">
        <w:t>pra fazer essa releitura de narcisismo pra entender como força e como força que pode ser ativa e reativa e que nos acompanha toda a vida então não é um estágio a ser superado mas o narcisismo nos acompanha até o até quando a gente morrer, é como força ativa ou reativa e eu fui analisar essa proposta de sacrifício com esse entendimento então como é que ela responde a essas questões do narcisismo contemporáneo, que tem mais uma necessidade assim... é que procura é superar mais as questões da vergonha do que da culpa né? e da vergonha de não ser de não ter riqueza de não ser feliz não ter saúde, etc e tal</w:t>
      </w:r>
    </w:p>
    <w:p w14:paraId="6953CB5F" w14:textId="7824424E" w:rsidR="00F1520A" w:rsidRDefault="00565FB7" w:rsidP="00F152F0">
      <w:pPr>
        <w:jc w:val="both"/>
      </w:pPr>
      <w:r>
        <w:t>e a proposta do sacrifício como uma tecnologia de si pra poder dar conta dessas questões da vergonha então foi o meu doutorado foi nesse temática né?</w:t>
      </w:r>
    </w:p>
    <w:p w14:paraId="2B342B07" w14:textId="7F0AA0E2" w:rsidR="00F1520A" w:rsidRDefault="00565FB7" w:rsidP="74E6DBFA">
      <w:pPr>
        <w:jc w:val="both"/>
        <w:rPr>
          <w:lang w:val="pt-BR"/>
        </w:rPr>
      </w:pPr>
      <w:r w:rsidRPr="74E6DBFA">
        <w:rPr>
          <w:lang w:val="pt-BR"/>
        </w:rPr>
        <w:t>Então foi assim que eu acabei indo pro mestrado e doutorado em teologia no mestrado como eu estudava muito é trabalhava com as questões de deficiência intelectual aí eu estudei sobre o processo de a produção de invisibilidade da pessoa com deficiência pelo viés institucional religioso porque naquela época</w:t>
      </w:r>
      <w:r w:rsidR="4455F696" w:rsidRPr="74E6DBFA">
        <w:rPr>
          <w:lang w:val="pt-BR"/>
        </w:rPr>
        <w:t xml:space="preserve"> </w:t>
      </w:r>
      <w:r>
        <w:t xml:space="preserve">em 1997 a gente não via é pessoas com deficiência mental deficiência intelectual nos espaços </w:t>
      </w:r>
      <w:r>
        <w:lastRenderedPageBreak/>
        <w:t>religiosos, embora diante do sofrimento de ter um filho é com uma deficiência intelectual sempre buscava o sentido e buscava o sentido religioso espiritual mas você não via essas pessoas nesses espaços de religiosidade então a minha pergunta era o que que acontece aquí que tem essa produção de invisibilidade? E aí eu fui estudar pra integração assim de pessoas com síndrome de down famílias com síndrome de down ali e fui acompanhando esse proceso então eu estudei ali a produção da invisibilidade de pessoas com deficiência intelectual no contexto institucional religioso e daí como eu te disse, né? Eu dali do mestrado em contato com o pessoal da Noruega aí veio o doutorado foi por isso que eu acabei ficando na teologia e a teologia me respondeu muito me ajudou muito nessa elaboração pessoal da minha espiritualidade que aí a minha espiritualidade passou a ser menos religiosa muito menos hoje eu não diria que eu tenho uma espiritualidade então que se distancia do institucional religioso, é mas isso tem na minha história tem no meu background então eu fui por esse caminho então... tentando entender é o que que é espiritualidade o que que é religiosidade e aí no contexto social ah, então eu tinha começado a falar isso pra ti antes, é a gente também vai percebendo assim como que a linguagem claro, é um elemento cultural a linguagem não é fixa a linguagem ela produz subjetividade e eu me lembro lá atrás em 97 quando começou, eu fui acompanhando assim como é que a palavra espiritualidade começou a ir aparecendo, não só a palavra espiritualidade mas também essa categoria os evangélicos, porque evangélico que categoria é essa, né? tudo que não era católico ou afro culto afro é evangélico mas dentro desse campo de evangélico nossa tem muita coisa bastante distinta</w:t>
      </w:r>
      <w:r w:rsidR="005C10D7">
        <w:t>,</w:t>
      </w:r>
      <w:r>
        <w:t xml:space="preserve"> então tudo isso foi me fazendo</w:t>
      </w:r>
      <w:r w:rsidR="005C10D7">
        <w:t>,</w:t>
      </w:r>
      <w:r>
        <w:t xml:space="preserve"> eu fui testemunhando então quando a gente chega numa idade a gente tem</w:t>
      </w:r>
      <w:r w:rsidR="005C10D7">
        <w:t xml:space="preserve"> </w:t>
      </w:r>
      <w:r>
        <w:t>esse bônus, de acompanhar é como testemunha viva dessas mudanças, né? de processos de continuidade e descontinuidade</w:t>
      </w:r>
      <w:r w:rsidR="005C10D7">
        <w:t xml:space="preserve"> </w:t>
      </w:r>
      <w:r>
        <w:t>de expressões, de modos de vida de modo de ser no mundo então isso aconteceu também com esse termo espiritual que eu percebo que hoje então tá aí no campo social</w:t>
      </w:r>
      <w:r w:rsidR="005C10D7">
        <w:t xml:space="preserve"> </w:t>
      </w:r>
      <w:r>
        <w:t>onde agora a maioria das pessoas ou grande maioria teria que ver isso exatamente mas muita gente entende a espiritualidade</w:t>
      </w:r>
      <w:r w:rsidR="005C10D7">
        <w:t xml:space="preserve"> </w:t>
      </w:r>
      <w:r>
        <w:t xml:space="preserve">e não necessariamente sendo algo como sinônimo de religiosidade, né? </w:t>
      </w:r>
      <w:r w:rsidR="005C10D7">
        <w:t>E</w:t>
      </w:r>
      <w:r>
        <w:t>ntão eu vi isso nascendo esse termo nascendo</w:t>
      </w:r>
      <w:r w:rsidR="005C10D7">
        <w:t xml:space="preserve"> </w:t>
      </w:r>
      <w:r>
        <w:t>e a necessidade das pessoas de entenderem melhor esse termo é</w:t>
      </w:r>
      <w:r w:rsidR="005C10D7">
        <w:t>,</w:t>
      </w:r>
      <w:r>
        <w:t xml:space="preserve"> então tá eu fui pra teologia por essa questão histórica mesmo da minha subjetividade</w:t>
      </w:r>
      <w:r w:rsidR="005C10D7">
        <w:t xml:space="preserve"> </w:t>
      </w:r>
      <w:r>
        <w:t>da minha história de vida e que sigo então até hoje e aí vai se modificando, porque isso tá mudando o tempo inteiro nada é permanente é a impermanência da vida</w:t>
      </w:r>
      <w:r w:rsidR="005C10D7">
        <w:t xml:space="preserve"> </w:t>
      </w:r>
      <w:r>
        <w:t>é isso</w:t>
      </w:r>
      <w:r w:rsidR="005C10D7">
        <w:t>.</w:t>
      </w:r>
    </w:p>
    <w:p w14:paraId="0B637547" w14:textId="77777777" w:rsidR="00F1520A" w:rsidRPr="005C10D7" w:rsidRDefault="00F1520A" w:rsidP="00F152F0">
      <w:pPr>
        <w:jc w:val="both"/>
        <w:rPr>
          <w:b/>
          <w:bCs/>
        </w:rPr>
      </w:pPr>
    </w:p>
    <w:p w14:paraId="0196CE15" w14:textId="77777777" w:rsidR="00F1520A" w:rsidRPr="005C10D7" w:rsidRDefault="00F1520A" w:rsidP="00F152F0">
      <w:pPr>
        <w:jc w:val="both"/>
        <w:rPr>
          <w:b/>
          <w:bCs/>
        </w:rPr>
      </w:pPr>
      <w:r w:rsidRPr="005C10D7">
        <w:rPr>
          <w:b/>
          <w:bCs/>
        </w:rPr>
        <w:t>Iara</w:t>
      </w:r>
    </w:p>
    <w:p w14:paraId="7BA23916" w14:textId="1BBE23E1" w:rsidR="005C10D7" w:rsidRDefault="005C10D7" w:rsidP="00F152F0">
      <w:pPr>
        <w:jc w:val="both"/>
      </w:pPr>
      <w:r w:rsidRPr="74E6DBFA">
        <w:rPr>
          <w:lang w:val="pt-BR"/>
        </w:rPr>
        <w:t>Sensacional tô muito feliz que eu retomei essa pergunta porque agora assim tudo fez sentido sabe? Sim esse link com a teologia da libertação e como isso desencadeia essa ética, desencadeia uma série de lógicas com cuidado até que culmina no cuidado com a partir do nosso próprio cuidado consigo mesmo, né? Não só aquela coisa pra alteridade, sensacional é isso mesmo</w:t>
      </w:r>
      <w:r w:rsidR="50D02900" w:rsidRPr="74E6DBFA">
        <w:rPr>
          <w:lang w:val="pt-BR"/>
        </w:rPr>
        <w:t>.</w:t>
      </w:r>
    </w:p>
    <w:p w14:paraId="38121478" w14:textId="77777777" w:rsidR="005C10D7" w:rsidRDefault="005C10D7" w:rsidP="00F152F0">
      <w:pPr>
        <w:jc w:val="both"/>
      </w:pPr>
    </w:p>
    <w:p w14:paraId="499FCBF0" w14:textId="1974FCC7" w:rsidR="00F1520A" w:rsidRPr="005C10D7" w:rsidRDefault="00F1520A" w:rsidP="00F152F0">
      <w:pPr>
        <w:jc w:val="both"/>
        <w:rPr>
          <w:b/>
          <w:bCs/>
        </w:rPr>
      </w:pPr>
      <w:r w:rsidRPr="005C10D7">
        <w:rPr>
          <w:b/>
          <w:bCs/>
        </w:rPr>
        <w:t>Mary Rute</w:t>
      </w:r>
    </w:p>
    <w:p w14:paraId="737EF7E0" w14:textId="59CDD6E7" w:rsidR="00F1520A" w:rsidRDefault="005C10D7" w:rsidP="00F152F0">
      <w:pPr>
        <w:jc w:val="both"/>
      </w:pPr>
      <w:r>
        <w:t xml:space="preserve">Mas aí até complementando a tua pergunta, que eu disse que ia retomar isso essa história mas também pra te mostrar outros contextos então tem o meu contexto pessoal? Sim tem a minha própria subjetividade a minha história e aquilo que vai </w:t>
      </w:r>
      <w:r>
        <w:lastRenderedPageBreak/>
        <w:t>fazendo sentido pra mim é essa necessidade de estar alinhada em termos assim de sentido de vida o que eu desejo o que eu acredito o que eu desejo pra vida o que eu acredito de transformação social o que eu gostaria de contribuir pra essas transformações então tem a ver com essa história pessoal, mas tem a ver também com o contexto social o que que eu tô percebendo então na sociedade que tá pedindo mudança tá pedindo transformação então como eu na academia posso contribuir com isso, então quando eu te falei, eu tô percebendo assim que a sociedade tá carente de compaixão de educação pra compaixão então, eu vou estudar com</w:t>
      </w:r>
      <w:del w:id="0" w:author="iara@nossaterrafirme.com" w:date="2024-07-17T07:09:00Z">
        <w:r w:rsidDel="005C10D7">
          <w:delText xml:space="preserve"> </w:delText>
        </w:r>
      </w:del>
      <w:r>
        <w:t xml:space="preserve">paixão. Então tem esse contexto socia,l tem o contexto acadêmico então de eu perceber assim tá, isso aqui parece que ainda tem muita coisa aqui a ser pesquisada é sobre esse tema então como é que eu posso contribuir também é porque não faz sentido pra mim eu ficar é pesquisando o mesmo ou a mesma coisa ou na superficialidade eu quero aprofundar quero tanto em termos acadêmicos quanto em termos desse impacto social de transformação social, como essas questões pessoais da minha subjetividade as minhas crises os meus conflitos internos e aquilo que eu vou transformando na minha vida na vida de meus pacientes porque também eu tenho uma clínica muito limitada, mas eu não me consideraria uma psicóloga, sem um atendimento clínico e é interessante que aí  onde você vê muito da alma humana. É então tem esses vários contextos que me fazem escolher por temas e aí você conseguiu linkar também tudo isso com a minha história pessoal e como é que eu fui pra teologia por esses outras ciências, nessa diálogo interdisciplinar. </w:t>
      </w:r>
    </w:p>
    <w:p w14:paraId="68F837D2" w14:textId="77777777" w:rsidR="00F1520A" w:rsidRPr="005C10D7" w:rsidRDefault="00F1520A" w:rsidP="00F152F0">
      <w:pPr>
        <w:jc w:val="both"/>
        <w:rPr>
          <w:b/>
          <w:bCs/>
        </w:rPr>
      </w:pPr>
    </w:p>
    <w:p w14:paraId="15825F6A" w14:textId="77777777" w:rsidR="00F1520A" w:rsidRPr="005C10D7" w:rsidRDefault="00F1520A" w:rsidP="00F152F0">
      <w:pPr>
        <w:jc w:val="both"/>
        <w:rPr>
          <w:b/>
          <w:bCs/>
        </w:rPr>
      </w:pPr>
      <w:r w:rsidRPr="005C10D7">
        <w:rPr>
          <w:b/>
          <w:bCs/>
        </w:rPr>
        <w:t>Iara</w:t>
      </w:r>
    </w:p>
    <w:p w14:paraId="3AAAD3AD" w14:textId="1B653F85" w:rsidR="00F1520A" w:rsidRDefault="005C10D7" w:rsidP="00F152F0">
      <w:pPr>
        <w:jc w:val="both"/>
      </w:pPr>
      <w:r>
        <w:t xml:space="preserve">É super interessante que não é o que me deixou assim curiosa foi que eu me parece que o sua abordagem ela não é nada contemplativa, né? </w:t>
      </w:r>
      <w:r w:rsidR="00F44202">
        <w:t>M</w:t>
      </w:r>
      <w:r>
        <w:t>uitas vezes essa abordagem da espiritualidade</w:t>
      </w:r>
      <w:r w:rsidR="00F44202">
        <w:t xml:space="preserve"> </w:t>
      </w:r>
      <w:r>
        <w:t>ela vem de um lugar quase assim sei lá meditativo, zen e é tem um negócio muito aguerrido aqui que quando falou da teologia da libertação todo sentido eu com</w:t>
      </w:r>
      <w:r w:rsidR="00F44202">
        <w:t>o</w:t>
      </w:r>
      <w:r>
        <w:t xml:space="preserve"> o acre foi muito marcado, por essa teologia da libertação pelas comunidades eclesiais de base foi o que sustentou todo o nosso movimento social então</w:t>
      </w:r>
      <w:r w:rsidR="00F44202">
        <w:t>, in</w:t>
      </w:r>
      <w:r>
        <w:t xml:space="preserve">crível é uma dor da ética, né? </w:t>
      </w:r>
    </w:p>
    <w:p w14:paraId="46875DBA" w14:textId="77777777" w:rsidR="00F1520A" w:rsidRDefault="00F1520A" w:rsidP="00F152F0">
      <w:pPr>
        <w:jc w:val="both"/>
      </w:pPr>
    </w:p>
    <w:p w14:paraId="52238628" w14:textId="032C1DD0" w:rsidR="00F1520A" w:rsidRPr="00F44202" w:rsidRDefault="00F44202" w:rsidP="00F152F0">
      <w:pPr>
        <w:jc w:val="both"/>
        <w:rPr>
          <w:b/>
          <w:bCs/>
        </w:rPr>
      </w:pPr>
      <w:r>
        <w:rPr>
          <w:b/>
          <w:bCs/>
        </w:rPr>
        <w:t>M</w:t>
      </w:r>
      <w:r w:rsidR="005C10D7" w:rsidRPr="00F44202">
        <w:rPr>
          <w:b/>
          <w:bCs/>
        </w:rPr>
        <w:t>ary rute</w:t>
      </w:r>
    </w:p>
    <w:p w14:paraId="37DE815A" w14:textId="104EEB82" w:rsidR="00F1520A" w:rsidRDefault="00F44202" w:rsidP="00F152F0">
      <w:pPr>
        <w:jc w:val="both"/>
      </w:pPr>
      <w:r>
        <w:t xml:space="preserve">Isso </w:t>
      </w:r>
      <w:r w:rsidR="005C10D7">
        <w:t xml:space="preserve">que legal que você tem conhecimento da teologia da libertação, né? </w:t>
      </w:r>
    </w:p>
    <w:p w14:paraId="6E1524D9" w14:textId="77777777" w:rsidR="00F1520A" w:rsidRDefault="00F1520A" w:rsidP="00F152F0">
      <w:pPr>
        <w:jc w:val="both"/>
      </w:pPr>
    </w:p>
    <w:p w14:paraId="3C3379CA" w14:textId="6F941433" w:rsidR="00F1520A" w:rsidRPr="00F44202" w:rsidRDefault="00F44202" w:rsidP="00F152F0">
      <w:pPr>
        <w:jc w:val="both"/>
        <w:rPr>
          <w:b/>
          <w:bCs/>
        </w:rPr>
      </w:pPr>
      <w:r w:rsidRPr="00F44202">
        <w:rPr>
          <w:b/>
          <w:bCs/>
        </w:rPr>
        <w:t>I</w:t>
      </w:r>
      <w:r w:rsidR="005C10D7" w:rsidRPr="00F44202">
        <w:rPr>
          <w:b/>
          <w:bCs/>
        </w:rPr>
        <w:t>ara</w:t>
      </w:r>
    </w:p>
    <w:p w14:paraId="1DD41606" w14:textId="2561F624" w:rsidR="00F1520A" w:rsidRDefault="00F44202" w:rsidP="00F152F0">
      <w:pPr>
        <w:jc w:val="both"/>
      </w:pPr>
      <w:r>
        <w:t>S</w:t>
      </w:r>
      <w:r w:rsidR="005C10D7">
        <w:t>im, é uma grande referência pra mim inclusive um brinde institucional da nossa empresa é o anel de tucum por causa do significado</w:t>
      </w:r>
      <w:r>
        <w:t xml:space="preserve">. </w:t>
      </w:r>
    </w:p>
    <w:p w14:paraId="6C5D9D46" w14:textId="77777777" w:rsidR="00F1520A" w:rsidRDefault="00F1520A" w:rsidP="00F152F0">
      <w:pPr>
        <w:jc w:val="both"/>
      </w:pPr>
    </w:p>
    <w:p w14:paraId="5E677001" w14:textId="597358BC" w:rsidR="00F1520A" w:rsidRPr="00F44202" w:rsidRDefault="00F44202" w:rsidP="00F152F0">
      <w:pPr>
        <w:jc w:val="both"/>
        <w:rPr>
          <w:b/>
          <w:bCs/>
        </w:rPr>
      </w:pPr>
      <w:r w:rsidRPr="00F44202">
        <w:rPr>
          <w:b/>
          <w:bCs/>
        </w:rPr>
        <w:t>M</w:t>
      </w:r>
      <w:r w:rsidR="005C10D7" w:rsidRPr="00F44202">
        <w:rPr>
          <w:b/>
          <w:bCs/>
        </w:rPr>
        <w:t>ary rute</w:t>
      </w:r>
    </w:p>
    <w:p w14:paraId="6952D0F5" w14:textId="2B730836" w:rsidR="00F1520A" w:rsidRDefault="00F44202" w:rsidP="00F152F0">
      <w:pPr>
        <w:jc w:val="both"/>
      </w:pPr>
      <w:r>
        <w:t>Si</w:t>
      </w:r>
      <w:r w:rsidR="005C10D7">
        <w:t>m, sim por muitos anos eu usei o anel de tucum e ele ia se quebrando eu ia substituindo aí lá pelas tantas não tive mais mas por muitos anos eu usei</w:t>
      </w:r>
      <w:r>
        <w:t>.</w:t>
      </w:r>
    </w:p>
    <w:p w14:paraId="0C4996C1" w14:textId="77777777" w:rsidR="00F44202" w:rsidRDefault="00F44202" w:rsidP="00F152F0">
      <w:pPr>
        <w:jc w:val="both"/>
      </w:pPr>
    </w:p>
    <w:p w14:paraId="2927396C" w14:textId="77777777" w:rsidR="00F1520A" w:rsidRPr="00F44202" w:rsidRDefault="00F1520A" w:rsidP="00F152F0">
      <w:pPr>
        <w:jc w:val="both"/>
        <w:rPr>
          <w:b/>
          <w:bCs/>
        </w:rPr>
      </w:pPr>
      <w:r w:rsidRPr="00F44202">
        <w:rPr>
          <w:b/>
          <w:bCs/>
        </w:rPr>
        <w:t>Iara</w:t>
      </w:r>
    </w:p>
    <w:p w14:paraId="0C2C7A9C" w14:textId="13EB157A" w:rsidR="00F1520A" w:rsidRDefault="00F44202" w:rsidP="00F152F0">
      <w:pPr>
        <w:jc w:val="both"/>
      </w:pPr>
      <w:r>
        <w:t xml:space="preserve">Ai, eu achei um que ele é encrustado com metal achei ótimo porque eu te amo esse é o mesmo problema. Professora, deixa eu fazer mais umas perguntinhas aqui pra señora quais a senhora que diria que são os principais órgãos de pesquisa, assim, </w:t>
      </w:r>
      <w:r>
        <w:lastRenderedPageBreak/>
        <w:t>sobre florescimento humano dentro do seu viés, claro aqui no Brasil e na América Latina vamos falando de associações profissionais, acadêmicas, redes, hubs</w:t>
      </w:r>
    </w:p>
    <w:p w14:paraId="21686254" w14:textId="789F0D03" w:rsidR="00F1520A" w:rsidRDefault="00F44202" w:rsidP="00F152F0">
      <w:pPr>
        <w:jc w:val="both"/>
      </w:pPr>
      <w:r>
        <w:t>mesmo que a gente saiba que é um tema meio incipiente principalmente no tempo da espiritualidade tem algum tipo de associação, rede que se destaca já?</w:t>
      </w:r>
    </w:p>
    <w:p w14:paraId="3C90F813" w14:textId="77777777" w:rsidR="00F1520A" w:rsidRDefault="00F1520A" w:rsidP="00F152F0">
      <w:pPr>
        <w:jc w:val="both"/>
      </w:pPr>
    </w:p>
    <w:p w14:paraId="2089B64A" w14:textId="77777777" w:rsidR="00F1520A" w:rsidRPr="00F44202" w:rsidRDefault="00F1520A" w:rsidP="00F152F0">
      <w:pPr>
        <w:jc w:val="both"/>
        <w:rPr>
          <w:b/>
          <w:bCs/>
        </w:rPr>
      </w:pPr>
      <w:r w:rsidRPr="00F44202">
        <w:rPr>
          <w:b/>
          <w:bCs/>
        </w:rPr>
        <w:t>Mary Rute</w:t>
      </w:r>
    </w:p>
    <w:p w14:paraId="31615E7B" w14:textId="4D454F48" w:rsidR="00F1520A" w:rsidRDefault="00F1520A" w:rsidP="74E6DBFA">
      <w:pPr>
        <w:jc w:val="both"/>
        <w:rPr>
          <w:lang w:val="pt-BR"/>
        </w:rPr>
      </w:pPr>
      <w:r w:rsidRPr="093923F7">
        <w:rPr>
          <w:lang w:val="pt-BR"/>
        </w:rPr>
        <w:t xml:space="preserve">Olha, com esse rótulo, né? Florescimento humano </w:t>
      </w:r>
      <w:r w:rsidR="00F44202" w:rsidRPr="093923F7">
        <w:rPr>
          <w:lang w:val="pt-BR"/>
        </w:rPr>
        <w:t>e</w:t>
      </w:r>
      <w:r w:rsidRPr="093923F7">
        <w:rPr>
          <w:lang w:val="pt-BR"/>
        </w:rPr>
        <w:t xml:space="preserve">u só diria pra você só esses dois grupos </w:t>
      </w:r>
      <w:r w:rsidR="00F44202" w:rsidRPr="093923F7">
        <w:rPr>
          <w:lang w:val="pt-BR"/>
        </w:rPr>
        <w:t>q</w:t>
      </w:r>
      <w:r w:rsidRPr="093923F7">
        <w:rPr>
          <w:lang w:val="pt-BR"/>
        </w:rPr>
        <w:t>ue eu tenho conhecimento</w:t>
      </w:r>
      <w:r w:rsidR="00F44202" w:rsidRPr="093923F7">
        <w:rPr>
          <w:lang w:val="pt-BR"/>
        </w:rPr>
        <w:t xml:space="preserve"> m</w:t>
      </w:r>
      <w:r w:rsidRPr="093923F7">
        <w:rPr>
          <w:lang w:val="pt-BR"/>
        </w:rPr>
        <w:t xml:space="preserve">as aí eu não posso dizer que só existam esses dois grupos </w:t>
      </w:r>
      <w:r w:rsidR="00F44202" w:rsidRPr="093923F7">
        <w:rPr>
          <w:lang w:val="pt-BR"/>
        </w:rPr>
        <w:t>é</w:t>
      </w:r>
      <w:r w:rsidRPr="093923F7">
        <w:rPr>
          <w:lang w:val="pt-BR"/>
        </w:rPr>
        <w:t xml:space="preserve"> porque eu não</w:t>
      </w:r>
      <w:r w:rsidR="00F44202" w:rsidRPr="093923F7">
        <w:rPr>
          <w:lang w:val="pt-BR"/>
        </w:rPr>
        <w:t>,</w:t>
      </w:r>
      <w:r w:rsidRPr="093923F7">
        <w:rPr>
          <w:lang w:val="pt-BR"/>
        </w:rPr>
        <w:t xml:space="preserve"> eu desconheço</w:t>
      </w:r>
      <w:r w:rsidR="20793D45" w:rsidRPr="093923F7">
        <w:rPr>
          <w:lang w:val="pt-BR"/>
        </w:rPr>
        <w:t>.</w:t>
      </w:r>
      <w:r w:rsidRPr="093923F7">
        <w:rPr>
          <w:lang w:val="pt-BR"/>
        </w:rPr>
        <w:t xml:space="preserve"> Então é uma limitação de conhecimento minha</w:t>
      </w:r>
      <w:r w:rsidR="00F44202" w:rsidRPr="093923F7">
        <w:rPr>
          <w:lang w:val="pt-BR"/>
        </w:rPr>
        <w:t>, e</w:t>
      </w:r>
      <w:r w:rsidRPr="093923F7">
        <w:rPr>
          <w:lang w:val="pt-BR"/>
        </w:rPr>
        <w:t xml:space="preserve">ntão tem esse pessoal em São Paulo Que é do professor </w:t>
      </w:r>
      <w:r w:rsidRPr="093923F7">
        <w:rPr>
          <w:highlight w:val="yellow"/>
          <w:lang w:val="pt-BR"/>
        </w:rPr>
        <w:t>Homero Valada</w:t>
      </w:r>
      <w:r w:rsidR="03F9FDAC" w:rsidRPr="093923F7">
        <w:rPr>
          <w:highlight w:val="yellow"/>
          <w:lang w:val="pt-BR"/>
        </w:rPr>
        <w:t xml:space="preserve">, </w:t>
      </w:r>
      <w:r w:rsidR="00F44202" w:rsidRPr="093923F7">
        <w:rPr>
          <w:highlight w:val="yellow"/>
          <w:lang w:val="pt-BR"/>
        </w:rPr>
        <w:t xml:space="preserve">a </w:t>
      </w:r>
      <w:r w:rsidRPr="093923F7">
        <w:rPr>
          <w:highlight w:val="yellow"/>
          <w:lang w:val="pt-BR"/>
        </w:rPr>
        <w:t>Juliane</w:t>
      </w:r>
      <w:r w:rsidRPr="093923F7">
        <w:rPr>
          <w:lang w:val="pt-BR"/>
        </w:rPr>
        <w:t xml:space="preserve"> também trabalha com ele </w:t>
      </w:r>
      <w:r w:rsidR="00F44202" w:rsidRPr="093923F7">
        <w:rPr>
          <w:lang w:val="pt-BR"/>
        </w:rPr>
        <w:t>e</w:t>
      </w:r>
      <w:r w:rsidRPr="093923F7">
        <w:rPr>
          <w:lang w:val="pt-BR"/>
        </w:rPr>
        <w:t xml:space="preserve"> o pessoal lá da Universidade de Juiz de Fora</w:t>
      </w:r>
      <w:r w:rsidR="00F44202" w:rsidRPr="093923F7">
        <w:rPr>
          <w:lang w:val="pt-BR"/>
        </w:rPr>
        <w:t>, j</w:t>
      </w:r>
      <w:r w:rsidRPr="093923F7">
        <w:rPr>
          <w:lang w:val="pt-BR"/>
        </w:rPr>
        <w:t xml:space="preserve">unto com o professor Giancarlo Lucchetti </w:t>
      </w:r>
      <w:r w:rsidR="00F44202" w:rsidRPr="093923F7">
        <w:rPr>
          <w:lang w:val="pt-BR"/>
        </w:rPr>
        <w:t>qu</w:t>
      </w:r>
      <w:r w:rsidRPr="093923F7">
        <w:rPr>
          <w:lang w:val="pt-BR"/>
        </w:rPr>
        <w:t>e ele e a Camila Que trabalha também junto com ele Então eu conheço essas pessoas</w:t>
      </w:r>
      <w:r w:rsidR="00F44202" w:rsidRPr="093923F7">
        <w:rPr>
          <w:lang w:val="pt-BR"/>
        </w:rPr>
        <w:t xml:space="preserve"> e</w:t>
      </w:r>
      <w:r w:rsidRPr="093923F7">
        <w:rPr>
          <w:lang w:val="pt-BR"/>
        </w:rPr>
        <w:t xml:space="preserve"> conheci essas pessoas em função disso que eu te contei, né? Deles terem me convidado pra um programa de florescimento humano </w:t>
      </w:r>
      <w:r w:rsidR="00F44202" w:rsidRPr="093923F7">
        <w:rPr>
          <w:lang w:val="pt-BR"/>
        </w:rPr>
        <w:t>i</w:t>
      </w:r>
      <w:r w:rsidRPr="093923F7">
        <w:rPr>
          <w:lang w:val="pt-BR"/>
        </w:rPr>
        <w:t xml:space="preserve">sso </w:t>
      </w:r>
      <w:r w:rsidR="00F44202" w:rsidRPr="093923F7">
        <w:rPr>
          <w:lang w:val="pt-BR"/>
        </w:rPr>
        <w:t>a</w:t>
      </w:r>
      <w:r w:rsidRPr="093923F7">
        <w:rPr>
          <w:lang w:val="pt-BR"/>
        </w:rPr>
        <w:t xml:space="preserve">ham </w:t>
      </w:r>
      <w:r w:rsidR="00F44202" w:rsidRPr="093923F7">
        <w:rPr>
          <w:lang w:val="pt-BR"/>
        </w:rPr>
        <w:t>u</w:t>
      </w:r>
      <w:r w:rsidRPr="093923F7">
        <w:rPr>
          <w:lang w:val="pt-BR"/>
        </w:rPr>
        <w:t>m estudo muito lindo</w:t>
      </w:r>
      <w:r w:rsidR="00F44202" w:rsidRPr="093923F7">
        <w:rPr>
          <w:lang w:val="pt-BR"/>
        </w:rPr>
        <w:t>, e</w:t>
      </w:r>
      <w:r w:rsidRPr="093923F7">
        <w:rPr>
          <w:lang w:val="pt-BR"/>
        </w:rPr>
        <w:t>les criaram um programa de florescimento humano</w:t>
      </w:r>
      <w:r w:rsidR="00F44202" w:rsidRPr="093923F7">
        <w:rPr>
          <w:lang w:val="pt-BR"/>
        </w:rPr>
        <w:t>.</w:t>
      </w:r>
      <w:r w:rsidRPr="093923F7">
        <w:rPr>
          <w:lang w:val="pt-BR"/>
        </w:rPr>
        <w:t xml:space="preserve"> Então eles estavam validando esse programa de florescimento humano</w:t>
      </w:r>
      <w:r w:rsidR="00F44202" w:rsidRPr="093923F7">
        <w:rPr>
          <w:lang w:val="pt-BR"/>
        </w:rPr>
        <w:t xml:space="preserve">. </w:t>
      </w:r>
      <w:r w:rsidRPr="093923F7">
        <w:rPr>
          <w:lang w:val="pt-BR"/>
        </w:rPr>
        <w:t xml:space="preserve">Então em função do meu conhecimento em espiritualidade e saúde </w:t>
      </w:r>
      <w:r w:rsidR="00F44202" w:rsidRPr="093923F7">
        <w:rPr>
          <w:lang w:val="pt-BR"/>
        </w:rPr>
        <w:t>q</w:t>
      </w:r>
      <w:r w:rsidRPr="093923F7">
        <w:rPr>
          <w:lang w:val="pt-BR"/>
        </w:rPr>
        <w:t xml:space="preserve">ue eles me buscaram pra ser juíza </w:t>
      </w:r>
      <w:r w:rsidR="00F44202" w:rsidRPr="093923F7">
        <w:rPr>
          <w:lang w:val="pt-BR"/>
        </w:rPr>
        <w:t>e</w:t>
      </w:r>
      <w:r w:rsidRPr="093923F7">
        <w:rPr>
          <w:lang w:val="pt-BR"/>
        </w:rPr>
        <w:t>u fui, acho que em três momentos, né? E eles aplicaram isso, né? Esse programa</w:t>
      </w:r>
      <w:r w:rsidR="00F44202" w:rsidRPr="093923F7">
        <w:rPr>
          <w:lang w:val="pt-BR"/>
        </w:rPr>
        <w:t xml:space="preserve"> e</w:t>
      </w:r>
      <w:r w:rsidRPr="093923F7">
        <w:rPr>
          <w:lang w:val="pt-BR"/>
        </w:rPr>
        <w:t xml:space="preserve">ntão eu só conheço esse pessoal Não saberia dizer pra vocês </w:t>
      </w:r>
      <w:r w:rsidR="00F44202" w:rsidRPr="093923F7">
        <w:rPr>
          <w:lang w:val="pt-BR"/>
        </w:rPr>
        <w:t>e</w:t>
      </w:r>
      <w:r w:rsidRPr="093923F7">
        <w:rPr>
          <w:lang w:val="pt-BR"/>
        </w:rPr>
        <w:t>u sei de outros</w:t>
      </w:r>
    </w:p>
    <w:p w14:paraId="7F725891" w14:textId="77777777" w:rsidR="00F1520A" w:rsidRDefault="00F1520A" w:rsidP="00F152F0">
      <w:pPr>
        <w:jc w:val="both"/>
      </w:pPr>
    </w:p>
    <w:p w14:paraId="60BCA23E" w14:textId="77777777" w:rsidR="00F1520A" w:rsidRPr="00F44202" w:rsidRDefault="00F1520A" w:rsidP="00F152F0">
      <w:pPr>
        <w:jc w:val="both"/>
        <w:rPr>
          <w:b/>
          <w:bCs/>
        </w:rPr>
      </w:pPr>
      <w:r w:rsidRPr="00F44202">
        <w:rPr>
          <w:b/>
          <w:bCs/>
        </w:rPr>
        <w:t>Iara</w:t>
      </w:r>
    </w:p>
    <w:p w14:paraId="53DF28AD" w14:textId="6FD17E4E" w:rsidR="00F1520A" w:rsidRDefault="00F1520A" w:rsidP="00F152F0">
      <w:pPr>
        <w:jc w:val="both"/>
      </w:pPr>
      <w:r>
        <w:t>E no campo da espiritualidade, coping, autocompaixão</w:t>
      </w:r>
      <w:r w:rsidR="00F44202">
        <w:t xml:space="preserve"> t</w:t>
      </w:r>
      <w:r>
        <w:t>em algum tipo de associação, rede que se destaca já? Ou ainda não?</w:t>
      </w:r>
      <w:r w:rsidR="00F44202">
        <w:t xml:space="preserve"> </w:t>
      </w:r>
      <w:r>
        <w:t>Ainda mais profissionais independentes?</w:t>
      </w:r>
    </w:p>
    <w:p w14:paraId="2ECC6BAD" w14:textId="77777777" w:rsidR="00F1520A" w:rsidRPr="00F44202" w:rsidRDefault="00F1520A" w:rsidP="00F152F0">
      <w:pPr>
        <w:jc w:val="both"/>
        <w:rPr>
          <w:b/>
          <w:bCs/>
        </w:rPr>
      </w:pPr>
      <w:r w:rsidRPr="00F44202">
        <w:rPr>
          <w:b/>
          <w:bCs/>
        </w:rPr>
        <w:t>Mary Rute</w:t>
      </w:r>
    </w:p>
    <w:p w14:paraId="59C0D93B" w14:textId="7F5174E3" w:rsidR="00F1520A" w:rsidRDefault="00F1520A" w:rsidP="00F152F0">
      <w:pPr>
        <w:jc w:val="both"/>
      </w:pPr>
      <w:r w:rsidRPr="74E6DBFA">
        <w:rPr>
          <w:lang w:val="pt-BR"/>
        </w:rPr>
        <w:t xml:space="preserve">Eu sou líder de um grupo de pesquisa em espiritualidade e saúde </w:t>
      </w:r>
      <w:r w:rsidR="00F44202" w:rsidRPr="74E6DBFA">
        <w:rPr>
          <w:lang w:val="pt-BR"/>
        </w:rPr>
        <w:t>n</w:t>
      </w:r>
      <w:r w:rsidRPr="74E6DBFA">
        <w:rPr>
          <w:lang w:val="pt-BR"/>
        </w:rPr>
        <w:t xml:space="preserve">o </w:t>
      </w:r>
      <w:r w:rsidRPr="74E6DBFA">
        <w:rPr>
          <w:highlight w:val="yellow"/>
          <w:lang w:val="pt-BR"/>
        </w:rPr>
        <w:t>CNPq</w:t>
      </w:r>
      <w:r w:rsidRPr="74E6DBFA">
        <w:rPr>
          <w:lang w:val="pt-BR"/>
        </w:rPr>
        <w:t xml:space="preserve"> Tem o professor </w:t>
      </w:r>
      <w:r w:rsidRPr="74E6DBFA">
        <w:rPr>
          <w:highlight w:val="yellow"/>
          <w:lang w:val="pt-BR"/>
        </w:rPr>
        <w:t>Alexander Moreira Almeida</w:t>
      </w:r>
      <w:r w:rsidR="00F44202" w:rsidRPr="74E6DBFA">
        <w:rPr>
          <w:lang w:val="pt-BR"/>
        </w:rPr>
        <w:t>, d</w:t>
      </w:r>
      <w:r w:rsidRPr="74E6DBFA">
        <w:rPr>
          <w:lang w:val="pt-BR"/>
        </w:rPr>
        <w:t xml:space="preserve">e Juiz de Fora </w:t>
      </w:r>
      <w:r w:rsidR="00F44202" w:rsidRPr="74E6DBFA">
        <w:rPr>
          <w:lang w:val="pt-BR"/>
        </w:rPr>
        <w:t>j</w:t>
      </w:r>
      <w:r w:rsidRPr="74E6DBFA">
        <w:rPr>
          <w:lang w:val="pt-BR"/>
        </w:rPr>
        <w:t xml:space="preserve">unto com o Giancarlo E outros professores lá da equipe dele </w:t>
      </w:r>
      <w:r w:rsidR="00F44202" w:rsidRPr="74E6DBFA">
        <w:rPr>
          <w:lang w:val="pt-BR"/>
        </w:rPr>
        <w:t>q</w:t>
      </w:r>
      <w:r w:rsidRPr="74E6DBFA">
        <w:rPr>
          <w:lang w:val="pt-BR"/>
        </w:rPr>
        <w:t>ue trabalham com essas questões da espiritualidade e saúde</w:t>
      </w:r>
      <w:r w:rsidR="00F44202" w:rsidRPr="74E6DBFA">
        <w:rPr>
          <w:lang w:val="pt-BR"/>
        </w:rPr>
        <w:t xml:space="preserve">. </w:t>
      </w:r>
      <w:r w:rsidRPr="74E6DBFA">
        <w:rPr>
          <w:lang w:val="pt-BR"/>
        </w:rPr>
        <w:t xml:space="preserve">Eles têm algumas características bem distintas </w:t>
      </w:r>
      <w:r w:rsidR="00F44202" w:rsidRPr="74E6DBFA">
        <w:rPr>
          <w:lang w:val="pt-BR"/>
        </w:rPr>
        <w:t>d</w:t>
      </w:r>
      <w:r w:rsidRPr="74E6DBFA">
        <w:rPr>
          <w:lang w:val="pt-BR"/>
        </w:rPr>
        <w:t xml:space="preserve">o que eu penso </w:t>
      </w:r>
      <w:r w:rsidR="00F44202" w:rsidRPr="74E6DBFA">
        <w:rPr>
          <w:lang w:val="pt-BR"/>
        </w:rPr>
        <w:t>d</w:t>
      </w:r>
      <w:r w:rsidRPr="74E6DBFA">
        <w:rPr>
          <w:lang w:val="pt-BR"/>
        </w:rPr>
        <w:t>a minha perspectiva também</w:t>
      </w:r>
      <w:r w:rsidR="00F44202" w:rsidRPr="74E6DBFA">
        <w:rPr>
          <w:lang w:val="pt-BR"/>
        </w:rPr>
        <w:t>, e</w:t>
      </w:r>
      <w:r w:rsidRPr="74E6DBFA">
        <w:rPr>
          <w:lang w:val="pt-BR"/>
        </w:rPr>
        <w:t>les têm algumas diferenças Não sei se você chegou a conversar com eles</w:t>
      </w:r>
      <w:r w:rsidR="00F44202" w:rsidRPr="74E6DBFA">
        <w:rPr>
          <w:lang w:val="pt-BR"/>
        </w:rPr>
        <w:t>, m</w:t>
      </w:r>
      <w:r w:rsidRPr="74E6DBFA">
        <w:rPr>
          <w:lang w:val="pt-BR"/>
        </w:rPr>
        <w:t>as é um grupo ali bem estabelecido nesse campo</w:t>
      </w:r>
      <w:r w:rsidR="00F44202" w:rsidRPr="74E6DBFA">
        <w:rPr>
          <w:lang w:val="pt-BR"/>
        </w:rPr>
        <w:t>.</w:t>
      </w:r>
      <w:r w:rsidRPr="74E6DBFA">
        <w:rPr>
          <w:lang w:val="pt-BR"/>
        </w:rPr>
        <w:t xml:space="preserve"> Mas agora a gente vê vários focos</w:t>
      </w:r>
      <w:r w:rsidR="00F44202" w:rsidRPr="74E6DBFA">
        <w:rPr>
          <w:lang w:val="pt-BR"/>
        </w:rPr>
        <w:t>, m</w:t>
      </w:r>
      <w:r w:rsidRPr="74E6DBFA">
        <w:rPr>
          <w:lang w:val="pt-BR"/>
        </w:rPr>
        <w:t xml:space="preserve">as não como grupos assim bem estabelecidos </w:t>
      </w:r>
      <w:r w:rsidR="00F44202" w:rsidRPr="74E6DBFA">
        <w:rPr>
          <w:lang w:val="pt-BR"/>
        </w:rPr>
        <w:t>e</w:t>
      </w:r>
      <w:r w:rsidRPr="74E6DBFA">
        <w:rPr>
          <w:lang w:val="pt-BR"/>
        </w:rPr>
        <w:t>u vejo poucos</w:t>
      </w:r>
      <w:r w:rsidR="00F44202" w:rsidRPr="74E6DBFA">
        <w:rPr>
          <w:lang w:val="pt-BR"/>
        </w:rPr>
        <w:t>, na</w:t>
      </w:r>
      <w:r w:rsidRPr="74E6DBFA">
        <w:rPr>
          <w:lang w:val="pt-BR"/>
        </w:rPr>
        <w:t>o vejo assim Mesmo na USP tem algumas pessoas que então pesquisam</w:t>
      </w:r>
      <w:r w:rsidR="00F44202" w:rsidRPr="74E6DBFA">
        <w:rPr>
          <w:lang w:val="pt-BR"/>
        </w:rPr>
        <w:t xml:space="preserve">. </w:t>
      </w:r>
      <w:r w:rsidRPr="74E6DBFA">
        <w:rPr>
          <w:lang w:val="pt-BR"/>
        </w:rPr>
        <w:t xml:space="preserve">Mesmo na USP em psicologia da religião </w:t>
      </w:r>
      <w:r w:rsidR="00F44202" w:rsidRPr="74E6DBFA">
        <w:rPr>
          <w:lang w:val="pt-BR"/>
        </w:rPr>
        <w:t>e</w:t>
      </w:r>
      <w:r w:rsidRPr="74E6DBFA">
        <w:rPr>
          <w:lang w:val="pt-BR"/>
        </w:rPr>
        <w:t xml:space="preserve">m psicologia social </w:t>
      </w:r>
      <w:r w:rsidR="00F44202" w:rsidRPr="74E6DBFA">
        <w:rPr>
          <w:lang w:val="pt-BR"/>
        </w:rPr>
        <w:t>t</w:t>
      </w:r>
      <w:r w:rsidRPr="74E6DBFA">
        <w:rPr>
          <w:lang w:val="pt-BR"/>
        </w:rPr>
        <w:t xml:space="preserve">em algumas pessoas </w:t>
      </w:r>
      <w:r w:rsidR="00F44202" w:rsidRPr="74E6DBFA">
        <w:rPr>
          <w:lang w:val="pt-BR"/>
        </w:rPr>
        <w:t>m</w:t>
      </w:r>
      <w:r w:rsidRPr="74E6DBFA">
        <w:rPr>
          <w:lang w:val="pt-BR"/>
        </w:rPr>
        <w:t xml:space="preserve">as fora da psicologia social também tem </w:t>
      </w:r>
      <w:r w:rsidR="00F44202" w:rsidRPr="74E6DBFA">
        <w:rPr>
          <w:lang w:val="pt-BR"/>
        </w:rPr>
        <w:t>m</w:t>
      </w:r>
      <w:r w:rsidRPr="74E6DBFA">
        <w:rPr>
          <w:lang w:val="pt-BR"/>
        </w:rPr>
        <w:t>as são assim, focos</w:t>
      </w:r>
      <w:r w:rsidR="00F44202" w:rsidRPr="74E6DBFA">
        <w:rPr>
          <w:lang w:val="pt-BR"/>
        </w:rPr>
        <w:t>.</w:t>
      </w:r>
    </w:p>
    <w:p w14:paraId="36AFBA5A" w14:textId="32914978" w:rsidR="00F1520A" w:rsidRDefault="00F1520A" w:rsidP="00F152F0">
      <w:pPr>
        <w:jc w:val="both"/>
      </w:pPr>
      <w:r w:rsidRPr="74E6DBFA">
        <w:rPr>
          <w:lang w:val="pt-BR"/>
        </w:rPr>
        <w:t xml:space="preserve">Tem um outro professor, sim </w:t>
      </w:r>
      <w:r w:rsidR="00F44202" w:rsidRPr="74E6DBFA">
        <w:rPr>
          <w:lang w:val="pt-BR"/>
        </w:rPr>
        <w:t>e</w:t>
      </w:r>
      <w:r w:rsidRPr="74E6DBFA">
        <w:rPr>
          <w:lang w:val="pt-BR"/>
        </w:rPr>
        <w:t xml:space="preserve">squeci o nome dele agora </w:t>
      </w:r>
      <w:r w:rsidR="00F44202" w:rsidRPr="74E6DBFA">
        <w:rPr>
          <w:lang w:val="pt-BR"/>
        </w:rPr>
        <w:t>e</w:t>
      </w:r>
      <w:r w:rsidRPr="74E6DBFA">
        <w:rPr>
          <w:lang w:val="pt-BR"/>
        </w:rPr>
        <w:t xml:space="preserve">u acho que é </w:t>
      </w:r>
      <w:r w:rsidRPr="74E6DBFA">
        <w:rPr>
          <w:highlight w:val="yellow"/>
          <w:lang w:val="pt-BR"/>
        </w:rPr>
        <w:t>Flávio ou Fábio</w:t>
      </w:r>
      <w:r w:rsidRPr="74E6DBFA">
        <w:rPr>
          <w:lang w:val="pt-BR"/>
        </w:rPr>
        <w:t xml:space="preserve"> Não Depois eu até posso mandar para você</w:t>
      </w:r>
      <w:r w:rsidR="00F44202" w:rsidRPr="74E6DBFA">
        <w:rPr>
          <w:lang w:val="pt-BR"/>
        </w:rPr>
        <w:t>, e</w:t>
      </w:r>
      <w:r w:rsidRPr="74E6DBFA">
        <w:rPr>
          <w:lang w:val="pt-BR"/>
        </w:rPr>
        <w:t xml:space="preserve">u vou mandar </w:t>
      </w:r>
      <w:r w:rsidR="00F44202" w:rsidRPr="74E6DBFA">
        <w:rPr>
          <w:lang w:val="pt-BR"/>
        </w:rPr>
        <w:t>p</w:t>
      </w:r>
      <w:r w:rsidRPr="74E6DBFA">
        <w:rPr>
          <w:lang w:val="pt-BR"/>
        </w:rPr>
        <w:t xml:space="preserve">orque é uma pessoa assim que tem se destacado </w:t>
      </w:r>
      <w:r w:rsidR="00F44202" w:rsidRPr="74E6DBFA">
        <w:rPr>
          <w:lang w:val="pt-BR"/>
        </w:rPr>
        <w:t>e</w:t>
      </w:r>
      <w:r w:rsidRPr="74E6DBFA">
        <w:rPr>
          <w:lang w:val="pt-BR"/>
        </w:rPr>
        <w:t xml:space="preserve"> ele trabalha também com cuidados paliativos Esse </w:t>
      </w:r>
      <w:r w:rsidR="00F44202" w:rsidRPr="74E6DBFA">
        <w:rPr>
          <w:lang w:val="pt-BR"/>
        </w:rPr>
        <w:t xml:space="preserve">profesor. </w:t>
      </w:r>
      <w:r w:rsidRPr="74E6DBFA">
        <w:rPr>
          <w:lang w:val="pt-BR"/>
        </w:rPr>
        <w:t xml:space="preserve">Eu diria esses </w:t>
      </w:r>
      <w:r w:rsidR="00F44202" w:rsidRPr="74E6DBFA">
        <w:rPr>
          <w:lang w:val="pt-BR"/>
        </w:rPr>
        <w:t>m</w:t>
      </w:r>
      <w:r w:rsidRPr="74E6DBFA">
        <w:rPr>
          <w:lang w:val="pt-BR"/>
        </w:rPr>
        <w:t xml:space="preserve">as são limitações </w:t>
      </w:r>
      <w:r w:rsidR="00F44202" w:rsidRPr="74E6DBFA">
        <w:rPr>
          <w:lang w:val="pt-BR"/>
        </w:rPr>
        <w:t>é</w:t>
      </w:r>
      <w:r w:rsidRPr="74E6DBFA">
        <w:rPr>
          <w:lang w:val="pt-BR"/>
        </w:rPr>
        <w:t xml:space="preserve"> uma limitação</w:t>
      </w:r>
      <w:r w:rsidR="00F44202" w:rsidRPr="74E6DBFA">
        <w:rPr>
          <w:lang w:val="pt-BR"/>
        </w:rPr>
        <w:t>.</w:t>
      </w:r>
    </w:p>
    <w:p w14:paraId="0E8CDF65" w14:textId="77777777" w:rsidR="00F1520A" w:rsidRDefault="00F1520A" w:rsidP="00F152F0">
      <w:pPr>
        <w:jc w:val="both"/>
      </w:pPr>
    </w:p>
    <w:p w14:paraId="77E31A9D" w14:textId="77777777" w:rsidR="00F44202" w:rsidRDefault="00F44202" w:rsidP="00F152F0">
      <w:pPr>
        <w:jc w:val="both"/>
      </w:pPr>
    </w:p>
    <w:p w14:paraId="4D62F138" w14:textId="77777777" w:rsidR="00F1520A" w:rsidRPr="00F44202" w:rsidRDefault="00F1520A" w:rsidP="00F152F0">
      <w:pPr>
        <w:jc w:val="both"/>
        <w:rPr>
          <w:b/>
          <w:bCs/>
        </w:rPr>
      </w:pPr>
      <w:r w:rsidRPr="00F44202">
        <w:rPr>
          <w:b/>
          <w:bCs/>
        </w:rPr>
        <w:t>Iara</w:t>
      </w:r>
    </w:p>
    <w:p w14:paraId="3725958A" w14:textId="1CA02ED4" w:rsidR="00F1520A" w:rsidRDefault="00F1520A" w:rsidP="00F152F0">
      <w:pPr>
        <w:jc w:val="both"/>
      </w:pPr>
      <w:r>
        <w:t>Na natureza do campo</w:t>
      </w:r>
      <w:r w:rsidR="00F44202">
        <w:t>.</w:t>
      </w:r>
      <w:r>
        <w:t xml:space="preserve"> Que está nascendo ainda </w:t>
      </w:r>
      <w:r w:rsidR="00F44202">
        <w:t>n</w:t>
      </w:r>
      <w:r>
        <w:t xml:space="preserve">a infância, como a senhora disse </w:t>
      </w:r>
      <w:r w:rsidR="00F44202">
        <w:t>e</w:t>
      </w:r>
      <w:r>
        <w:t xml:space="preserve"> quais que são os principais meios de divulgação de resultados de pesquisa, assim?</w:t>
      </w:r>
      <w:r w:rsidR="00F44202">
        <w:t xml:space="preserve"> </w:t>
      </w:r>
      <w:r>
        <w:t xml:space="preserve">Tanto no florescimento humano </w:t>
      </w:r>
      <w:r w:rsidR="00F44202">
        <w:t>m</w:t>
      </w:r>
      <w:r>
        <w:t>as principalmente na espiritualidade, saúde, coping</w:t>
      </w:r>
      <w:r w:rsidR="00F44202">
        <w:t>, s</w:t>
      </w:r>
      <w:r>
        <w:t>eriam cúpulas, conferências, seminários, revistas, blogs</w:t>
      </w:r>
      <w:r w:rsidR="00F44202">
        <w:t>.</w:t>
      </w:r>
    </w:p>
    <w:p w14:paraId="37E6A287" w14:textId="77777777" w:rsidR="00F1520A" w:rsidRDefault="00F1520A" w:rsidP="00F152F0">
      <w:pPr>
        <w:jc w:val="both"/>
      </w:pPr>
      <w:r>
        <w:lastRenderedPageBreak/>
        <w:t>Vocês têm algum tipo de divulgação para além do estrito senso científico? Como é que funciona?</w:t>
      </w:r>
    </w:p>
    <w:p w14:paraId="25F5F541" w14:textId="77777777" w:rsidR="00F1520A" w:rsidRDefault="00F1520A" w:rsidP="00F152F0">
      <w:pPr>
        <w:jc w:val="both"/>
      </w:pPr>
    </w:p>
    <w:p w14:paraId="67CE7AC7" w14:textId="77777777" w:rsidR="00F1520A" w:rsidRPr="00F44202" w:rsidRDefault="00F1520A" w:rsidP="00F152F0">
      <w:pPr>
        <w:jc w:val="both"/>
        <w:rPr>
          <w:b/>
          <w:bCs/>
        </w:rPr>
      </w:pPr>
      <w:r w:rsidRPr="00F44202">
        <w:rPr>
          <w:b/>
          <w:bCs/>
        </w:rPr>
        <w:t>Mary Rute</w:t>
      </w:r>
    </w:p>
    <w:p w14:paraId="6E553E9C" w14:textId="24F79F99" w:rsidR="00F1520A" w:rsidRDefault="00F1520A" w:rsidP="00F152F0">
      <w:pPr>
        <w:jc w:val="both"/>
      </w:pPr>
      <w:r>
        <w:t xml:space="preserve">É </w:t>
      </w:r>
      <w:r w:rsidR="00F44202">
        <w:t>isso mesmo que você mencionou, os trabalhos em seminários, em conferências,</w:t>
      </w:r>
      <w:r w:rsidR="49FD28E3">
        <w:t xml:space="preserve"> </w:t>
      </w:r>
      <w:r w:rsidR="00F44202">
        <w:t>até tem mais divulgação do que necessariamente nas revistas acadêmicas porque tem gente que vem para o mestrado, por exemplo consegue apresentar sua pesquisa em um seminário ou em uma conferência e não consegue publicar ou tem mais dificuldade publicar ou vai publicar muito tempo depois, então é os meios de divulgação são basicamente em seminários, em conferências, alguns se destacam nas redes sociais mas isso não é tão comum nas redes sociais, mas eu acho que isso seria bem interessante para poder popularizar os resultados de pesquisa, mas é mais uma tarefa então, mais uma coisa a rede social, ou as redes sociais</w:t>
      </w:r>
      <w:r w:rsidR="5793C281">
        <w:t xml:space="preserve"> </w:t>
      </w:r>
      <w:r w:rsidR="00F44202">
        <w:t xml:space="preserve">a gente tem que dar conta disso também e fica difícil, mas algumas pessoas têm certeza que a gente vai ter esse resultado mas é mais forte mesmo nos seminários e congressos. </w:t>
      </w:r>
    </w:p>
    <w:p w14:paraId="574FD4BE" w14:textId="77777777" w:rsidR="00F1520A" w:rsidRDefault="00F1520A" w:rsidP="00F152F0">
      <w:pPr>
        <w:jc w:val="both"/>
      </w:pPr>
    </w:p>
    <w:p w14:paraId="2CA1506C" w14:textId="77777777" w:rsidR="00F1520A" w:rsidRPr="00F44202" w:rsidRDefault="00F1520A" w:rsidP="00F152F0">
      <w:pPr>
        <w:jc w:val="both"/>
        <w:rPr>
          <w:b/>
          <w:bCs/>
        </w:rPr>
      </w:pPr>
      <w:r w:rsidRPr="00F44202">
        <w:rPr>
          <w:b/>
          <w:bCs/>
        </w:rPr>
        <w:t>Iara</w:t>
      </w:r>
    </w:p>
    <w:p w14:paraId="4396F914" w14:textId="03127D88" w:rsidR="00F1520A" w:rsidRDefault="00F1520A" w:rsidP="00F152F0">
      <w:pPr>
        <w:jc w:val="both"/>
      </w:pPr>
      <w:r>
        <w:t xml:space="preserve">Tem algum seminário e congresso </w:t>
      </w:r>
      <w:r w:rsidR="00F44202">
        <w:t>q</w:t>
      </w:r>
      <w:r>
        <w:t xml:space="preserve">ue a senhora mencionaria </w:t>
      </w:r>
      <w:r w:rsidR="00F44202">
        <w:t>d</w:t>
      </w:r>
      <w:r>
        <w:t>e especialmente estratégico? Dentro desses seminários</w:t>
      </w:r>
      <w:r w:rsidR="00F44202">
        <w:t>.</w:t>
      </w:r>
    </w:p>
    <w:p w14:paraId="11DE56CD" w14:textId="77777777" w:rsidR="00F1520A" w:rsidRDefault="00F1520A" w:rsidP="00F152F0">
      <w:pPr>
        <w:jc w:val="both"/>
      </w:pPr>
    </w:p>
    <w:p w14:paraId="19B4A47B" w14:textId="77777777" w:rsidR="00F1520A" w:rsidRPr="00F44202" w:rsidRDefault="00F1520A" w:rsidP="00F152F0">
      <w:pPr>
        <w:jc w:val="both"/>
        <w:rPr>
          <w:b/>
          <w:bCs/>
        </w:rPr>
      </w:pPr>
      <w:r w:rsidRPr="00F44202">
        <w:rPr>
          <w:b/>
          <w:bCs/>
        </w:rPr>
        <w:t>Mary Rute</w:t>
      </w:r>
    </w:p>
    <w:p w14:paraId="39FA9474" w14:textId="7C085C98" w:rsidR="00F1520A" w:rsidRDefault="00F44202" w:rsidP="00F152F0">
      <w:pPr>
        <w:jc w:val="both"/>
      </w:pPr>
      <w:r>
        <w:t>Seminário de cuidados as conferências em cuidados paliativos, nós vamos ter um congresso de bioética</w:t>
      </w:r>
      <w:r w:rsidR="00045C76">
        <w:t>,</w:t>
      </w:r>
      <w:r>
        <w:t xml:space="preserve"> um congresso internacional de bioética e o nosso programa de bioética</w:t>
      </w:r>
      <w:r w:rsidR="00045C76">
        <w:t xml:space="preserve">, </w:t>
      </w:r>
      <w:r>
        <w:t xml:space="preserve">ele é responsável por esse congresso </w:t>
      </w:r>
      <w:r w:rsidR="00045C76">
        <w:t>I</w:t>
      </w:r>
      <w:r>
        <w:t>bero-americano de bioética e aí sempre tem muitos trabalhos que a gente vai poder perceber</w:t>
      </w:r>
      <w:r w:rsidR="00045C76">
        <w:t xml:space="preserve"> </w:t>
      </w:r>
      <w:r>
        <w:t>assim, espiritualidade e saúde ou algo de florescimento humano</w:t>
      </w:r>
      <w:r w:rsidR="00045C76">
        <w:t>,</w:t>
      </w:r>
      <w:r>
        <w:t xml:space="preserve"> de cuidado ético a gente vai perceber ali essa conferência anual</w:t>
      </w:r>
      <w:r w:rsidR="00045C76">
        <w:t xml:space="preserve"> </w:t>
      </w:r>
      <w:r>
        <w:t xml:space="preserve">que o professor </w:t>
      </w:r>
      <w:r w:rsidR="00045C76">
        <w:t>A</w:t>
      </w:r>
      <w:r>
        <w:t xml:space="preserve">lexander </w:t>
      </w:r>
      <w:r w:rsidR="00045C76">
        <w:t>M</w:t>
      </w:r>
      <w:r>
        <w:t xml:space="preserve">oreira </w:t>
      </w:r>
      <w:r w:rsidR="00045C76">
        <w:t>A</w:t>
      </w:r>
      <w:r>
        <w:t xml:space="preserve">lmeida divulga lá na </w:t>
      </w:r>
      <w:r w:rsidR="00045C76">
        <w:t>U</w:t>
      </w:r>
      <w:r>
        <w:t xml:space="preserve">niversidade de </w:t>
      </w:r>
      <w:r w:rsidR="00045C76">
        <w:t>S</w:t>
      </w:r>
      <w:r>
        <w:t xml:space="preserve">ão </w:t>
      </w:r>
      <w:r w:rsidR="00045C76">
        <w:t>P</w:t>
      </w:r>
      <w:r>
        <w:t>aulo</w:t>
      </w:r>
      <w:r w:rsidR="00045C76">
        <w:t>,</w:t>
      </w:r>
      <w:r>
        <w:t xml:space="preserve"> na </w:t>
      </w:r>
      <w:r w:rsidR="00045C76">
        <w:t>U</w:t>
      </w:r>
      <w:r>
        <w:t xml:space="preserve">niversidade </w:t>
      </w:r>
      <w:r w:rsidR="00045C76">
        <w:t>F</w:t>
      </w:r>
      <w:r>
        <w:t xml:space="preserve">ederal de </w:t>
      </w:r>
      <w:r w:rsidR="00045C76">
        <w:t>J</w:t>
      </w:r>
      <w:r>
        <w:t xml:space="preserve">uiz de </w:t>
      </w:r>
      <w:r w:rsidR="00045C76">
        <w:t>B</w:t>
      </w:r>
      <w:r>
        <w:t xml:space="preserve">ora então a gente poderia dizer que ali também esse </w:t>
      </w:r>
      <w:r w:rsidR="00045C76">
        <w:t xml:space="preserve">congreso, </w:t>
      </w:r>
      <w:r>
        <w:t>ele é um bom</w:t>
      </w:r>
      <w:r w:rsidR="00045C76">
        <w:t xml:space="preserve"> </w:t>
      </w:r>
      <w:r>
        <w:t>é de referência, para pensar essas questões</w:t>
      </w:r>
      <w:r w:rsidR="00045C76">
        <w:t xml:space="preserve"> </w:t>
      </w:r>
      <w:r>
        <w:t>e os congressos em cuidados paliativos</w:t>
      </w:r>
      <w:r w:rsidR="00045C76">
        <w:t>,</w:t>
      </w:r>
      <w:r>
        <w:t xml:space="preserve"> aí surgem vários trabalhos pelo menos de espiritualidade e saúde</w:t>
      </w:r>
      <w:r w:rsidR="00045C76">
        <w:t xml:space="preserve"> </w:t>
      </w:r>
      <w:r>
        <w:t>porque em função mesmo da espiritualidade nesse contexto dos cuidados paliativos então tem vindo muitos trabalhos sobre isso</w:t>
      </w:r>
      <w:r w:rsidR="00045C76">
        <w:t>.</w:t>
      </w:r>
    </w:p>
    <w:p w14:paraId="5D1DFACF" w14:textId="77777777" w:rsidR="00F1520A" w:rsidRDefault="00F1520A" w:rsidP="00F152F0">
      <w:pPr>
        <w:jc w:val="both"/>
      </w:pPr>
    </w:p>
    <w:p w14:paraId="622BBAC7" w14:textId="77777777" w:rsidR="00F1520A" w:rsidRPr="00045C76" w:rsidRDefault="00F1520A" w:rsidP="00F152F0">
      <w:pPr>
        <w:jc w:val="both"/>
        <w:rPr>
          <w:b/>
          <w:bCs/>
        </w:rPr>
      </w:pPr>
      <w:r w:rsidRPr="00045C76">
        <w:rPr>
          <w:b/>
          <w:bCs/>
        </w:rPr>
        <w:t>Iara</w:t>
      </w:r>
    </w:p>
    <w:p w14:paraId="740EB582" w14:textId="50FD9A81" w:rsidR="00F1520A" w:rsidRDefault="00F1520A" w:rsidP="00F152F0">
      <w:pPr>
        <w:jc w:val="both"/>
      </w:pPr>
      <w:r>
        <w:t xml:space="preserve">Perfeito </w:t>
      </w:r>
      <w:r w:rsidR="00045C76">
        <w:t>e professora, como é que a senhora obtém os recursos necessários para a sua pesquisa? Eu sei que a senhora é bolsista produtividade tem alguma outra fonte de financiamento? Ou é principalmente CNPQ e CAPES?</w:t>
      </w:r>
    </w:p>
    <w:p w14:paraId="73563B27" w14:textId="77777777" w:rsidR="00F1520A" w:rsidRDefault="00F1520A" w:rsidP="00F152F0">
      <w:pPr>
        <w:jc w:val="both"/>
      </w:pPr>
    </w:p>
    <w:p w14:paraId="4E283BFB" w14:textId="7821EFB1" w:rsidR="00F1520A" w:rsidRPr="00045C76" w:rsidRDefault="00F1520A" w:rsidP="00F152F0">
      <w:pPr>
        <w:jc w:val="both"/>
        <w:rPr>
          <w:b/>
          <w:bCs/>
        </w:rPr>
      </w:pPr>
      <w:r w:rsidRPr="00045C76">
        <w:rPr>
          <w:b/>
          <w:bCs/>
        </w:rPr>
        <w:t>Mary Rute</w:t>
      </w:r>
    </w:p>
    <w:p w14:paraId="14FCA3AE" w14:textId="73779EE7" w:rsidR="00F1520A" w:rsidRDefault="00F1520A" w:rsidP="00F152F0">
      <w:pPr>
        <w:jc w:val="both"/>
      </w:pPr>
      <w:r w:rsidRPr="093923F7">
        <w:rPr>
          <w:lang w:val="pt-BR"/>
        </w:rPr>
        <w:t xml:space="preserve">Principalmente </w:t>
      </w:r>
      <w:r w:rsidRPr="093923F7">
        <w:rPr>
          <w:highlight w:val="yellow"/>
          <w:lang w:val="pt-BR"/>
        </w:rPr>
        <w:t>CNPq e CAPES</w:t>
      </w:r>
      <w:r w:rsidRPr="093923F7">
        <w:rPr>
          <w:lang w:val="pt-BR"/>
        </w:rPr>
        <w:t xml:space="preserve"> </w:t>
      </w:r>
      <w:r w:rsidR="00045C76" w:rsidRPr="093923F7">
        <w:rPr>
          <w:lang w:val="pt-BR"/>
        </w:rPr>
        <w:t>e</w:t>
      </w:r>
      <w:r w:rsidRPr="093923F7">
        <w:rPr>
          <w:lang w:val="pt-BR"/>
        </w:rPr>
        <w:t xml:space="preserve"> outras agências estaduais </w:t>
      </w:r>
      <w:r w:rsidR="00045C76" w:rsidRPr="093923F7">
        <w:rPr>
          <w:lang w:val="pt-BR"/>
        </w:rPr>
        <w:t>c</w:t>
      </w:r>
      <w:r w:rsidRPr="093923F7">
        <w:rPr>
          <w:lang w:val="pt-BR"/>
        </w:rPr>
        <w:t xml:space="preserve">omo, por exemplo, </w:t>
      </w:r>
      <w:r w:rsidRPr="093923F7">
        <w:rPr>
          <w:highlight w:val="yellow"/>
          <w:lang w:val="pt-BR"/>
        </w:rPr>
        <w:t>Fabemig</w:t>
      </w:r>
      <w:r w:rsidR="00045C76" w:rsidRPr="093923F7">
        <w:rPr>
          <w:highlight w:val="yellow"/>
          <w:lang w:val="pt-BR"/>
        </w:rPr>
        <w:t xml:space="preserve">, </w:t>
      </w:r>
      <w:r w:rsidRPr="093923F7">
        <w:rPr>
          <w:highlight w:val="yellow"/>
          <w:lang w:val="pt-BR"/>
        </w:rPr>
        <w:t>Fundação Araucária</w:t>
      </w:r>
      <w:r w:rsidR="7737E864" w:rsidRPr="093923F7">
        <w:rPr>
          <w:highlight w:val="yellow"/>
          <w:lang w:val="pt-BR"/>
        </w:rPr>
        <w:t>, a</w:t>
      </w:r>
      <w:r w:rsidRPr="093923F7">
        <w:rPr>
          <w:highlight w:val="yellow"/>
          <w:lang w:val="pt-BR"/>
        </w:rPr>
        <w:t xml:space="preserve"> </w:t>
      </w:r>
      <w:r w:rsidR="4645E2F4" w:rsidRPr="093923F7">
        <w:rPr>
          <w:highlight w:val="yellow"/>
          <w:lang w:val="pt-BR"/>
        </w:rPr>
        <w:t>F</w:t>
      </w:r>
      <w:r w:rsidRPr="093923F7">
        <w:rPr>
          <w:highlight w:val="yellow"/>
          <w:lang w:val="pt-BR"/>
        </w:rPr>
        <w:t>apesp Então</w:t>
      </w:r>
      <w:r w:rsidRPr="093923F7">
        <w:rPr>
          <w:lang w:val="pt-BR"/>
        </w:rPr>
        <w:t xml:space="preserve"> essas fundações estaduais</w:t>
      </w:r>
      <w:r w:rsidR="00045C76" w:rsidRPr="093923F7">
        <w:rPr>
          <w:lang w:val="pt-BR"/>
        </w:rPr>
        <w:t>. E</w:t>
      </w:r>
      <w:r w:rsidRPr="093923F7">
        <w:rPr>
          <w:lang w:val="pt-BR"/>
        </w:rPr>
        <w:t xml:space="preserve">u percebo assim que </w:t>
      </w:r>
      <w:r w:rsidR="00045C76" w:rsidRPr="093923F7">
        <w:rPr>
          <w:lang w:val="pt-BR"/>
        </w:rPr>
        <w:t>p</w:t>
      </w:r>
      <w:r w:rsidRPr="093923F7">
        <w:rPr>
          <w:lang w:val="pt-BR"/>
        </w:rPr>
        <w:t xml:space="preserve">oucas agências de fomento internacionais </w:t>
      </w:r>
      <w:r w:rsidR="00045C76" w:rsidRPr="093923F7">
        <w:rPr>
          <w:lang w:val="pt-BR"/>
        </w:rPr>
        <w:t>d</w:t>
      </w:r>
      <w:r w:rsidRPr="093923F7">
        <w:rPr>
          <w:lang w:val="pt-BR"/>
        </w:rPr>
        <w:t>ão suporte para esse tipo de pesquisa no Brasil</w:t>
      </w:r>
      <w:r w:rsidR="00045C76" w:rsidRPr="093923F7">
        <w:rPr>
          <w:lang w:val="pt-BR"/>
        </w:rPr>
        <w:t xml:space="preserve">. </w:t>
      </w:r>
      <w:r w:rsidRPr="093923F7">
        <w:rPr>
          <w:lang w:val="pt-BR"/>
        </w:rPr>
        <w:t>Eu acho que são duas coisas</w:t>
      </w:r>
      <w:r w:rsidR="00045C76" w:rsidRPr="093923F7">
        <w:rPr>
          <w:lang w:val="pt-BR"/>
        </w:rPr>
        <w:t>, m</w:t>
      </w:r>
      <w:r w:rsidRPr="093923F7">
        <w:rPr>
          <w:lang w:val="pt-BR"/>
        </w:rPr>
        <w:t xml:space="preserve">m geral, essas agências têm </w:t>
      </w:r>
      <w:r w:rsidR="00045C76" w:rsidRPr="093923F7">
        <w:rPr>
          <w:lang w:val="pt-BR"/>
        </w:rPr>
        <w:t>m</w:t>
      </w:r>
      <w:r w:rsidRPr="093923F7">
        <w:rPr>
          <w:lang w:val="pt-BR"/>
        </w:rPr>
        <w:t xml:space="preserve">ais interesse em outros temas </w:t>
      </w:r>
      <w:r w:rsidR="00045C76" w:rsidRPr="093923F7">
        <w:rPr>
          <w:lang w:val="pt-BR"/>
        </w:rPr>
        <w:t>e</w:t>
      </w:r>
      <w:r w:rsidRPr="093923F7">
        <w:rPr>
          <w:lang w:val="pt-BR"/>
        </w:rPr>
        <w:t xml:space="preserve"> não nesse tema</w:t>
      </w:r>
      <w:r w:rsidR="00045C76" w:rsidRPr="093923F7">
        <w:rPr>
          <w:lang w:val="pt-BR"/>
        </w:rPr>
        <w:t>,</w:t>
      </w:r>
      <w:r w:rsidRPr="093923F7">
        <w:rPr>
          <w:lang w:val="pt-BR"/>
        </w:rPr>
        <w:t xml:space="preserve"> </w:t>
      </w:r>
      <w:r w:rsidR="00045C76" w:rsidRPr="093923F7">
        <w:rPr>
          <w:lang w:val="pt-BR"/>
        </w:rPr>
        <w:t>i</w:t>
      </w:r>
      <w:r w:rsidRPr="093923F7">
        <w:rPr>
          <w:lang w:val="pt-BR"/>
        </w:rPr>
        <w:t>sso é um ponto</w:t>
      </w:r>
    </w:p>
    <w:p w14:paraId="5517BD53" w14:textId="281703E4" w:rsidR="00F1520A" w:rsidRDefault="00045C76" w:rsidP="00F152F0">
      <w:pPr>
        <w:jc w:val="both"/>
      </w:pPr>
      <w:r>
        <w:lastRenderedPageBreak/>
        <w:t>e</w:t>
      </w:r>
      <w:r w:rsidR="00F1520A">
        <w:t xml:space="preserve"> um outro ponto é a limitação da língua também</w:t>
      </w:r>
      <w:r>
        <w:t>.</w:t>
      </w:r>
      <w:r w:rsidR="00F1520A">
        <w:t xml:space="preserve"> Para poder concorrer a esses editais </w:t>
      </w:r>
      <w:r>
        <w:t>a</w:t>
      </w:r>
      <w:r w:rsidR="00F1520A">
        <w:t xml:space="preserve">í teria que ter um conhecimento </w:t>
      </w:r>
      <w:r>
        <w:t>m</w:t>
      </w:r>
      <w:r w:rsidR="00F1520A">
        <w:t xml:space="preserve">ais fluente do </w:t>
      </w:r>
      <w:r>
        <w:t>inglés e</w:t>
      </w:r>
      <w:r w:rsidR="00F1520A">
        <w:t xml:space="preserve"> isso é um limitador Mas sim, é verdade que essas agências de fomento internacionais </w:t>
      </w:r>
      <w:r>
        <w:t>e</w:t>
      </w:r>
      <w:r w:rsidR="00F1520A">
        <w:t>ssas agências não dão tanto suporte para esse tipo de tema</w:t>
      </w:r>
      <w:r>
        <w:t xml:space="preserve">. </w:t>
      </w:r>
    </w:p>
    <w:p w14:paraId="0AC6FC5C" w14:textId="77777777" w:rsidR="00F1520A" w:rsidRDefault="00F1520A" w:rsidP="00F152F0">
      <w:pPr>
        <w:jc w:val="both"/>
      </w:pPr>
    </w:p>
    <w:p w14:paraId="0ECC1BC8" w14:textId="77777777" w:rsidR="00F1520A" w:rsidRPr="00045C76" w:rsidRDefault="00F1520A" w:rsidP="00F152F0">
      <w:pPr>
        <w:jc w:val="both"/>
        <w:rPr>
          <w:b/>
          <w:bCs/>
        </w:rPr>
      </w:pPr>
      <w:r w:rsidRPr="00045C76">
        <w:rPr>
          <w:b/>
          <w:bCs/>
        </w:rPr>
        <w:t>Iara</w:t>
      </w:r>
    </w:p>
    <w:p w14:paraId="475290A3" w14:textId="61DE652D" w:rsidR="00F1520A" w:rsidRDefault="00F1520A" w:rsidP="00F152F0">
      <w:pPr>
        <w:jc w:val="both"/>
      </w:pPr>
      <w:r>
        <w:t>Perfeito</w:t>
      </w:r>
      <w:r w:rsidR="00045C76">
        <w:t>,</w:t>
      </w:r>
      <w:r>
        <w:t xml:space="preserve"> </w:t>
      </w:r>
      <w:r w:rsidR="00045C76">
        <w:t>para a gente encerrar eu queria perguntar para a señora, quais são os pesquisadores que além de você a senhora considera mais relevantes e que a gente recomenda que a gente entreviste eu sei que a señora, mencionou vários</w:t>
      </w:r>
    </w:p>
    <w:p w14:paraId="63CE0B30" w14:textId="7BE6ADAA" w:rsidR="00F1520A" w:rsidRDefault="00045C76" w:rsidP="00F152F0">
      <w:pPr>
        <w:jc w:val="both"/>
      </w:pPr>
      <w:r>
        <w:t>mas se puder fazer um exercício de priorização e explicar um pouquinho o porquê imagino que talvez as pessoas lá do florescimento humano enfim, fique livre para recomendar.</w:t>
      </w:r>
    </w:p>
    <w:p w14:paraId="72901D75" w14:textId="77777777" w:rsidR="00F1520A" w:rsidRDefault="00F1520A" w:rsidP="00F152F0">
      <w:pPr>
        <w:jc w:val="both"/>
      </w:pPr>
    </w:p>
    <w:p w14:paraId="1DC6F65C" w14:textId="77777777" w:rsidR="00F1520A" w:rsidRPr="00045C76" w:rsidRDefault="00F1520A" w:rsidP="00F152F0">
      <w:pPr>
        <w:jc w:val="both"/>
        <w:rPr>
          <w:b/>
          <w:bCs/>
        </w:rPr>
      </w:pPr>
      <w:r w:rsidRPr="00045C76">
        <w:rPr>
          <w:b/>
          <w:bCs/>
        </w:rPr>
        <w:t>Mary Rute</w:t>
      </w:r>
    </w:p>
    <w:p w14:paraId="2DD3760F" w14:textId="6B50DA4C" w:rsidR="00F1520A" w:rsidRDefault="00F1520A" w:rsidP="74E6DBFA">
      <w:pPr>
        <w:jc w:val="both"/>
        <w:rPr>
          <w:lang w:val="pt-BR"/>
        </w:rPr>
      </w:pPr>
      <w:r w:rsidRPr="74E6DBFA">
        <w:rPr>
          <w:lang w:val="pt-BR"/>
        </w:rPr>
        <w:t xml:space="preserve">Vale a pena mesmo esse pessoal </w:t>
      </w:r>
      <w:r w:rsidR="00045C76" w:rsidRPr="74E6DBFA">
        <w:rPr>
          <w:lang w:val="pt-BR"/>
        </w:rPr>
        <w:t>p</w:t>
      </w:r>
      <w:r w:rsidRPr="74E6DBFA">
        <w:rPr>
          <w:lang w:val="pt-BR"/>
        </w:rPr>
        <w:t>orque aí é específico</w:t>
      </w:r>
      <w:r w:rsidR="00045C76" w:rsidRPr="74E6DBFA">
        <w:rPr>
          <w:lang w:val="pt-BR"/>
        </w:rPr>
        <w:t>,</w:t>
      </w:r>
      <w:r w:rsidRPr="74E6DBFA">
        <w:rPr>
          <w:lang w:val="pt-BR"/>
        </w:rPr>
        <w:t xml:space="preserve"> </w:t>
      </w:r>
      <w:r w:rsidR="00045C76" w:rsidRPr="74E6DBFA">
        <w:rPr>
          <w:lang w:val="pt-BR"/>
        </w:rPr>
        <w:t>m</w:t>
      </w:r>
      <w:r w:rsidRPr="74E6DBFA">
        <w:rPr>
          <w:lang w:val="pt-BR"/>
        </w:rPr>
        <w:t>as eu também recomendaria a professora Marta Helena</w:t>
      </w:r>
      <w:r w:rsidR="00045C76" w:rsidRPr="74E6DBFA">
        <w:rPr>
          <w:lang w:val="pt-BR"/>
        </w:rPr>
        <w:t xml:space="preserve"> q</w:t>
      </w:r>
      <w:r w:rsidRPr="74E6DBFA">
        <w:rPr>
          <w:lang w:val="pt-BR"/>
        </w:rPr>
        <w:t xml:space="preserve">ue ela trabalha com espiritualidade e saúde </w:t>
      </w:r>
      <w:r w:rsidR="00045C76" w:rsidRPr="74E6DBFA">
        <w:rPr>
          <w:lang w:val="pt-BR"/>
        </w:rPr>
        <w:t>n</w:t>
      </w:r>
      <w:r w:rsidRPr="74E6DBFA">
        <w:rPr>
          <w:lang w:val="pt-BR"/>
        </w:rPr>
        <w:t>esse campo da psicologi</w:t>
      </w:r>
      <w:r w:rsidR="00045C76" w:rsidRPr="74E6DBFA">
        <w:rPr>
          <w:lang w:val="pt-BR"/>
        </w:rPr>
        <w:t>, e</w:t>
      </w:r>
      <w:r w:rsidRPr="74E6DBFA">
        <w:rPr>
          <w:lang w:val="pt-BR"/>
        </w:rPr>
        <w:t xml:space="preserve">la trabalha com psicologia e religião </w:t>
      </w:r>
      <w:r w:rsidR="00045C76" w:rsidRPr="74E6DBFA">
        <w:rPr>
          <w:lang w:val="pt-BR"/>
        </w:rPr>
        <w:t xml:space="preserve">e </w:t>
      </w:r>
      <w:r w:rsidRPr="74E6DBFA">
        <w:rPr>
          <w:lang w:val="pt-BR"/>
        </w:rPr>
        <w:t>espiritualidade e saúde</w:t>
      </w:r>
      <w:r w:rsidR="00045C76" w:rsidRPr="74E6DBFA">
        <w:rPr>
          <w:lang w:val="pt-BR"/>
        </w:rPr>
        <w:t xml:space="preserve">. </w:t>
      </w:r>
      <w:r w:rsidRPr="74E6DBFA">
        <w:rPr>
          <w:lang w:val="pt-BR"/>
        </w:rPr>
        <w:t xml:space="preserve">Então penso que vale a pena entrevistar a professora </w:t>
      </w:r>
    </w:p>
    <w:p w14:paraId="2464E4EF" w14:textId="77777777" w:rsidR="00F1520A" w:rsidRDefault="00F1520A" w:rsidP="00F152F0">
      <w:pPr>
        <w:jc w:val="both"/>
      </w:pPr>
    </w:p>
    <w:p w14:paraId="1C92DAB6" w14:textId="77777777" w:rsidR="00F1520A" w:rsidRPr="00045C76" w:rsidRDefault="00F1520A" w:rsidP="00F152F0">
      <w:pPr>
        <w:jc w:val="both"/>
        <w:rPr>
          <w:b/>
          <w:bCs/>
        </w:rPr>
      </w:pPr>
      <w:r w:rsidRPr="00045C76">
        <w:rPr>
          <w:b/>
          <w:bCs/>
        </w:rPr>
        <w:t>Mary Rute</w:t>
      </w:r>
    </w:p>
    <w:p w14:paraId="693168A1" w14:textId="4E54A8C2" w:rsidR="00F1520A" w:rsidRDefault="00F1520A" w:rsidP="00F152F0">
      <w:pPr>
        <w:jc w:val="both"/>
      </w:pPr>
      <w:r w:rsidRPr="74E6DBFA">
        <w:rPr>
          <w:highlight w:val="yellow"/>
          <w:lang w:val="pt-BR"/>
        </w:rPr>
        <w:t>Marta Helena de Freitas</w:t>
      </w:r>
      <w:r w:rsidR="00045C76" w:rsidRPr="74E6DBFA">
        <w:rPr>
          <w:highlight w:val="yellow"/>
          <w:lang w:val="pt-BR"/>
        </w:rPr>
        <w:t>.</w:t>
      </w:r>
      <w:r w:rsidR="00045C76" w:rsidRPr="74E6DBFA">
        <w:rPr>
          <w:lang w:val="pt-BR"/>
        </w:rPr>
        <w:t xml:space="preserve"> </w:t>
      </w:r>
      <w:r w:rsidRPr="74E6DBFA">
        <w:rPr>
          <w:lang w:val="pt-BR"/>
        </w:rPr>
        <w:t>Ela é dona do Pós-</w:t>
      </w:r>
      <w:r w:rsidR="00045C76" w:rsidRPr="74E6DBFA">
        <w:rPr>
          <w:lang w:val="pt-BR"/>
        </w:rPr>
        <w:t>C</w:t>
      </w:r>
      <w:r w:rsidRPr="74E6DBFA">
        <w:rPr>
          <w:lang w:val="pt-BR"/>
        </w:rPr>
        <w:t>atólica de Brasília</w:t>
      </w:r>
      <w:r w:rsidR="00045C76" w:rsidRPr="74E6DBFA">
        <w:rPr>
          <w:lang w:val="pt-BR"/>
        </w:rPr>
        <w:t>.</w:t>
      </w:r>
      <w:r w:rsidRPr="74E6DBFA">
        <w:rPr>
          <w:lang w:val="pt-BR"/>
        </w:rPr>
        <w:t xml:space="preserve"> Deixa eu ver quem mais... Aí tem algumas outras pessoas que pesquisam</w:t>
      </w:r>
      <w:r w:rsidR="00045C76" w:rsidRPr="74E6DBFA">
        <w:rPr>
          <w:lang w:val="pt-BR"/>
        </w:rPr>
        <w:t>, p</w:t>
      </w:r>
      <w:r w:rsidRPr="74E6DBFA">
        <w:rPr>
          <w:lang w:val="pt-BR"/>
        </w:rPr>
        <w:t>or exemplo, coping religioso</w:t>
      </w:r>
      <w:r w:rsidR="00045C76" w:rsidRPr="74E6DBFA">
        <w:rPr>
          <w:lang w:val="pt-BR"/>
        </w:rPr>
        <w:t>,</w:t>
      </w:r>
      <w:r w:rsidRPr="74E6DBFA">
        <w:rPr>
          <w:lang w:val="pt-BR"/>
        </w:rPr>
        <w:t xml:space="preserve"> </w:t>
      </w:r>
      <w:r w:rsidR="00045C76" w:rsidRPr="74E6DBFA">
        <w:rPr>
          <w:lang w:val="pt-BR"/>
        </w:rPr>
        <w:t>m</w:t>
      </w:r>
      <w:r w:rsidRPr="74E6DBFA">
        <w:rPr>
          <w:lang w:val="pt-BR"/>
        </w:rPr>
        <w:t>as aí são coisas mais pontuais, né?</w:t>
      </w:r>
    </w:p>
    <w:p w14:paraId="2787CE51" w14:textId="77777777" w:rsidR="00F1520A" w:rsidRDefault="00F1520A" w:rsidP="00F152F0">
      <w:pPr>
        <w:jc w:val="both"/>
      </w:pPr>
    </w:p>
    <w:p w14:paraId="2002CD7F" w14:textId="77777777" w:rsidR="00F1520A" w:rsidRPr="00045C76" w:rsidRDefault="00F1520A" w:rsidP="00F152F0">
      <w:pPr>
        <w:jc w:val="both"/>
        <w:rPr>
          <w:b/>
          <w:bCs/>
        </w:rPr>
      </w:pPr>
      <w:r w:rsidRPr="00045C76">
        <w:rPr>
          <w:b/>
          <w:bCs/>
        </w:rPr>
        <w:t>Iara</w:t>
      </w:r>
    </w:p>
    <w:p w14:paraId="5693C7AF" w14:textId="2E48E16F" w:rsidR="00F1520A" w:rsidRDefault="00F1520A" w:rsidP="00F152F0">
      <w:pPr>
        <w:jc w:val="both"/>
      </w:pPr>
      <w:r>
        <w:t xml:space="preserve">Sim, mas se a senhora achar que vale a pena </w:t>
      </w:r>
      <w:r w:rsidR="00045C76">
        <w:t>p</w:t>
      </w:r>
      <w:r>
        <w:t xml:space="preserve">orque é uma das coisas </w:t>
      </w:r>
      <w:r w:rsidR="00045C76">
        <w:t>o</w:t>
      </w:r>
      <w:r>
        <w:t xml:space="preserve"> coping é muito dentro do Florescimento Humano</w:t>
      </w:r>
      <w:r w:rsidR="00045C76">
        <w:t xml:space="preserve">. </w:t>
      </w:r>
      <w:r>
        <w:t>Na unidade essencial que é o individual</w:t>
      </w:r>
      <w:r w:rsidR="00045C76">
        <w:t xml:space="preserve"> s</w:t>
      </w:r>
      <w:r>
        <w:t xml:space="preserve">aber lidar com os desafios </w:t>
      </w:r>
      <w:r w:rsidR="00045C76">
        <w:t>c</w:t>
      </w:r>
      <w:r>
        <w:t xml:space="preserve">ontinuar presente, continuar florescendo </w:t>
      </w:r>
      <w:r w:rsidR="00045C76">
        <w:t>p</w:t>
      </w:r>
      <w:r>
        <w:t xml:space="preserve">ara mim, está dentro </w:t>
      </w:r>
      <w:r w:rsidR="00045C76">
        <w:t>s</w:t>
      </w:r>
      <w:r>
        <w:t>e você quiser recomendar</w:t>
      </w:r>
      <w:r w:rsidR="00045C76">
        <w:t>.</w:t>
      </w:r>
    </w:p>
    <w:p w14:paraId="7E605C50" w14:textId="77777777" w:rsidR="00F1520A" w:rsidRDefault="00F1520A" w:rsidP="00F152F0">
      <w:pPr>
        <w:jc w:val="both"/>
      </w:pPr>
    </w:p>
    <w:p w14:paraId="51C25DCD" w14:textId="77777777" w:rsidR="00F1520A" w:rsidRPr="00045C76" w:rsidRDefault="00F1520A" w:rsidP="00F152F0">
      <w:pPr>
        <w:jc w:val="both"/>
        <w:rPr>
          <w:b/>
          <w:bCs/>
        </w:rPr>
      </w:pPr>
      <w:r w:rsidRPr="00045C76">
        <w:rPr>
          <w:b/>
          <w:bCs/>
        </w:rPr>
        <w:t>Mary Rute</w:t>
      </w:r>
    </w:p>
    <w:p w14:paraId="04DCDDBD" w14:textId="41E9D052" w:rsidR="00F1520A" w:rsidRDefault="00F1520A" w:rsidP="00F152F0">
      <w:pPr>
        <w:jc w:val="both"/>
      </w:pPr>
      <w:r>
        <w:t xml:space="preserve">Eu vou fazer uma listinha para você </w:t>
      </w:r>
      <w:r w:rsidR="00045C76">
        <w:t>m</w:t>
      </w:r>
      <w:r>
        <w:t>ando por e-mail</w:t>
      </w:r>
      <w:r w:rsidR="00045C76">
        <w:t>.</w:t>
      </w:r>
      <w:r>
        <w:t xml:space="preserve"> Porque aí você também pode avaliar </w:t>
      </w:r>
      <w:r w:rsidR="00045C76">
        <w:t>c</w:t>
      </w:r>
      <w:r>
        <w:t xml:space="preserve">om os nomes por escrito </w:t>
      </w:r>
      <w:r w:rsidR="00045C76">
        <w:t>c</w:t>
      </w:r>
      <w:r>
        <w:t>ocê pode avaliar</w:t>
      </w:r>
      <w:r w:rsidR="00045C76">
        <w:t xml:space="preserve"> m</w:t>
      </w:r>
      <w:r>
        <w:t>as esses quatro aí que são específicos de</w:t>
      </w:r>
      <w:r w:rsidR="00045C76">
        <w:t xml:space="preserve">sse </w:t>
      </w:r>
      <w:r>
        <w:t xml:space="preserve">projeto, né? Também eu tenho o e-mail deles </w:t>
      </w:r>
      <w:r w:rsidR="00045C76">
        <w:t>p</w:t>
      </w:r>
      <w:r>
        <w:t>osso mandar o e-mail dessas pessoas</w:t>
      </w:r>
      <w:r w:rsidR="00045C76">
        <w:t>.</w:t>
      </w:r>
    </w:p>
    <w:p w14:paraId="28334EB0" w14:textId="77777777" w:rsidR="00F1520A" w:rsidRDefault="00F1520A" w:rsidP="00F152F0">
      <w:pPr>
        <w:jc w:val="both"/>
      </w:pPr>
    </w:p>
    <w:p w14:paraId="535E8429" w14:textId="77777777" w:rsidR="00F1520A" w:rsidRPr="00045C76" w:rsidRDefault="00F1520A" w:rsidP="00F152F0">
      <w:pPr>
        <w:jc w:val="both"/>
        <w:rPr>
          <w:b/>
          <w:bCs/>
        </w:rPr>
      </w:pPr>
      <w:r w:rsidRPr="00045C76">
        <w:rPr>
          <w:b/>
          <w:bCs/>
        </w:rPr>
        <w:t>Iara</w:t>
      </w:r>
    </w:p>
    <w:p w14:paraId="6C010B02" w14:textId="60A9F730" w:rsidR="00F1520A" w:rsidRDefault="00045C76" w:rsidP="00F152F0">
      <w:pPr>
        <w:jc w:val="both"/>
      </w:pPr>
      <w:r>
        <w:t xml:space="preserve">Ah, isso seria ótimo. </w:t>
      </w:r>
      <w:r w:rsidR="00F1520A">
        <w:t>Porque a gente está nesse</w:t>
      </w:r>
      <w:r>
        <w:t xml:space="preserve"> o</w:t>
      </w:r>
      <w:r w:rsidR="00F1520A">
        <w:t xml:space="preserve"> Escavador e o CNPq O Currículo Lattes Eles sempre estão desatualizados</w:t>
      </w:r>
      <w:r>
        <w:t xml:space="preserve">. </w:t>
      </w:r>
    </w:p>
    <w:p w14:paraId="7F103E10" w14:textId="77777777" w:rsidR="00F1520A" w:rsidRDefault="00F1520A" w:rsidP="00F152F0">
      <w:pPr>
        <w:jc w:val="both"/>
      </w:pPr>
    </w:p>
    <w:p w14:paraId="2D29F336" w14:textId="77777777" w:rsidR="00F1520A" w:rsidRPr="00045C76" w:rsidRDefault="00F1520A" w:rsidP="00F152F0">
      <w:pPr>
        <w:jc w:val="both"/>
        <w:rPr>
          <w:b/>
          <w:bCs/>
        </w:rPr>
      </w:pPr>
      <w:r w:rsidRPr="00045C76">
        <w:rPr>
          <w:b/>
          <w:bCs/>
        </w:rPr>
        <w:t>Mary Rute</w:t>
      </w:r>
    </w:p>
    <w:p w14:paraId="3D641AC9" w14:textId="52E6B012" w:rsidR="00F1520A" w:rsidRDefault="00F1520A" w:rsidP="00F152F0">
      <w:pPr>
        <w:jc w:val="both"/>
      </w:pPr>
      <w:r>
        <w:t xml:space="preserve">Então, tem sido uma corrida </w:t>
      </w:r>
      <w:r w:rsidR="00045C76">
        <w:t>e</w:t>
      </w:r>
      <w:r>
        <w:t>u admiro</w:t>
      </w:r>
      <w:r w:rsidR="00045C76">
        <w:t>.</w:t>
      </w:r>
    </w:p>
    <w:p w14:paraId="44646564" w14:textId="77777777" w:rsidR="00F1520A" w:rsidRDefault="00F1520A" w:rsidP="00F152F0">
      <w:pPr>
        <w:jc w:val="both"/>
      </w:pPr>
    </w:p>
    <w:p w14:paraId="5A927509" w14:textId="77777777" w:rsidR="00F1520A" w:rsidRPr="00045C76" w:rsidRDefault="00F1520A" w:rsidP="00F152F0">
      <w:pPr>
        <w:jc w:val="both"/>
        <w:rPr>
          <w:b/>
          <w:bCs/>
        </w:rPr>
      </w:pPr>
      <w:r w:rsidRPr="00045C76">
        <w:rPr>
          <w:b/>
          <w:bCs/>
        </w:rPr>
        <w:t>Iara</w:t>
      </w:r>
    </w:p>
    <w:p w14:paraId="3FA0AD97" w14:textId="46FA4A1F" w:rsidR="00F1520A" w:rsidRDefault="00F1520A" w:rsidP="00F152F0">
      <w:pPr>
        <w:jc w:val="both"/>
      </w:pPr>
      <w:r>
        <w:t>A gente tem sido bem resiliente</w:t>
      </w:r>
      <w:r w:rsidR="00045C76">
        <w:t>,</w:t>
      </w:r>
      <w:r>
        <w:t xml:space="preserve"> </w:t>
      </w:r>
      <w:r w:rsidR="00045C76">
        <w:t>e</w:t>
      </w:r>
      <w:r>
        <w:t>m alguns casos até no LinkedIn a gente vai atrás</w:t>
      </w:r>
      <w:r w:rsidR="00045C76">
        <w:t>.</w:t>
      </w:r>
    </w:p>
    <w:p w14:paraId="12305319" w14:textId="77777777" w:rsidR="00F1520A" w:rsidRDefault="00F1520A" w:rsidP="00F152F0">
      <w:pPr>
        <w:jc w:val="both"/>
      </w:pPr>
    </w:p>
    <w:p w14:paraId="62F0A65E" w14:textId="77777777" w:rsidR="00F1520A" w:rsidRPr="00045C76" w:rsidRDefault="00F1520A" w:rsidP="00F152F0">
      <w:pPr>
        <w:jc w:val="both"/>
        <w:rPr>
          <w:b/>
          <w:bCs/>
          <w:lang w:val="en-US"/>
        </w:rPr>
      </w:pPr>
      <w:r w:rsidRPr="00045C76">
        <w:rPr>
          <w:b/>
          <w:bCs/>
          <w:lang w:val="en-US"/>
        </w:rPr>
        <w:t>Mary Rute</w:t>
      </w:r>
    </w:p>
    <w:p w14:paraId="22B07ECA" w14:textId="4C177180" w:rsidR="00F1520A" w:rsidRDefault="00F1520A" w:rsidP="00F152F0">
      <w:pPr>
        <w:jc w:val="both"/>
      </w:pPr>
      <w:r>
        <w:lastRenderedPageBreak/>
        <w:t xml:space="preserve">Esse professor que eu tinha mencionado antes </w:t>
      </w:r>
      <w:r w:rsidR="009E50B7">
        <w:t>e</w:t>
      </w:r>
      <w:r>
        <w:t xml:space="preserve">le tem uma produção enorme </w:t>
      </w:r>
      <w:r w:rsidR="009E50B7">
        <w:t xml:space="preserve">e </w:t>
      </w:r>
      <w:r>
        <w:t xml:space="preserve">olha, eu diria assim </w:t>
      </w:r>
      <w:r w:rsidR="009E50B7">
        <w:t>v</w:t>
      </w:r>
      <w:r>
        <w:t>ale a pena conversar com ele sobre esse tema</w:t>
      </w:r>
      <w:r w:rsidR="009E50B7">
        <w:t xml:space="preserve">. </w:t>
      </w:r>
      <w:r>
        <w:t>Eu vou passar para ti depois</w:t>
      </w:r>
      <w:r w:rsidR="009E50B7">
        <w:t xml:space="preserve"> p</w:t>
      </w:r>
      <w:r>
        <w:t xml:space="preserve">or e-mail </w:t>
      </w:r>
      <w:r w:rsidR="009E50B7">
        <w:t>h</w:t>
      </w:r>
      <w:r>
        <w:t>oje ainda</w:t>
      </w:r>
      <w:r w:rsidR="009E50B7">
        <w:t>.</w:t>
      </w:r>
    </w:p>
    <w:p w14:paraId="67FCCCCB" w14:textId="77777777" w:rsidR="00F1520A" w:rsidRDefault="00F1520A" w:rsidP="00F152F0">
      <w:pPr>
        <w:jc w:val="both"/>
      </w:pPr>
    </w:p>
    <w:p w14:paraId="68497789" w14:textId="77777777" w:rsidR="00F1520A" w:rsidRPr="009E50B7" w:rsidRDefault="00F1520A" w:rsidP="00F152F0">
      <w:pPr>
        <w:jc w:val="both"/>
        <w:rPr>
          <w:b/>
          <w:bCs/>
        </w:rPr>
      </w:pPr>
      <w:r w:rsidRPr="009E50B7">
        <w:rPr>
          <w:b/>
          <w:bCs/>
        </w:rPr>
        <w:t>Iara</w:t>
      </w:r>
    </w:p>
    <w:p w14:paraId="01B3626C" w14:textId="3B34F9FF" w:rsidR="00F1520A" w:rsidRDefault="00F1520A" w:rsidP="00F152F0">
      <w:pPr>
        <w:jc w:val="both"/>
      </w:pPr>
      <w:r>
        <w:t>Ah, perfeito Agradeço muito</w:t>
      </w:r>
      <w:r w:rsidR="009E50B7">
        <w:t>.</w:t>
      </w:r>
      <w:r>
        <w:t xml:space="preserve"> Pode fazer no seu tempo </w:t>
      </w:r>
      <w:r w:rsidR="009E50B7">
        <w:t>e</w:t>
      </w:r>
      <w:r>
        <w:t xml:space="preserve">ssa era a minha última pergunta </w:t>
      </w:r>
      <w:r w:rsidR="009E50B7">
        <w:t>a</w:t>
      </w:r>
      <w:r>
        <w:t xml:space="preserve"> senhora respondeu brilhantemente</w:t>
      </w:r>
      <w:r w:rsidR="009E50B7">
        <w:t xml:space="preserve">. </w:t>
      </w:r>
      <w:r>
        <w:t>Muito obrigada pela</w:t>
      </w:r>
      <w:r w:rsidR="009E50B7">
        <w:t xml:space="preserve"> a</w:t>
      </w:r>
      <w:r>
        <w:t>bertura</w:t>
      </w:r>
      <w:r w:rsidR="009E50B7">
        <w:t xml:space="preserve"> pelas respostas tão genuínas, e tão completas, parabéns pela trajetória brilhante espero que a gente possa falar em breve para discutir os resultados da pesquisa e também como é que a gente aproxima os nossos núcleos, as nossas Universidades para que a gente possa colaborar dentro desse propósito que é de fato construir o bem comum, construir para além dos muros das universidades estamos muito unidos dentro desse propósito.</w:t>
      </w:r>
    </w:p>
    <w:p w14:paraId="59D36987" w14:textId="77777777" w:rsidR="00F1520A" w:rsidRPr="009E50B7" w:rsidRDefault="00F1520A" w:rsidP="00F152F0">
      <w:pPr>
        <w:jc w:val="both"/>
        <w:rPr>
          <w:b/>
          <w:bCs/>
        </w:rPr>
      </w:pPr>
    </w:p>
    <w:p w14:paraId="1E8444E7" w14:textId="77777777" w:rsidR="00F1520A" w:rsidRPr="009E50B7" w:rsidRDefault="00F1520A" w:rsidP="00F152F0">
      <w:pPr>
        <w:jc w:val="both"/>
        <w:rPr>
          <w:b/>
          <w:bCs/>
        </w:rPr>
      </w:pPr>
      <w:r w:rsidRPr="009E50B7">
        <w:rPr>
          <w:b/>
          <w:bCs/>
        </w:rPr>
        <w:t>Mary Rute</w:t>
      </w:r>
    </w:p>
    <w:p w14:paraId="6BE342CD" w14:textId="4560330B" w:rsidR="00F1520A" w:rsidRDefault="009E50B7" w:rsidP="00F152F0">
      <w:pPr>
        <w:jc w:val="both"/>
      </w:pPr>
      <w:r w:rsidRPr="74E6DBFA">
        <w:rPr>
          <w:lang w:val="pt-BR"/>
        </w:rPr>
        <w:t>É isso mesmo, inclusive, eu até nem comentei contigo mas eu estou me envolvendo assim com com o pessoal de um hospital que tem uma capelania que começou em função da igreja, então a minha preocupação com o cuidado espiritual profissional aí eles foram me convidando para fazer assessorias, então tenho feito assessoria sobre compaixão e tudo mais nesse hospital e aí uma coisa</w:t>
      </w:r>
      <w:r w:rsidR="7352C459" w:rsidRPr="74E6DBFA">
        <w:rPr>
          <w:lang w:val="pt-BR"/>
        </w:rPr>
        <w:t xml:space="preserve"> </w:t>
      </w:r>
      <w:r w:rsidRPr="74E6DBFA">
        <w:rPr>
          <w:lang w:val="pt-BR"/>
        </w:rPr>
        <w:t xml:space="preserve">que eu propus para eles nessa assessoria, foi a construção de comunidade compassiva a partir do próprio contexto do hospital e também, como uma dessas pessoas que eu tenho mais contato ela é bastante ligada a uma igreja, em Curitiba que é enorme, tem mais de 21 mil membros daí, assim é uma provocação por que não criar comunidades compassivas é nessas comunidades religiosas que possam cuidar das pessoas enfermas em cuidados paliativos, então, saindo mesmo dos muros da academia para um impacto mais social, então isso é uma coisa assim que tem sido interessante ter levado esses temas de pesquisa também para essas outras comunidades e no sul também é com essa história toda, que está acontecendo agora uma coisa assim que a convenção batista pioneira tem feito bastante além de ajudar em vários âmbitos que o Rio Grande do Sul está precisando mas também no cuidado dessas pessoas que cuidam então eu tenho feito encontros com eles é num treinamento de compaixão, também e isso tem sido interessante porque a gente vê pessoas que estão lá na linha de frente ajudando que já com muitos, com risco de burnout muito serio. </w:t>
      </w:r>
      <w:r w:rsidR="00F1520A" w:rsidRPr="74E6DBFA">
        <w:rPr>
          <w:lang w:val="pt-BR"/>
        </w:rPr>
        <w:t>En</w:t>
      </w:r>
      <w:r w:rsidRPr="74E6DBFA">
        <w:rPr>
          <w:lang w:val="pt-BR"/>
        </w:rPr>
        <w:t xml:space="preserve">tão está sendo tão interessante ver assim, como que essas questões que fui pesquisando desde uma perspectiva acadêmica, mas que aplicado na minha vida mesmo e aí eu posso passar isso para outras pessoas e essas pessoas vão replicando isso então é bom de ver, sabe? Que aí a pesquisa não fica... é... restrita a esse universo da academia, mas ela toma então as ruas e a vida das pessoas no dia a dia. E isso também é uma coisa bem bacana que me traz alegria é desde esse lugar de pesquisadora e como pessoa humana mesmo. Mas, Iara, eu agradeço muito também aí por essa conversa contigo e poder compartilhar aí a minha experiência com você também, obrigada pela oportunidade. </w:t>
      </w:r>
    </w:p>
    <w:p w14:paraId="0886AB1C" w14:textId="77777777" w:rsidR="00F1520A" w:rsidRDefault="00F1520A" w:rsidP="00F152F0">
      <w:pPr>
        <w:jc w:val="both"/>
      </w:pPr>
    </w:p>
    <w:p w14:paraId="315F15BC" w14:textId="77777777" w:rsidR="00F1520A" w:rsidRPr="009E50B7" w:rsidRDefault="00F1520A" w:rsidP="00F152F0">
      <w:pPr>
        <w:jc w:val="both"/>
        <w:rPr>
          <w:b/>
          <w:bCs/>
        </w:rPr>
      </w:pPr>
      <w:r w:rsidRPr="009E50B7">
        <w:rPr>
          <w:b/>
          <w:bCs/>
        </w:rPr>
        <w:t>Iara</w:t>
      </w:r>
    </w:p>
    <w:p w14:paraId="029A7FAD" w14:textId="37576388" w:rsidR="00F1520A" w:rsidRDefault="00F1520A" w:rsidP="009E50B7">
      <w:pPr>
        <w:jc w:val="both"/>
      </w:pPr>
      <w:r>
        <w:t>Eu que agradeço</w:t>
      </w:r>
      <w:r w:rsidR="009E50B7">
        <w:t>.</w:t>
      </w:r>
      <w:r>
        <w:t xml:space="preserve"> Mandemos </w:t>
      </w:r>
      <w:r w:rsidR="009E50B7">
        <w:t xml:space="preserve">contato esse pedacinho final também foi super rico é porque mostra essa versatilidade de estar abrindo a fronteira do conceito dentro da </w:t>
      </w:r>
      <w:r w:rsidR="009E50B7">
        <w:lastRenderedPageBreak/>
        <w:t xml:space="preserve">academia, mas também estar trazendo ele para a realidade das pessoas ainda mais uma coisa tão necessária e tão combatida pelo próprio capitalismo que é a autocompaixão. Na ética protestante e o espírito do capitalismo a compaixão até tem lugar desde que ela seja para o outro. Não para a gente mesmo até o momento de parar de trabalhar de dormir de se alimentar então, nossa, super interessante eu vou com certeza me aprofundar também nos seus estudos e tenho certeza tem muitas outras pessoas de comunidades de práticas várias, que precisam se aprofundar nesse tema da autocompaixão. Meus parabéns, muito obrigada pelo tempo uma ótima noite, tá bom? </w:t>
      </w:r>
    </w:p>
    <w:p w14:paraId="7C20CB7D" w14:textId="77777777" w:rsidR="00F1520A" w:rsidRDefault="00F1520A" w:rsidP="00F152F0">
      <w:pPr>
        <w:jc w:val="both"/>
      </w:pPr>
    </w:p>
    <w:p w14:paraId="112B6ABC" w14:textId="77777777" w:rsidR="00F1520A" w:rsidRDefault="00F1520A" w:rsidP="093923F7">
      <w:pPr>
        <w:jc w:val="both"/>
        <w:rPr>
          <w:b/>
          <w:bCs/>
        </w:rPr>
      </w:pPr>
      <w:r w:rsidRPr="093923F7">
        <w:rPr>
          <w:b/>
          <w:bCs/>
        </w:rPr>
        <w:t>Mary Rute</w:t>
      </w:r>
    </w:p>
    <w:p w14:paraId="49AA5D20" w14:textId="17A35FA0" w:rsidR="00F1520A" w:rsidRDefault="00F1520A" w:rsidP="00F152F0">
      <w:pPr>
        <w:jc w:val="both"/>
      </w:pPr>
      <w:r>
        <w:t>Muito obrigada</w:t>
      </w:r>
      <w:r w:rsidR="009E50B7">
        <w:t xml:space="preserve">. </w:t>
      </w:r>
    </w:p>
    <w:p w14:paraId="27C3829F" w14:textId="77777777" w:rsidR="00F1520A" w:rsidRDefault="00F1520A" w:rsidP="00F152F0">
      <w:pPr>
        <w:jc w:val="both"/>
      </w:pPr>
    </w:p>
    <w:p w14:paraId="50BF50D4" w14:textId="71983039" w:rsidR="00F1520A" w:rsidRDefault="00F1520A" w:rsidP="00F152F0">
      <w:pPr>
        <w:jc w:val="both"/>
      </w:pPr>
    </w:p>
    <w:sectPr w:rsidR="00F1520A">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iara@nossaterrafirme.com">
    <w15:presenceInfo w15:providerId="AD" w15:userId="S::urn:spo:guest#iara@nossaterrafirme.com::"/>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6"/>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520A"/>
    <w:rsid w:val="00045C76"/>
    <w:rsid w:val="000E7705"/>
    <w:rsid w:val="001C5C90"/>
    <w:rsid w:val="0021737F"/>
    <w:rsid w:val="0023474F"/>
    <w:rsid w:val="002B7ACF"/>
    <w:rsid w:val="00375A99"/>
    <w:rsid w:val="00447967"/>
    <w:rsid w:val="00537889"/>
    <w:rsid w:val="00565FB7"/>
    <w:rsid w:val="005C10D7"/>
    <w:rsid w:val="005D4036"/>
    <w:rsid w:val="00671800"/>
    <w:rsid w:val="00827043"/>
    <w:rsid w:val="00842A60"/>
    <w:rsid w:val="008C3A5A"/>
    <w:rsid w:val="009E50B7"/>
    <w:rsid w:val="00AA74C0"/>
    <w:rsid w:val="00B51A6A"/>
    <w:rsid w:val="00C71D8F"/>
    <w:rsid w:val="00C74A92"/>
    <w:rsid w:val="00D24C80"/>
    <w:rsid w:val="00D279A5"/>
    <w:rsid w:val="00E6622C"/>
    <w:rsid w:val="00E878F1"/>
    <w:rsid w:val="00E90737"/>
    <w:rsid w:val="00F03C0B"/>
    <w:rsid w:val="00F1520A"/>
    <w:rsid w:val="00F152F0"/>
    <w:rsid w:val="00F3139F"/>
    <w:rsid w:val="00F44202"/>
    <w:rsid w:val="03F9FDAC"/>
    <w:rsid w:val="0750201E"/>
    <w:rsid w:val="0841A82A"/>
    <w:rsid w:val="093923F7"/>
    <w:rsid w:val="0C0EAD87"/>
    <w:rsid w:val="0E0E03D5"/>
    <w:rsid w:val="0EB9CC20"/>
    <w:rsid w:val="14A14E53"/>
    <w:rsid w:val="1536FD87"/>
    <w:rsid w:val="170D4557"/>
    <w:rsid w:val="19D7FDD6"/>
    <w:rsid w:val="1AFA66AB"/>
    <w:rsid w:val="1C072001"/>
    <w:rsid w:val="1D7A5EAB"/>
    <w:rsid w:val="1D9E1E9C"/>
    <w:rsid w:val="1E7B792D"/>
    <w:rsid w:val="20793D45"/>
    <w:rsid w:val="20D20823"/>
    <w:rsid w:val="2288972E"/>
    <w:rsid w:val="272C5E7F"/>
    <w:rsid w:val="27CAF005"/>
    <w:rsid w:val="28311B41"/>
    <w:rsid w:val="2AAD79C6"/>
    <w:rsid w:val="2E2F7798"/>
    <w:rsid w:val="2FF31B9D"/>
    <w:rsid w:val="31C4D224"/>
    <w:rsid w:val="31F9DF0B"/>
    <w:rsid w:val="321D9C14"/>
    <w:rsid w:val="324F8CA4"/>
    <w:rsid w:val="35E8D9D8"/>
    <w:rsid w:val="3653D6A9"/>
    <w:rsid w:val="36C5002E"/>
    <w:rsid w:val="3FDC2B2D"/>
    <w:rsid w:val="4455F696"/>
    <w:rsid w:val="45BA3E94"/>
    <w:rsid w:val="4645E2F4"/>
    <w:rsid w:val="49FD28E3"/>
    <w:rsid w:val="4B60703B"/>
    <w:rsid w:val="4D3E91CA"/>
    <w:rsid w:val="4F184966"/>
    <w:rsid w:val="4F4C64EC"/>
    <w:rsid w:val="4F6282A5"/>
    <w:rsid w:val="4FC901A9"/>
    <w:rsid w:val="50D02900"/>
    <w:rsid w:val="51C0380F"/>
    <w:rsid w:val="524B9081"/>
    <w:rsid w:val="539F611E"/>
    <w:rsid w:val="53E946F0"/>
    <w:rsid w:val="53F6F648"/>
    <w:rsid w:val="54C5803F"/>
    <w:rsid w:val="56B7314E"/>
    <w:rsid w:val="5793C281"/>
    <w:rsid w:val="5CE1495F"/>
    <w:rsid w:val="5CEAF145"/>
    <w:rsid w:val="624B289B"/>
    <w:rsid w:val="6366D8F4"/>
    <w:rsid w:val="6378E865"/>
    <w:rsid w:val="63BE9BCD"/>
    <w:rsid w:val="67FCCB01"/>
    <w:rsid w:val="687963E4"/>
    <w:rsid w:val="6B6B7FBF"/>
    <w:rsid w:val="6DCC298A"/>
    <w:rsid w:val="7045815E"/>
    <w:rsid w:val="712D1248"/>
    <w:rsid w:val="7225B75E"/>
    <w:rsid w:val="7352C459"/>
    <w:rsid w:val="73A1B4F4"/>
    <w:rsid w:val="73F67D92"/>
    <w:rsid w:val="74E6DBFA"/>
    <w:rsid w:val="75C8B0A8"/>
    <w:rsid w:val="7737E864"/>
    <w:rsid w:val="78E7AEF8"/>
    <w:rsid w:val="794A89CD"/>
    <w:rsid w:val="7D50405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4:docId w14:val="31BDA596"/>
  <w15:chartTrackingRefBased/>
  <w15:docId w15:val="{E00EE8A6-A4C2-E640-8306-F0E4AFF9B8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ES"/>
    </w:rPr>
  </w:style>
  <w:style w:type="paragraph" w:styleId="Ttulo1">
    <w:name w:val="heading 1"/>
    <w:basedOn w:val="Normal"/>
    <w:next w:val="Normal"/>
    <w:link w:val="Ttulo1Car"/>
    <w:uiPriority w:val="9"/>
    <w:qFormat/>
    <w:rsid w:val="00F152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152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1520A"/>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1520A"/>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1520A"/>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1520A"/>
    <w:pPr>
      <w:keepNext/>
      <w:keepLines/>
      <w:spacing w:before="4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1520A"/>
    <w:pPr>
      <w:keepNext/>
      <w:keepLines/>
      <w:spacing w:before="4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1520A"/>
    <w:pPr>
      <w:keepNext/>
      <w:keepLines/>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1520A"/>
    <w:pPr>
      <w:keepNext/>
      <w:keepLines/>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1520A"/>
    <w:rPr>
      <w:rFonts w:asciiTheme="majorHAnsi" w:eastAsiaTheme="majorEastAsia" w:hAnsiTheme="majorHAnsi" w:cstheme="majorBidi"/>
      <w:color w:val="0F4761" w:themeColor="accent1" w:themeShade="BF"/>
      <w:sz w:val="40"/>
      <w:szCs w:val="40"/>
      <w:lang w:val="es-ES"/>
    </w:rPr>
  </w:style>
  <w:style w:type="character" w:customStyle="1" w:styleId="Ttulo2Car">
    <w:name w:val="Título 2 Car"/>
    <w:basedOn w:val="Fuentedeprrafopredeter"/>
    <w:link w:val="Ttulo2"/>
    <w:uiPriority w:val="9"/>
    <w:semiHidden/>
    <w:rsid w:val="00F1520A"/>
    <w:rPr>
      <w:rFonts w:asciiTheme="majorHAnsi" w:eastAsiaTheme="majorEastAsia" w:hAnsiTheme="majorHAnsi" w:cstheme="majorBidi"/>
      <w:color w:val="0F4761" w:themeColor="accent1" w:themeShade="BF"/>
      <w:sz w:val="32"/>
      <w:szCs w:val="32"/>
      <w:lang w:val="es-ES"/>
    </w:rPr>
  </w:style>
  <w:style w:type="character" w:customStyle="1" w:styleId="Ttulo3Car">
    <w:name w:val="Título 3 Car"/>
    <w:basedOn w:val="Fuentedeprrafopredeter"/>
    <w:link w:val="Ttulo3"/>
    <w:uiPriority w:val="9"/>
    <w:semiHidden/>
    <w:rsid w:val="00F1520A"/>
    <w:rPr>
      <w:rFonts w:eastAsiaTheme="majorEastAsia" w:cstheme="majorBidi"/>
      <w:color w:val="0F4761" w:themeColor="accent1" w:themeShade="BF"/>
      <w:sz w:val="28"/>
      <w:szCs w:val="28"/>
      <w:lang w:val="es-ES"/>
    </w:rPr>
  </w:style>
  <w:style w:type="character" w:customStyle="1" w:styleId="Ttulo4Car">
    <w:name w:val="Título 4 Car"/>
    <w:basedOn w:val="Fuentedeprrafopredeter"/>
    <w:link w:val="Ttulo4"/>
    <w:uiPriority w:val="9"/>
    <w:semiHidden/>
    <w:rsid w:val="00F1520A"/>
    <w:rPr>
      <w:rFonts w:eastAsiaTheme="majorEastAsia" w:cstheme="majorBidi"/>
      <w:i/>
      <w:iCs/>
      <w:color w:val="0F4761" w:themeColor="accent1" w:themeShade="BF"/>
      <w:lang w:val="es-ES"/>
    </w:rPr>
  </w:style>
  <w:style w:type="character" w:customStyle="1" w:styleId="Ttulo5Car">
    <w:name w:val="Título 5 Car"/>
    <w:basedOn w:val="Fuentedeprrafopredeter"/>
    <w:link w:val="Ttulo5"/>
    <w:uiPriority w:val="9"/>
    <w:semiHidden/>
    <w:rsid w:val="00F1520A"/>
    <w:rPr>
      <w:rFonts w:eastAsiaTheme="majorEastAsia" w:cstheme="majorBidi"/>
      <w:color w:val="0F4761" w:themeColor="accent1" w:themeShade="BF"/>
      <w:lang w:val="es-ES"/>
    </w:rPr>
  </w:style>
  <w:style w:type="character" w:customStyle="1" w:styleId="Ttulo6Car">
    <w:name w:val="Título 6 Car"/>
    <w:basedOn w:val="Fuentedeprrafopredeter"/>
    <w:link w:val="Ttulo6"/>
    <w:uiPriority w:val="9"/>
    <w:semiHidden/>
    <w:rsid w:val="00F1520A"/>
    <w:rPr>
      <w:rFonts w:eastAsiaTheme="majorEastAsia" w:cstheme="majorBidi"/>
      <w:i/>
      <w:iCs/>
      <w:color w:val="595959" w:themeColor="text1" w:themeTint="A6"/>
      <w:lang w:val="es-ES"/>
    </w:rPr>
  </w:style>
  <w:style w:type="character" w:customStyle="1" w:styleId="Ttulo7Car">
    <w:name w:val="Título 7 Car"/>
    <w:basedOn w:val="Fuentedeprrafopredeter"/>
    <w:link w:val="Ttulo7"/>
    <w:uiPriority w:val="9"/>
    <w:semiHidden/>
    <w:rsid w:val="00F1520A"/>
    <w:rPr>
      <w:rFonts w:eastAsiaTheme="majorEastAsia" w:cstheme="majorBidi"/>
      <w:color w:val="595959" w:themeColor="text1" w:themeTint="A6"/>
      <w:lang w:val="es-ES"/>
    </w:rPr>
  </w:style>
  <w:style w:type="character" w:customStyle="1" w:styleId="Ttulo8Car">
    <w:name w:val="Título 8 Car"/>
    <w:basedOn w:val="Fuentedeprrafopredeter"/>
    <w:link w:val="Ttulo8"/>
    <w:uiPriority w:val="9"/>
    <w:semiHidden/>
    <w:rsid w:val="00F1520A"/>
    <w:rPr>
      <w:rFonts w:eastAsiaTheme="majorEastAsia" w:cstheme="majorBidi"/>
      <w:i/>
      <w:iCs/>
      <w:color w:val="272727" w:themeColor="text1" w:themeTint="D8"/>
      <w:lang w:val="es-ES"/>
    </w:rPr>
  </w:style>
  <w:style w:type="character" w:customStyle="1" w:styleId="Ttulo9Car">
    <w:name w:val="Título 9 Car"/>
    <w:basedOn w:val="Fuentedeprrafopredeter"/>
    <w:link w:val="Ttulo9"/>
    <w:uiPriority w:val="9"/>
    <w:semiHidden/>
    <w:rsid w:val="00F1520A"/>
    <w:rPr>
      <w:rFonts w:eastAsiaTheme="majorEastAsia" w:cstheme="majorBidi"/>
      <w:color w:val="272727" w:themeColor="text1" w:themeTint="D8"/>
      <w:lang w:val="es-ES"/>
    </w:rPr>
  </w:style>
  <w:style w:type="paragraph" w:styleId="Ttulo">
    <w:name w:val="Title"/>
    <w:basedOn w:val="Normal"/>
    <w:next w:val="Normal"/>
    <w:link w:val="TtuloCar"/>
    <w:uiPriority w:val="10"/>
    <w:qFormat/>
    <w:rsid w:val="00F1520A"/>
    <w:pPr>
      <w:spacing w:after="80"/>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1520A"/>
    <w:rPr>
      <w:rFonts w:asciiTheme="majorHAnsi" w:eastAsiaTheme="majorEastAsia" w:hAnsiTheme="majorHAnsi" w:cstheme="majorBidi"/>
      <w:spacing w:val="-10"/>
      <w:kern w:val="28"/>
      <w:sz w:val="56"/>
      <w:szCs w:val="56"/>
      <w:lang w:val="es-ES"/>
    </w:rPr>
  </w:style>
  <w:style w:type="paragraph" w:styleId="Subttulo">
    <w:name w:val="Subtitle"/>
    <w:basedOn w:val="Normal"/>
    <w:next w:val="Normal"/>
    <w:link w:val="SubttuloCar"/>
    <w:uiPriority w:val="11"/>
    <w:qFormat/>
    <w:rsid w:val="00F1520A"/>
    <w:pPr>
      <w:numPr>
        <w:ilvl w:val="1"/>
      </w:numPr>
      <w:spacing w:after="16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1520A"/>
    <w:rPr>
      <w:rFonts w:eastAsiaTheme="majorEastAsia" w:cstheme="majorBidi"/>
      <w:color w:val="595959" w:themeColor="text1" w:themeTint="A6"/>
      <w:spacing w:val="15"/>
      <w:sz w:val="28"/>
      <w:szCs w:val="28"/>
      <w:lang w:val="es-ES"/>
    </w:rPr>
  </w:style>
  <w:style w:type="paragraph" w:styleId="Cita">
    <w:name w:val="Quote"/>
    <w:basedOn w:val="Normal"/>
    <w:next w:val="Normal"/>
    <w:link w:val="CitaCar"/>
    <w:uiPriority w:val="29"/>
    <w:qFormat/>
    <w:rsid w:val="00F1520A"/>
    <w:pPr>
      <w:spacing w:before="160" w:after="160"/>
      <w:jc w:val="center"/>
    </w:pPr>
    <w:rPr>
      <w:i/>
      <w:iCs/>
      <w:color w:val="404040" w:themeColor="text1" w:themeTint="BF"/>
    </w:rPr>
  </w:style>
  <w:style w:type="character" w:customStyle="1" w:styleId="CitaCar">
    <w:name w:val="Cita Car"/>
    <w:basedOn w:val="Fuentedeprrafopredeter"/>
    <w:link w:val="Cita"/>
    <w:uiPriority w:val="29"/>
    <w:rsid w:val="00F1520A"/>
    <w:rPr>
      <w:i/>
      <w:iCs/>
      <w:color w:val="404040" w:themeColor="text1" w:themeTint="BF"/>
      <w:lang w:val="es-ES"/>
    </w:rPr>
  </w:style>
  <w:style w:type="paragraph" w:styleId="Prrafodelista">
    <w:name w:val="List Paragraph"/>
    <w:basedOn w:val="Normal"/>
    <w:uiPriority w:val="34"/>
    <w:qFormat/>
    <w:rsid w:val="00F1520A"/>
    <w:pPr>
      <w:ind w:left="720"/>
      <w:contextualSpacing/>
    </w:pPr>
  </w:style>
  <w:style w:type="character" w:styleId="nfasisintenso">
    <w:name w:val="Intense Emphasis"/>
    <w:basedOn w:val="Fuentedeprrafopredeter"/>
    <w:uiPriority w:val="21"/>
    <w:qFormat/>
    <w:rsid w:val="00F1520A"/>
    <w:rPr>
      <w:i/>
      <w:iCs/>
      <w:color w:val="0F4761" w:themeColor="accent1" w:themeShade="BF"/>
    </w:rPr>
  </w:style>
  <w:style w:type="paragraph" w:styleId="Citadestacada">
    <w:name w:val="Intense Quote"/>
    <w:basedOn w:val="Normal"/>
    <w:next w:val="Normal"/>
    <w:link w:val="CitadestacadaCar"/>
    <w:uiPriority w:val="30"/>
    <w:qFormat/>
    <w:rsid w:val="00F152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1520A"/>
    <w:rPr>
      <w:i/>
      <w:iCs/>
      <w:color w:val="0F4761" w:themeColor="accent1" w:themeShade="BF"/>
      <w:lang w:val="es-ES"/>
    </w:rPr>
  </w:style>
  <w:style w:type="character" w:styleId="Referenciaintensa">
    <w:name w:val="Intense Reference"/>
    <w:basedOn w:val="Fuentedeprrafopredeter"/>
    <w:uiPriority w:val="32"/>
    <w:qFormat/>
    <w:rsid w:val="00F1520A"/>
    <w:rPr>
      <w:b/>
      <w:bCs/>
      <w:smallCaps/>
      <w:color w:val="0F4761" w:themeColor="accent1" w:themeShade="BF"/>
      <w:spacing w:val="5"/>
    </w:rPr>
  </w:style>
  <w:style w:type="paragraph" w:customStyle="1" w:styleId="paragraph">
    <w:name w:val="paragraph"/>
    <w:basedOn w:val="Normal"/>
    <w:rsid w:val="00F1520A"/>
    <w:pPr>
      <w:spacing w:before="100" w:beforeAutospacing="1" w:after="100" w:afterAutospacing="1"/>
    </w:pPr>
    <w:rPr>
      <w:rFonts w:ascii="Times New Roman" w:eastAsia="Times New Roman" w:hAnsi="Times New Roman" w:cs="Times New Roman"/>
      <w:kern w:val="0"/>
      <w:lang w:val="es-MX" w:eastAsia="es-MX"/>
      <w14:ligatures w14:val="none"/>
    </w:rPr>
  </w:style>
  <w:style w:type="character" w:customStyle="1" w:styleId="normaltextrun">
    <w:name w:val="normaltextrun"/>
    <w:basedOn w:val="Fuentedeprrafopredeter"/>
    <w:rsid w:val="00F1520A"/>
  </w:style>
  <w:style w:type="character" w:customStyle="1" w:styleId="eop">
    <w:name w:val="eop"/>
    <w:basedOn w:val="Fuentedeprrafopredeter"/>
    <w:rsid w:val="00F1520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people" Target="people.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85DBA37A83990149BCBEEC5FE89DEDEB" ma:contentTypeVersion="11" ma:contentTypeDescription="Crear nuevo documento." ma:contentTypeScope="" ma:versionID="9dd47725b16427b845ae3fe8b6689062">
  <xsd:schema xmlns:xsd="http://www.w3.org/2001/XMLSchema" xmlns:xs="http://www.w3.org/2001/XMLSchema" xmlns:p="http://schemas.microsoft.com/office/2006/metadata/properties" xmlns:ns2="9710a9c8-0067-48d2-b25f-61503faecee3" xmlns:ns3="a57dc0e5-05aa-463e-a8fb-54667b11f951" targetNamespace="http://schemas.microsoft.com/office/2006/metadata/properties" ma:root="true" ma:fieldsID="313b0bf9934d394dd3aeecad281da869" ns2:_="" ns3:_="">
    <xsd:import namespace="9710a9c8-0067-48d2-b25f-61503faecee3"/>
    <xsd:import namespace="a57dc0e5-05aa-463e-a8fb-54667b11f95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10a9c8-0067-48d2-b25f-61503faece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13b0b881-3bf5-4493-8d21-dd6cf614d6f8"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57dc0e5-05aa-463e-a8fb-54667b11f95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685438cc-fd53-44c0-9b9c-342e0d578aa3}" ma:internalName="TaxCatchAll" ma:showField="CatchAllData" ma:web="a57dc0e5-05aa-463e-a8fb-54667b11f95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710a9c8-0067-48d2-b25f-61503faecee3">
      <Terms xmlns="http://schemas.microsoft.com/office/infopath/2007/PartnerControls"/>
    </lcf76f155ced4ddcb4097134ff3c332f>
    <TaxCatchAll xmlns="a57dc0e5-05aa-463e-a8fb-54667b11f951" xsi:nil="true"/>
  </documentManagement>
</p:properties>
</file>

<file path=customXml/itemProps1.xml><?xml version="1.0" encoding="utf-8"?>
<ds:datastoreItem xmlns:ds="http://schemas.openxmlformats.org/officeDocument/2006/customXml" ds:itemID="{DAB17AB7-F325-4110-9C7D-9838AA863EE2}">
  <ds:schemaRefs>
    <ds:schemaRef ds:uri="http://schemas.microsoft.com/sharepoint/v3/contenttype/forms"/>
  </ds:schemaRefs>
</ds:datastoreItem>
</file>

<file path=customXml/itemProps2.xml><?xml version="1.0" encoding="utf-8"?>
<ds:datastoreItem xmlns:ds="http://schemas.openxmlformats.org/officeDocument/2006/customXml" ds:itemID="{58AC1FEF-B1D5-467B-B2EC-4B8AFFBFFD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710a9c8-0067-48d2-b25f-61503faecee3"/>
    <ds:schemaRef ds:uri="a57dc0e5-05aa-463e-a8fb-54667b11f9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1828688-3FFF-4605-91A8-D5E985AAAC93}">
  <ds:schemaRefs>
    <ds:schemaRef ds:uri="http://schemas.microsoft.com/office/2006/metadata/properties"/>
    <ds:schemaRef ds:uri="http://schemas.microsoft.com/office/infopath/2007/PartnerControls"/>
    <ds:schemaRef ds:uri="9710a9c8-0067-48d2-b25f-61503faecee3"/>
    <ds:schemaRef ds:uri="a57dc0e5-05aa-463e-a8fb-54667b11f951"/>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12076</Words>
  <Characters>66421</Characters>
  <Application>Microsoft Office Word</Application>
  <DocSecurity>0</DocSecurity>
  <Lines>553</Lines>
  <Paragraphs>156</Paragraphs>
  <ScaleCrop>false</ScaleCrop>
  <Company/>
  <LinksUpToDate>false</LinksUpToDate>
  <CharactersWithSpaces>78341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Sarahí Espinoza González</dc:creator>
  <cp:keywords/>
  <dc:description/>
  <cp:lastModifiedBy>Alberto Hernández Baqueiro</cp:lastModifiedBy>
  <cp:revision>2</cp:revision>
  <dcterms:created xsi:type="dcterms:W3CDTF">2026-07-23T01:01:00Z</dcterms:created>
  <dcterms:modified xsi:type="dcterms:W3CDTF">2026-07-23T01:01:00Z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0x01010085DBA37A83990149BCBEEC5FE89DEDEB</vt:lpwstr>
  </property>
  <property fmtid="{D5CDD505-2E9C-101B-9397-08002B2CF9AE}" pid="3" name="_SourceUrl">
    <vt:lpwstr/>
  </property>
  <property fmtid="{D5CDD505-2E9C-101B-9397-08002B2CF9AE}" pid="4" name="_SharedFileIndex">
    <vt:lpwstr/>
  </property>
  <property fmtid="{D5CDD505-2E9C-101B-9397-08002B2CF9AE}" pid="5" name="ComplianceAssetId">
    <vt:lpwstr/>
  </property>
  <property fmtid="{D5CDD505-2E9C-101B-9397-08002B2CF9AE}" pid="6" name="_ExtendedDescription">
    <vt:lpwstr/>
  </property>
  <property fmtid="{D5CDD505-2E9C-101B-9397-08002B2CF9AE}" pid="7" name="TriggerFlowInfo">
    <vt:lpwstr/>
  </property>
</Properties>
</file>